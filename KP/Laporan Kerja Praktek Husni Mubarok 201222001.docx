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97D20" w14:textId="2DF92AAA" w:rsidR="00B76AC8" w:rsidRDefault="00B76AC8" w:rsidP="00B76AC8">
      <w:pPr>
        <w:spacing w:line="240" w:lineRule="auto"/>
        <w:jc w:val="center"/>
        <w:rPr>
          <w:b/>
          <w:sz w:val="28"/>
        </w:rPr>
      </w:pPr>
      <w:r>
        <w:rPr>
          <w:b/>
          <w:sz w:val="28"/>
        </w:rPr>
        <w:t>LAPORAN KERJA PRAKTEK</w:t>
      </w:r>
    </w:p>
    <w:p w14:paraId="3840D51D" w14:textId="706F95F3" w:rsidR="00B76AC8" w:rsidRDefault="00AE2351" w:rsidP="00B76AC8">
      <w:pPr>
        <w:spacing w:line="240" w:lineRule="auto"/>
        <w:jc w:val="center"/>
        <w:rPr>
          <w:b/>
          <w:sz w:val="28"/>
        </w:rPr>
      </w:pPr>
      <w:bookmarkStart w:id="1" w:name="_Hlk112589330"/>
      <w:del w:id="2" w:author="Husni Mubarok" w:date="2022-01-27T13:47:00Z">
        <w:r w:rsidDel="00846E41">
          <w:rPr>
            <w:b/>
            <w:sz w:val="28"/>
          </w:rPr>
          <w:delText>SKRIPSI BELUM ADA JUDUL YANG DIJADIKAN SEBAGAI TEMPLATE SKRIPSI UNTUK DIGUNAKAN OLEH PARA JUNIOR YANG MEMBUTUHKAN</w:delText>
        </w:r>
      </w:del>
      <w:ins w:id="3" w:author="Husni Mubarok" w:date="2022-01-27T13:47:00Z">
        <w:r>
          <w:rPr>
            <w:b/>
            <w:sz w:val="28"/>
            <w:lang w:val="id-ID"/>
          </w:rPr>
          <w:t xml:space="preserve">ANALISIS SISTEM </w:t>
        </w:r>
      </w:ins>
      <w:r w:rsidR="00B76AC8" w:rsidRPr="00B76AC8">
        <w:rPr>
          <w:b/>
          <w:i/>
          <w:iCs/>
          <w:sz w:val="28"/>
        </w:rPr>
        <w:t>STOCK OPNAME</w:t>
      </w:r>
      <w:r w:rsidR="00B76AC8">
        <w:rPr>
          <w:b/>
          <w:sz w:val="28"/>
        </w:rPr>
        <w:t xml:space="preserve"> OBAT </w:t>
      </w:r>
    </w:p>
    <w:p w14:paraId="27E753C9" w14:textId="2E08D062" w:rsidR="00B76AC8" w:rsidRDefault="00B76AC8" w:rsidP="00AE2351">
      <w:pPr>
        <w:spacing w:line="240" w:lineRule="auto"/>
        <w:jc w:val="center"/>
        <w:rPr>
          <w:b/>
          <w:sz w:val="28"/>
        </w:rPr>
      </w:pPr>
      <w:r>
        <w:rPr>
          <w:b/>
          <w:sz w:val="28"/>
        </w:rPr>
        <w:t>RS ALI SIBROH MALISI</w:t>
      </w:r>
      <w:bookmarkEnd w:id="1"/>
    </w:p>
    <w:p w14:paraId="01D5F867" w14:textId="6F9E5A02" w:rsidR="00AE2351" w:rsidRPr="001340A2" w:rsidRDefault="00AE2351" w:rsidP="00AE2351">
      <w:pPr>
        <w:spacing w:line="240" w:lineRule="auto"/>
        <w:jc w:val="center"/>
        <w:rPr>
          <w:b/>
          <w:i/>
          <w:sz w:val="28"/>
        </w:rPr>
      </w:pPr>
      <w:r>
        <w:rPr>
          <w:b/>
          <w:sz w:val="28"/>
        </w:rPr>
        <w:t xml:space="preserve"> </w:t>
      </w:r>
    </w:p>
    <w:p w14:paraId="2C5D5AC7" w14:textId="7D72D0EB" w:rsidR="00AE2351" w:rsidRPr="00AE2351" w:rsidRDefault="00AE2351" w:rsidP="00B42D72">
      <w:pPr>
        <w:spacing w:line="240" w:lineRule="auto"/>
        <w:jc w:val="center"/>
        <w:rPr>
          <w:b/>
          <w:sz w:val="28"/>
          <w:szCs w:val="24"/>
        </w:rPr>
      </w:pPr>
    </w:p>
    <w:p w14:paraId="38C5B704" w14:textId="71C53090" w:rsidR="00AE2351" w:rsidRPr="00AE2351" w:rsidRDefault="00AE2351" w:rsidP="00B42D72">
      <w:pPr>
        <w:spacing w:line="240" w:lineRule="auto"/>
        <w:jc w:val="center"/>
        <w:rPr>
          <w:b/>
          <w:sz w:val="28"/>
          <w:szCs w:val="24"/>
        </w:rPr>
      </w:pPr>
      <w:r w:rsidRPr="00AE2351">
        <w:rPr>
          <w:b/>
          <w:sz w:val="28"/>
          <w:szCs w:val="24"/>
        </w:rPr>
        <w:t>FAKULTAS TEKNOLOGI</w:t>
      </w:r>
    </w:p>
    <w:p w14:paraId="34E50989" w14:textId="713CB3B0" w:rsidR="00AE2351" w:rsidRPr="00AE2351" w:rsidRDefault="00AE2351" w:rsidP="00B42D72">
      <w:pPr>
        <w:spacing w:line="240" w:lineRule="auto"/>
        <w:jc w:val="center"/>
        <w:rPr>
          <w:sz w:val="28"/>
          <w:szCs w:val="24"/>
        </w:rPr>
      </w:pPr>
      <w:r w:rsidRPr="00AE2351">
        <w:rPr>
          <w:b/>
          <w:sz w:val="28"/>
          <w:szCs w:val="24"/>
        </w:rPr>
        <w:t>PROGRAM STUDI TEKNIK INFORMATIKA</w:t>
      </w:r>
    </w:p>
    <w:p w14:paraId="358AA1F0" w14:textId="77777777" w:rsidR="00B42D72" w:rsidRDefault="00B42D72" w:rsidP="00B42D72">
      <w:pPr>
        <w:spacing w:line="240" w:lineRule="auto"/>
        <w:jc w:val="center"/>
      </w:pPr>
    </w:p>
    <w:p w14:paraId="7EBBB028" w14:textId="652F9372" w:rsidR="00AE2351" w:rsidRDefault="007603E6" w:rsidP="00B42D72">
      <w:pPr>
        <w:spacing w:line="240" w:lineRule="auto"/>
        <w:jc w:val="center"/>
      </w:pPr>
      <w:r>
        <w:rPr>
          <w:noProof/>
        </w:rPr>
        <w:drawing>
          <wp:inline distT="0" distB="0" distL="0" distR="0" wp14:anchorId="004EBBDE" wp14:editId="00548203">
            <wp:extent cx="1998921" cy="1998921"/>
            <wp:effectExtent l="0" t="0" r="0"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9009" cy="2019009"/>
                    </a:xfrm>
                    <a:prstGeom prst="rect">
                      <a:avLst/>
                    </a:prstGeom>
                    <a:noFill/>
                    <a:ln>
                      <a:noFill/>
                    </a:ln>
                  </pic:spPr>
                </pic:pic>
              </a:graphicData>
            </a:graphic>
          </wp:inline>
        </w:drawing>
      </w:r>
    </w:p>
    <w:p w14:paraId="30C5E44D" w14:textId="1603D021" w:rsidR="00AE2351" w:rsidRDefault="00AE2351" w:rsidP="00B42D72">
      <w:pPr>
        <w:spacing w:line="240" w:lineRule="auto"/>
        <w:jc w:val="center"/>
      </w:pPr>
    </w:p>
    <w:p w14:paraId="2B542E6C" w14:textId="21930C00" w:rsidR="00AE2351" w:rsidRPr="00AE2351" w:rsidRDefault="00AE2351" w:rsidP="00B42D72">
      <w:pPr>
        <w:spacing w:line="240" w:lineRule="auto"/>
        <w:jc w:val="center"/>
        <w:rPr>
          <w:sz w:val="28"/>
          <w:szCs w:val="24"/>
        </w:rPr>
      </w:pPr>
    </w:p>
    <w:p w14:paraId="214010D4" w14:textId="2196FFA9" w:rsidR="00AE2351" w:rsidRPr="00AE2351" w:rsidRDefault="00AE2351" w:rsidP="00B42D72">
      <w:pPr>
        <w:spacing w:line="240" w:lineRule="auto"/>
        <w:jc w:val="center"/>
        <w:rPr>
          <w:sz w:val="28"/>
          <w:szCs w:val="24"/>
        </w:rPr>
      </w:pPr>
      <w:r w:rsidRPr="00AE2351">
        <w:rPr>
          <w:sz w:val="28"/>
          <w:szCs w:val="24"/>
        </w:rPr>
        <w:t>Disusun Oleh :</w:t>
      </w:r>
    </w:p>
    <w:p w14:paraId="38DAC166" w14:textId="6450B829" w:rsidR="00AE2351" w:rsidRPr="00140B12" w:rsidRDefault="00AE2351" w:rsidP="00B42D72">
      <w:pPr>
        <w:spacing w:line="240" w:lineRule="auto"/>
        <w:jc w:val="center"/>
        <w:rPr>
          <w:b/>
          <w:bCs/>
          <w:sz w:val="28"/>
          <w:szCs w:val="24"/>
        </w:rPr>
      </w:pPr>
      <w:r w:rsidRPr="00140B12">
        <w:rPr>
          <w:b/>
          <w:bCs/>
          <w:sz w:val="28"/>
          <w:szCs w:val="24"/>
        </w:rPr>
        <w:t>Husni Mubarok</w:t>
      </w:r>
    </w:p>
    <w:p w14:paraId="337CF402" w14:textId="77777777" w:rsidR="00140B12" w:rsidRDefault="00140B12" w:rsidP="00B42D72">
      <w:pPr>
        <w:spacing w:line="240" w:lineRule="auto"/>
        <w:jc w:val="center"/>
        <w:rPr>
          <w:b/>
          <w:bCs/>
        </w:rPr>
      </w:pPr>
      <w:r w:rsidRPr="00140B12">
        <w:rPr>
          <w:b/>
          <w:bCs/>
        </w:rPr>
        <w:t>201222001</w:t>
      </w:r>
    </w:p>
    <w:p w14:paraId="6A41D757" w14:textId="77777777" w:rsidR="00140B12" w:rsidRDefault="00140B12" w:rsidP="00B42D72">
      <w:pPr>
        <w:spacing w:line="240" w:lineRule="auto"/>
        <w:jc w:val="center"/>
        <w:rPr>
          <w:b/>
          <w:bCs/>
        </w:rPr>
      </w:pPr>
    </w:p>
    <w:p w14:paraId="7620954D" w14:textId="77777777" w:rsidR="00140B12" w:rsidRDefault="00140B12" w:rsidP="00B42D72">
      <w:pPr>
        <w:spacing w:line="240" w:lineRule="auto"/>
        <w:jc w:val="center"/>
        <w:rPr>
          <w:b/>
          <w:bCs/>
        </w:rPr>
      </w:pPr>
    </w:p>
    <w:p w14:paraId="0B00092A" w14:textId="5084C1E4" w:rsidR="00140B12" w:rsidRDefault="00140B12" w:rsidP="00B42D72">
      <w:pPr>
        <w:spacing w:line="240" w:lineRule="auto"/>
        <w:jc w:val="center"/>
        <w:rPr>
          <w:b/>
          <w:bCs/>
          <w:sz w:val="32"/>
          <w:szCs w:val="30"/>
        </w:rPr>
      </w:pPr>
      <w:r w:rsidRPr="00140B12">
        <w:rPr>
          <w:b/>
          <w:bCs/>
          <w:sz w:val="32"/>
          <w:szCs w:val="30"/>
        </w:rPr>
        <w:t>INSTITUT TEKNOLOGI DAN BISNIS</w:t>
      </w:r>
    </w:p>
    <w:p w14:paraId="0F8272F1" w14:textId="77777777" w:rsidR="00140B12" w:rsidRDefault="00140B12" w:rsidP="00B42D72">
      <w:pPr>
        <w:spacing w:line="240" w:lineRule="auto"/>
        <w:jc w:val="center"/>
        <w:rPr>
          <w:b/>
          <w:bCs/>
          <w:sz w:val="40"/>
          <w:szCs w:val="38"/>
        </w:rPr>
      </w:pPr>
      <w:r w:rsidRPr="00140B12">
        <w:rPr>
          <w:b/>
          <w:bCs/>
          <w:sz w:val="40"/>
          <w:szCs w:val="38"/>
        </w:rPr>
        <w:t>SWADHARMA</w:t>
      </w:r>
    </w:p>
    <w:p w14:paraId="55FFEB12" w14:textId="77777777" w:rsidR="00140B12" w:rsidRDefault="00140B12" w:rsidP="00B42D72">
      <w:pPr>
        <w:spacing w:line="240" w:lineRule="auto"/>
        <w:jc w:val="center"/>
        <w:rPr>
          <w:b/>
          <w:bCs/>
          <w:sz w:val="40"/>
          <w:szCs w:val="38"/>
        </w:rPr>
      </w:pPr>
      <w:r>
        <w:rPr>
          <w:b/>
          <w:bCs/>
          <w:sz w:val="40"/>
          <w:szCs w:val="38"/>
        </w:rPr>
        <w:t>JAKARTA</w:t>
      </w:r>
    </w:p>
    <w:p w14:paraId="07FA17A4" w14:textId="3EBE3089" w:rsidR="00140B12" w:rsidRPr="00140B12" w:rsidRDefault="00140B12" w:rsidP="00B42D72">
      <w:pPr>
        <w:spacing w:line="240" w:lineRule="auto"/>
        <w:jc w:val="center"/>
        <w:rPr>
          <w:b/>
          <w:bCs/>
          <w:sz w:val="40"/>
          <w:szCs w:val="38"/>
        </w:rPr>
        <w:sectPr w:rsidR="00140B12" w:rsidRPr="00140B12" w:rsidSect="001E0C7E">
          <w:footerReference w:type="default" r:id="rId9"/>
          <w:pgSz w:w="11907" w:h="16839" w:code="9"/>
          <w:pgMar w:top="1701" w:right="1701" w:bottom="1701" w:left="2268" w:header="720" w:footer="720" w:gutter="0"/>
          <w:pgNumType w:fmt="lowerRoman" w:start="1"/>
          <w:cols w:space="720"/>
          <w:titlePg/>
          <w:docGrid w:linePitch="360"/>
        </w:sectPr>
      </w:pPr>
      <w:r>
        <w:rPr>
          <w:b/>
          <w:bCs/>
          <w:sz w:val="40"/>
          <w:szCs w:val="38"/>
        </w:rPr>
        <w:t>2022</w:t>
      </w:r>
    </w:p>
    <w:p w14:paraId="797D6964" w14:textId="260C6FE8" w:rsidR="008A6C31" w:rsidRPr="008A6C31" w:rsidRDefault="008A6C31" w:rsidP="006F55D1">
      <w:pPr>
        <w:spacing w:after="0" w:line="240" w:lineRule="auto"/>
        <w:rPr>
          <w:b/>
          <w:bCs/>
          <w:sz w:val="28"/>
          <w:szCs w:val="24"/>
        </w:rPr>
      </w:pPr>
      <w:r w:rsidRPr="008A6C31">
        <w:rPr>
          <w:b/>
          <w:bCs/>
          <w:noProof/>
          <w:sz w:val="28"/>
          <w:szCs w:val="24"/>
        </w:rPr>
        <w:lastRenderedPageBreak/>
        <w:drawing>
          <wp:anchor distT="0" distB="0" distL="114300" distR="114300" simplePos="0" relativeHeight="251656704" behindDoc="1" locked="0" layoutInCell="1" allowOverlap="1" wp14:anchorId="4B2AFDFD" wp14:editId="2F181725">
            <wp:simplePos x="0" y="0"/>
            <wp:positionH relativeFrom="column">
              <wp:posOffset>-110963</wp:posOffset>
            </wp:positionH>
            <wp:positionV relativeFrom="paragraph">
              <wp:posOffset>-57785</wp:posOffset>
            </wp:positionV>
            <wp:extent cx="796925" cy="796925"/>
            <wp:effectExtent l="0" t="0" r="0" b="0"/>
            <wp:wrapTight wrapText="bothSides">
              <wp:wrapPolygon edited="0">
                <wp:start x="8778" y="0"/>
                <wp:lineTo x="5163" y="516"/>
                <wp:lineTo x="0" y="5163"/>
                <wp:lineTo x="0" y="11359"/>
                <wp:lineTo x="516" y="16523"/>
                <wp:lineTo x="6712" y="21170"/>
                <wp:lineTo x="14457" y="21170"/>
                <wp:lineTo x="20653" y="16523"/>
                <wp:lineTo x="21170" y="11359"/>
                <wp:lineTo x="21170" y="5163"/>
                <wp:lineTo x="16006" y="516"/>
                <wp:lineTo x="12392" y="0"/>
                <wp:lineTo x="8778" y="0"/>
              </wp:wrapPolygon>
            </wp:wrapTight>
            <wp:docPr id="9" name="Picture 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6925" cy="796925"/>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sz w:val="28"/>
          <w:szCs w:val="24"/>
        </w:rPr>
        <w:t xml:space="preserve"> </w:t>
      </w:r>
      <w:r w:rsidRPr="008A6C31">
        <w:rPr>
          <w:b/>
          <w:bCs/>
          <w:sz w:val="28"/>
          <w:szCs w:val="24"/>
        </w:rPr>
        <w:t xml:space="preserve">ITB SWADHARMA </w:t>
      </w:r>
    </w:p>
    <w:p w14:paraId="62E88B8B" w14:textId="07920957" w:rsidR="008A6C31" w:rsidRPr="008A6C31" w:rsidRDefault="008A6C31" w:rsidP="006F55D1">
      <w:pPr>
        <w:spacing w:after="0" w:line="240" w:lineRule="auto"/>
        <w:rPr>
          <w:b/>
          <w:bCs/>
          <w:sz w:val="28"/>
          <w:szCs w:val="24"/>
        </w:rPr>
      </w:pPr>
      <w:r>
        <w:rPr>
          <w:b/>
          <w:bCs/>
          <w:sz w:val="28"/>
          <w:szCs w:val="24"/>
        </w:rPr>
        <w:t xml:space="preserve"> </w:t>
      </w:r>
      <w:r w:rsidRPr="008A6C31">
        <w:rPr>
          <w:b/>
          <w:bCs/>
          <w:sz w:val="28"/>
          <w:szCs w:val="24"/>
        </w:rPr>
        <w:t xml:space="preserve">FAKULTAS TEKNOLOGI </w:t>
      </w:r>
    </w:p>
    <w:p w14:paraId="20699146" w14:textId="3A7E2FD8" w:rsidR="008A6C31" w:rsidRDefault="008A6C31" w:rsidP="006F55D1">
      <w:pPr>
        <w:spacing w:after="0" w:line="240" w:lineRule="auto"/>
        <w:rPr>
          <w:b/>
          <w:bCs/>
          <w:sz w:val="28"/>
          <w:szCs w:val="24"/>
        </w:rPr>
      </w:pPr>
      <w:r>
        <w:rPr>
          <w:b/>
          <w:bCs/>
          <w:sz w:val="28"/>
          <w:szCs w:val="24"/>
        </w:rPr>
        <w:t xml:space="preserve"> </w:t>
      </w:r>
      <w:r w:rsidRPr="008A6C31">
        <w:rPr>
          <w:b/>
          <w:bCs/>
          <w:sz w:val="28"/>
          <w:szCs w:val="24"/>
        </w:rPr>
        <w:t>PROGRAM STUDI</w:t>
      </w:r>
      <w:r w:rsidRPr="008A6C31">
        <w:rPr>
          <w:b/>
          <w:bCs/>
          <w:sz w:val="28"/>
          <w:szCs w:val="24"/>
        </w:rPr>
        <w:t xml:space="preserve"> TEKNIK INFORMATIKA</w:t>
      </w:r>
    </w:p>
    <w:p w14:paraId="15FE3E0D" w14:textId="1DD2E720" w:rsidR="008A6C31" w:rsidRDefault="008A6C31" w:rsidP="006F55D1">
      <w:pPr>
        <w:spacing w:after="0" w:line="240" w:lineRule="auto"/>
        <w:rPr>
          <w:b/>
          <w:bCs/>
          <w:sz w:val="28"/>
          <w:szCs w:val="24"/>
        </w:rPr>
      </w:pPr>
    </w:p>
    <w:p w14:paraId="3EF97557" w14:textId="730FB4F6" w:rsidR="008A6C31" w:rsidRDefault="008A6C31" w:rsidP="006F55D1">
      <w:pPr>
        <w:spacing w:after="0" w:line="240" w:lineRule="auto"/>
        <w:rPr>
          <w:b/>
          <w:bCs/>
          <w:sz w:val="28"/>
          <w:szCs w:val="24"/>
        </w:rPr>
      </w:pPr>
    </w:p>
    <w:p w14:paraId="3C9E42FE" w14:textId="4D1D0614" w:rsidR="008A6C31" w:rsidRPr="008A6C31" w:rsidRDefault="008A6C31" w:rsidP="006F55D1">
      <w:pPr>
        <w:spacing w:after="0" w:line="240" w:lineRule="auto"/>
        <w:rPr>
          <w:b/>
          <w:bCs/>
          <w:sz w:val="32"/>
          <w:szCs w:val="28"/>
        </w:rPr>
      </w:pPr>
      <w:r w:rsidRPr="008A6C31">
        <w:rPr>
          <w:b/>
          <w:bCs/>
          <w:sz w:val="28"/>
          <w:szCs w:val="24"/>
        </w:rPr>
        <w:t>LEMBAR PERSETUJUAN LAPORAN KERJA PRAKTIK</w:t>
      </w:r>
    </w:p>
    <w:p w14:paraId="44FD1964" w14:textId="77777777" w:rsidR="008A6C31" w:rsidRDefault="008A6C31" w:rsidP="006F55D1">
      <w:pPr>
        <w:spacing w:after="0" w:line="240" w:lineRule="auto"/>
      </w:pPr>
    </w:p>
    <w:p w14:paraId="2D061CED" w14:textId="77777777" w:rsidR="008A6C31" w:rsidRDefault="008A6C31" w:rsidP="006F55D1">
      <w:pPr>
        <w:spacing w:after="0" w:line="240" w:lineRule="auto"/>
      </w:pPr>
    </w:p>
    <w:p w14:paraId="0BAD8B2D" w14:textId="77777777" w:rsidR="008A6C31" w:rsidRDefault="008A6C31" w:rsidP="006F55D1">
      <w:pPr>
        <w:spacing w:after="0"/>
      </w:pPr>
      <w:r>
        <w:t>Telah diperiksa dan disetujui sebuah Laporan Kerja Praktik untuk diajukan</w:t>
      </w:r>
    </w:p>
    <w:p w14:paraId="1BC0F3E6" w14:textId="77777777" w:rsidR="008A6C31" w:rsidRDefault="008A6C31" w:rsidP="006F55D1">
      <w:pPr>
        <w:spacing w:after="0"/>
      </w:pPr>
      <w:r>
        <w:t>pada sidang Laporan Kerja Praktik atas nama:</w:t>
      </w:r>
    </w:p>
    <w:p w14:paraId="54597B05" w14:textId="3FCCC0B7" w:rsidR="008A6C31" w:rsidRDefault="008A6C31" w:rsidP="008A6C31">
      <w:pPr>
        <w:spacing w:after="0"/>
        <w:jc w:val="left"/>
      </w:pPr>
      <w:bookmarkStart w:id="5" w:name="_Hlk112589640"/>
      <w:r>
        <w:t xml:space="preserve">Nama </w:t>
      </w:r>
      <w:r>
        <w:tab/>
      </w:r>
      <w:r>
        <w:tab/>
      </w:r>
      <w:r>
        <w:tab/>
      </w:r>
      <w:r>
        <w:tab/>
      </w:r>
      <w:r>
        <w:t xml:space="preserve">: </w:t>
      </w:r>
      <w:r>
        <w:t>Husni Mubarok</w:t>
      </w:r>
    </w:p>
    <w:p w14:paraId="07D15F10" w14:textId="55D9DD8B" w:rsidR="008A6C31" w:rsidRDefault="008A6C31" w:rsidP="008A6C31">
      <w:pPr>
        <w:spacing w:after="0"/>
        <w:jc w:val="left"/>
      </w:pPr>
      <w:r>
        <w:t xml:space="preserve">Nomor Induk Mahasiswa </w:t>
      </w:r>
      <w:r>
        <w:tab/>
      </w:r>
      <w:r>
        <w:t xml:space="preserve">: </w:t>
      </w:r>
      <w:r w:rsidR="00B76AC8">
        <w:t>201222001</w:t>
      </w:r>
    </w:p>
    <w:p w14:paraId="0638A00A" w14:textId="7E9495A8" w:rsidR="008A6C31" w:rsidRDefault="008A6C31" w:rsidP="008A6C31">
      <w:pPr>
        <w:spacing w:after="0"/>
        <w:jc w:val="left"/>
      </w:pPr>
      <w:r>
        <w:t xml:space="preserve">Program Studi </w:t>
      </w:r>
      <w:r>
        <w:tab/>
      </w:r>
      <w:r>
        <w:tab/>
      </w:r>
      <w:r>
        <w:t xml:space="preserve">: </w:t>
      </w:r>
      <w:r w:rsidR="00B76AC8">
        <w:t>Teknik Informatika</w:t>
      </w:r>
    </w:p>
    <w:p w14:paraId="45604E17" w14:textId="7D386C39" w:rsidR="008A6C31" w:rsidRDefault="008A6C31" w:rsidP="008A6C31">
      <w:pPr>
        <w:spacing w:after="0"/>
        <w:jc w:val="left"/>
      </w:pPr>
      <w:r>
        <w:t xml:space="preserve">Jenjang Pendidikan </w:t>
      </w:r>
      <w:r>
        <w:tab/>
      </w:r>
      <w:r>
        <w:tab/>
      </w:r>
      <w:r>
        <w:t xml:space="preserve">: </w:t>
      </w:r>
      <w:r w:rsidR="00B76AC8">
        <w:t>S1</w:t>
      </w:r>
    </w:p>
    <w:p w14:paraId="2F4C90B9" w14:textId="77777777" w:rsidR="006F55D1" w:rsidRDefault="008A6C31" w:rsidP="006F55D1">
      <w:pPr>
        <w:spacing w:after="0"/>
        <w:ind w:left="2835" w:hanging="2835"/>
        <w:jc w:val="left"/>
      </w:pPr>
      <w:r>
        <w:t>Judul</w:t>
      </w:r>
      <w:r w:rsidR="006F55D1">
        <w:tab/>
        <w:t xml:space="preserve"> </w:t>
      </w:r>
      <w:r w:rsidR="00B76AC8">
        <w:t xml:space="preserve">: </w:t>
      </w:r>
      <w:r w:rsidR="006F55D1">
        <w:t xml:space="preserve">Analisis Sistem Stock Opname Obat </w:t>
      </w:r>
    </w:p>
    <w:p w14:paraId="674F6196" w14:textId="2B9AC50A" w:rsidR="006F55D1" w:rsidRDefault="006F55D1" w:rsidP="006F55D1">
      <w:pPr>
        <w:spacing w:after="0"/>
        <w:ind w:left="2115" w:firstLine="720"/>
        <w:jc w:val="left"/>
      </w:pPr>
      <w:r>
        <w:t xml:space="preserve">   Rs Ali Sibroh Malisi</w:t>
      </w:r>
    </w:p>
    <w:bookmarkEnd w:id="5"/>
    <w:p w14:paraId="43183245" w14:textId="784DFE2A" w:rsidR="006F55D1" w:rsidRDefault="006F55D1">
      <w:pPr>
        <w:spacing w:after="0" w:line="240" w:lineRule="auto"/>
        <w:jc w:val="left"/>
      </w:pPr>
    </w:p>
    <w:p w14:paraId="631C7BBB" w14:textId="3299854C" w:rsidR="006F55D1" w:rsidRDefault="006F55D1">
      <w:pPr>
        <w:spacing w:after="0" w:line="240" w:lineRule="auto"/>
        <w:jc w:val="left"/>
      </w:pPr>
    </w:p>
    <w:p w14:paraId="469B8A41" w14:textId="45B886D5" w:rsidR="006F55D1" w:rsidRDefault="006F55D1">
      <w:pPr>
        <w:spacing w:after="0" w:line="240" w:lineRule="auto"/>
        <w:jc w:val="left"/>
      </w:pPr>
    </w:p>
    <w:p w14:paraId="53197FF4" w14:textId="5172BC79" w:rsidR="006F55D1" w:rsidRDefault="006F55D1">
      <w:pPr>
        <w:spacing w:after="0" w:line="240" w:lineRule="auto"/>
        <w:jc w:val="left"/>
      </w:pPr>
    </w:p>
    <w:p w14:paraId="39B56026" w14:textId="3BEAD76B" w:rsidR="006F55D1" w:rsidRDefault="006F55D1">
      <w:pPr>
        <w:spacing w:after="0" w:line="240" w:lineRule="auto"/>
        <w:jc w:val="left"/>
      </w:pPr>
    </w:p>
    <w:p w14:paraId="3B56F7DE" w14:textId="172A9B3B" w:rsidR="006F55D1" w:rsidRDefault="006F55D1">
      <w:pPr>
        <w:spacing w:after="0" w:line="240" w:lineRule="auto"/>
        <w:jc w:val="left"/>
      </w:pPr>
    </w:p>
    <w:p w14:paraId="5891E034" w14:textId="2F1ABCF7" w:rsidR="006F55D1" w:rsidRDefault="006F55D1">
      <w:pPr>
        <w:spacing w:after="0" w:line="240" w:lineRule="auto"/>
        <w:jc w:val="left"/>
      </w:pPr>
    </w:p>
    <w:p w14:paraId="2FD021B4" w14:textId="5BA036A2" w:rsidR="006F55D1" w:rsidRDefault="006F55D1">
      <w:pPr>
        <w:spacing w:after="0" w:line="240" w:lineRule="auto"/>
        <w:jc w:val="left"/>
      </w:pPr>
    </w:p>
    <w:p w14:paraId="2C5CB986" w14:textId="521F5CDE" w:rsidR="006F55D1" w:rsidRDefault="006F55D1">
      <w:pPr>
        <w:spacing w:after="0" w:line="240" w:lineRule="auto"/>
        <w:jc w:val="left"/>
      </w:pPr>
    </w:p>
    <w:p w14:paraId="183A98A7" w14:textId="64CA9AD2" w:rsidR="006F55D1" w:rsidRDefault="006F55D1">
      <w:pPr>
        <w:spacing w:after="0" w:line="240" w:lineRule="auto"/>
        <w:jc w:val="left"/>
      </w:pPr>
    </w:p>
    <w:p w14:paraId="4BA24FBE" w14:textId="0108B7E2" w:rsidR="006F55D1" w:rsidRDefault="006F55D1">
      <w:pPr>
        <w:spacing w:after="0" w:line="240" w:lineRule="auto"/>
        <w:jc w:val="left"/>
      </w:pPr>
    </w:p>
    <w:p w14:paraId="46830875" w14:textId="74A4650E" w:rsidR="006F55D1" w:rsidRDefault="006F55D1">
      <w:pPr>
        <w:spacing w:after="0" w:line="240" w:lineRule="auto"/>
        <w:jc w:val="left"/>
      </w:pPr>
    </w:p>
    <w:p w14:paraId="61C5BDEC" w14:textId="79A8A368" w:rsidR="006F55D1" w:rsidRDefault="006F55D1">
      <w:pPr>
        <w:spacing w:after="0" w:line="240" w:lineRule="auto"/>
        <w:jc w:val="left"/>
      </w:pPr>
    </w:p>
    <w:p w14:paraId="5591BA8D" w14:textId="7DAEBC32" w:rsidR="006F55D1" w:rsidRDefault="006F55D1" w:rsidP="006F55D1">
      <w:pPr>
        <w:spacing w:after="0" w:line="240" w:lineRule="auto"/>
        <w:jc w:val="center"/>
      </w:pPr>
      <w:r>
        <w:t>Dosen Pembimbing</w:t>
      </w:r>
    </w:p>
    <w:p w14:paraId="3376C6EC" w14:textId="6C010E9D" w:rsidR="006F55D1" w:rsidRDefault="006F55D1" w:rsidP="006F55D1">
      <w:pPr>
        <w:spacing w:after="0" w:line="240" w:lineRule="auto"/>
        <w:jc w:val="center"/>
      </w:pPr>
    </w:p>
    <w:p w14:paraId="7F9A9FEE" w14:textId="2EFB8CE6" w:rsidR="006F55D1" w:rsidRDefault="006F55D1" w:rsidP="006F55D1">
      <w:pPr>
        <w:spacing w:after="0" w:line="240" w:lineRule="auto"/>
        <w:jc w:val="center"/>
      </w:pPr>
    </w:p>
    <w:p w14:paraId="03592801" w14:textId="5A174247" w:rsidR="006F55D1" w:rsidRDefault="006F55D1" w:rsidP="006F55D1">
      <w:pPr>
        <w:spacing w:after="0" w:line="240" w:lineRule="auto"/>
        <w:jc w:val="center"/>
      </w:pPr>
    </w:p>
    <w:p w14:paraId="495693BB" w14:textId="78BE59CC" w:rsidR="006F55D1" w:rsidRDefault="006F55D1" w:rsidP="006F55D1">
      <w:pPr>
        <w:spacing w:after="0" w:line="240" w:lineRule="auto"/>
        <w:jc w:val="center"/>
      </w:pPr>
    </w:p>
    <w:p w14:paraId="3987E60A" w14:textId="66F60073" w:rsidR="006F55D1" w:rsidRDefault="006F55D1" w:rsidP="006F55D1">
      <w:pPr>
        <w:spacing w:after="0" w:line="240" w:lineRule="auto"/>
        <w:jc w:val="center"/>
      </w:pPr>
    </w:p>
    <w:p w14:paraId="067C2EDF" w14:textId="78458D49" w:rsidR="006F55D1" w:rsidRDefault="006F55D1" w:rsidP="006F55D1">
      <w:pPr>
        <w:spacing w:after="0" w:line="240" w:lineRule="auto"/>
        <w:jc w:val="center"/>
      </w:pPr>
    </w:p>
    <w:p w14:paraId="1F4A2BAC" w14:textId="4C6FDD2A" w:rsidR="006F55D1" w:rsidRDefault="006F55D1" w:rsidP="006F55D1">
      <w:pPr>
        <w:spacing w:after="0" w:line="240" w:lineRule="auto"/>
        <w:jc w:val="center"/>
      </w:pPr>
      <w:r>
        <w:t>(…………………………………)</w:t>
      </w:r>
    </w:p>
    <w:p w14:paraId="7A847583" w14:textId="2E5653BE" w:rsidR="006F55D1" w:rsidRDefault="006F55D1" w:rsidP="006F55D1">
      <w:pPr>
        <w:spacing w:after="0" w:line="240" w:lineRule="auto"/>
        <w:jc w:val="center"/>
      </w:pPr>
    </w:p>
    <w:p w14:paraId="40D7767E" w14:textId="77777777" w:rsidR="006F55D1" w:rsidRDefault="006F55D1" w:rsidP="006F55D1">
      <w:pPr>
        <w:spacing w:after="0" w:line="240" w:lineRule="auto"/>
        <w:jc w:val="center"/>
      </w:pPr>
    </w:p>
    <w:p w14:paraId="5DEE8BEE" w14:textId="77777777" w:rsidR="006F55D1" w:rsidRDefault="006F55D1">
      <w:pPr>
        <w:spacing w:after="0" w:line="240" w:lineRule="auto"/>
        <w:jc w:val="left"/>
      </w:pPr>
    </w:p>
    <w:p w14:paraId="735E2B5B" w14:textId="77777777" w:rsidR="00A9605E" w:rsidRPr="008A6C31" w:rsidRDefault="00A9605E" w:rsidP="00A9605E">
      <w:pPr>
        <w:spacing w:after="0" w:line="240" w:lineRule="auto"/>
        <w:rPr>
          <w:b/>
          <w:bCs/>
          <w:sz w:val="28"/>
          <w:szCs w:val="24"/>
        </w:rPr>
      </w:pPr>
      <w:r w:rsidRPr="008A6C31">
        <w:rPr>
          <w:b/>
          <w:bCs/>
          <w:noProof/>
          <w:sz w:val="28"/>
          <w:szCs w:val="24"/>
        </w:rPr>
        <w:lastRenderedPageBreak/>
        <w:drawing>
          <wp:anchor distT="0" distB="0" distL="114300" distR="114300" simplePos="0" relativeHeight="251658752" behindDoc="1" locked="0" layoutInCell="1" allowOverlap="1" wp14:anchorId="5F400412" wp14:editId="35E92086">
            <wp:simplePos x="0" y="0"/>
            <wp:positionH relativeFrom="column">
              <wp:posOffset>-110963</wp:posOffset>
            </wp:positionH>
            <wp:positionV relativeFrom="paragraph">
              <wp:posOffset>-57785</wp:posOffset>
            </wp:positionV>
            <wp:extent cx="796925" cy="796925"/>
            <wp:effectExtent l="0" t="0" r="0" b="0"/>
            <wp:wrapTight wrapText="bothSides">
              <wp:wrapPolygon edited="0">
                <wp:start x="8778" y="0"/>
                <wp:lineTo x="5163" y="516"/>
                <wp:lineTo x="0" y="5163"/>
                <wp:lineTo x="0" y="11359"/>
                <wp:lineTo x="516" y="16523"/>
                <wp:lineTo x="6712" y="21170"/>
                <wp:lineTo x="14457" y="21170"/>
                <wp:lineTo x="20653" y="16523"/>
                <wp:lineTo x="21170" y="11359"/>
                <wp:lineTo x="21170" y="5163"/>
                <wp:lineTo x="16006" y="516"/>
                <wp:lineTo x="12392" y="0"/>
                <wp:lineTo x="8778" y="0"/>
              </wp:wrapPolygon>
            </wp:wrapTight>
            <wp:docPr id="13" name="Picture 1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6925" cy="796925"/>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sz w:val="28"/>
          <w:szCs w:val="24"/>
        </w:rPr>
        <w:t xml:space="preserve"> </w:t>
      </w:r>
      <w:r w:rsidRPr="008A6C31">
        <w:rPr>
          <w:b/>
          <w:bCs/>
          <w:sz w:val="28"/>
          <w:szCs w:val="24"/>
        </w:rPr>
        <w:t xml:space="preserve">ITB SWADHARMA </w:t>
      </w:r>
    </w:p>
    <w:p w14:paraId="7EB2336C" w14:textId="77777777" w:rsidR="00A9605E" w:rsidRPr="008A6C31" w:rsidRDefault="00A9605E" w:rsidP="00A9605E">
      <w:pPr>
        <w:spacing w:after="0" w:line="240" w:lineRule="auto"/>
        <w:rPr>
          <w:b/>
          <w:bCs/>
          <w:sz w:val="28"/>
          <w:szCs w:val="24"/>
        </w:rPr>
      </w:pPr>
      <w:r>
        <w:rPr>
          <w:b/>
          <w:bCs/>
          <w:sz w:val="28"/>
          <w:szCs w:val="24"/>
        </w:rPr>
        <w:t xml:space="preserve"> </w:t>
      </w:r>
      <w:r w:rsidRPr="008A6C31">
        <w:rPr>
          <w:b/>
          <w:bCs/>
          <w:sz w:val="28"/>
          <w:szCs w:val="24"/>
        </w:rPr>
        <w:t xml:space="preserve">FAKULTAS TEKNOLOGI </w:t>
      </w:r>
    </w:p>
    <w:p w14:paraId="156BAFB2" w14:textId="77777777" w:rsidR="00A9605E" w:rsidRDefault="00A9605E" w:rsidP="00A9605E">
      <w:pPr>
        <w:spacing w:after="0" w:line="240" w:lineRule="auto"/>
        <w:rPr>
          <w:b/>
          <w:bCs/>
          <w:sz w:val="28"/>
          <w:szCs w:val="24"/>
        </w:rPr>
      </w:pPr>
      <w:r>
        <w:rPr>
          <w:b/>
          <w:bCs/>
          <w:sz w:val="28"/>
          <w:szCs w:val="24"/>
        </w:rPr>
        <w:t xml:space="preserve"> </w:t>
      </w:r>
      <w:r w:rsidRPr="008A6C31">
        <w:rPr>
          <w:b/>
          <w:bCs/>
          <w:sz w:val="28"/>
          <w:szCs w:val="24"/>
        </w:rPr>
        <w:t>PROGRAM STUDI TEKNIK INFORMATIKA</w:t>
      </w:r>
    </w:p>
    <w:p w14:paraId="7158D719" w14:textId="77777777" w:rsidR="00B962CF" w:rsidRDefault="00B962CF" w:rsidP="00A9605E">
      <w:pPr>
        <w:jc w:val="center"/>
        <w:rPr>
          <w:b/>
          <w:bCs/>
          <w:sz w:val="28"/>
          <w:szCs w:val="24"/>
        </w:rPr>
      </w:pPr>
    </w:p>
    <w:p w14:paraId="301B6C63" w14:textId="071FFDD0" w:rsidR="00A9605E" w:rsidRDefault="00A9605E" w:rsidP="00A9605E">
      <w:pPr>
        <w:jc w:val="center"/>
        <w:rPr>
          <w:b/>
          <w:bCs/>
          <w:sz w:val="28"/>
          <w:szCs w:val="24"/>
        </w:rPr>
      </w:pPr>
      <w:r w:rsidRPr="00A9605E">
        <w:rPr>
          <w:b/>
          <w:bCs/>
          <w:sz w:val="28"/>
          <w:szCs w:val="24"/>
        </w:rPr>
        <w:t>LEMBAR PENGESAHAN</w:t>
      </w:r>
    </w:p>
    <w:p w14:paraId="432EEFB8" w14:textId="0740FC17" w:rsidR="00A9605E" w:rsidRPr="00B962CF" w:rsidRDefault="00B962CF" w:rsidP="00B962CF">
      <w:pPr>
        <w:spacing w:after="0"/>
        <w:jc w:val="left"/>
        <w:rPr>
          <w:szCs w:val="24"/>
        </w:rPr>
      </w:pPr>
      <w:r w:rsidRPr="00B962CF">
        <w:rPr>
          <w:szCs w:val="24"/>
        </w:rPr>
        <w:t>Pada tanggal, ..................... telah telah dipresentasikan Laporan Kerja Praktik dihadapan para panguji / disidangkan atas :</w:t>
      </w:r>
    </w:p>
    <w:p w14:paraId="523C12E4" w14:textId="77777777" w:rsidR="00B962CF" w:rsidRPr="00B962CF" w:rsidRDefault="00B962CF" w:rsidP="00B962CF">
      <w:pPr>
        <w:spacing w:after="0"/>
        <w:jc w:val="left"/>
        <w:rPr>
          <w:szCs w:val="24"/>
        </w:rPr>
      </w:pPr>
      <w:r w:rsidRPr="00B962CF">
        <w:rPr>
          <w:szCs w:val="24"/>
        </w:rPr>
        <w:t xml:space="preserve">Nama </w:t>
      </w:r>
      <w:r w:rsidRPr="00B962CF">
        <w:rPr>
          <w:szCs w:val="24"/>
        </w:rPr>
        <w:tab/>
      </w:r>
      <w:r w:rsidRPr="00B962CF">
        <w:rPr>
          <w:szCs w:val="24"/>
        </w:rPr>
        <w:tab/>
      </w:r>
      <w:r w:rsidRPr="00B962CF">
        <w:rPr>
          <w:szCs w:val="24"/>
        </w:rPr>
        <w:tab/>
      </w:r>
      <w:r w:rsidRPr="00B962CF">
        <w:rPr>
          <w:szCs w:val="24"/>
        </w:rPr>
        <w:tab/>
        <w:t>: Husni Mubarok</w:t>
      </w:r>
    </w:p>
    <w:p w14:paraId="65AD9D93" w14:textId="77777777" w:rsidR="00B962CF" w:rsidRPr="00B962CF" w:rsidRDefault="00B962CF" w:rsidP="00B962CF">
      <w:pPr>
        <w:spacing w:after="0"/>
        <w:jc w:val="left"/>
        <w:rPr>
          <w:szCs w:val="24"/>
        </w:rPr>
      </w:pPr>
      <w:r w:rsidRPr="00B962CF">
        <w:rPr>
          <w:szCs w:val="24"/>
        </w:rPr>
        <w:t xml:space="preserve">Nomor Induk Mahasiswa </w:t>
      </w:r>
      <w:r w:rsidRPr="00B962CF">
        <w:rPr>
          <w:szCs w:val="24"/>
        </w:rPr>
        <w:tab/>
        <w:t>: 201222001</w:t>
      </w:r>
    </w:p>
    <w:p w14:paraId="50830E0E" w14:textId="77777777" w:rsidR="00B962CF" w:rsidRPr="00B962CF" w:rsidRDefault="00B962CF" w:rsidP="00B962CF">
      <w:pPr>
        <w:spacing w:after="0"/>
        <w:jc w:val="left"/>
        <w:rPr>
          <w:szCs w:val="24"/>
        </w:rPr>
      </w:pPr>
      <w:r w:rsidRPr="00B962CF">
        <w:rPr>
          <w:szCs w:val="24"/>
        </w:rPr>
        <w:t xml:space="preserve">Program Studi </w:t>
      </w:r>
      <w:r w:rsidRPr="00B962CF">
        <w:rPr>
          <w:szCs w:val="24"/>
        </w:rPr>
        <w:tab/>
      </w:r>
      <w:r w:rsidRPr="00B962CF">
        <w:rPr>
          <w:szCs w:val="24"/>
        </w:rPr>
        <w:tab/>
        <w:t>: Teknik Informatika</w:t>
      </w:r>
    </w:p>
    <w:p w14:paraId="4EBF2060" w14:textId="77777777" w:rsidR="00B962CF" w:rsidRPr="00B962CF" w:rsidRDefault="00B962CF" w:rsidP="00B962CF">
      <w:pPr>
        <w:spacing w:after="0"/>
        <w:jc w:val="left"/>
        <w:rPr>
          <w:szCs w:val="24"/>
        </w:rPr>
      </w:pPr>
      <w:r w:rsidRPr="00B962CF">
        <w:rPr>
          <w:szCs w:val="24"/>
        </w:rPr>
        <w:t xml:space="preserve">Jenjang Pendidikan </w:t>
      </w:r>
      <w:r w:rsidRPr="00B962CF">
        <w:rPr>
          <w:szCs w:val="24"/>
        </w:rPr>
        <w:tab/>
      </w:r>
      <w:r w:rsidRPr="00B962CF">
        <w:rPr>
          <w:szCs w:val="24"/>
        </w:rPr>
        <w:tab/>
        <w:t>: S1</w:t>
      </w:r>
    </w:p>
    <w:p w14:paraId="1549F54B" w14:textId="77777777" w:rsidR="00B962CF" w:rsidRPr="00B962CF" w:rsidRDefault="00B962CF" w:rsidP="00B962CF">
      <w:pPr>
        <w:spacing w:after="0"/>
        <w:ind w:left="2835" w:hanging="2835"/>
        <w:jc w:val="left"/>
        <w:rPr>
          <w:szCs w:val="24"/>
        </w:rPr>
      </w:pPr>
      <w:r w:rsidRPr="00B962CF">
        <w:rPr>
          <w:szCs w:val="24"/>
        </w:rPr>
        <w:t>Judul</w:t>
      </w:r>
      <w:r w:rsidRPr="00B962CF">
        <w:rPr>
          <w:szCs w:val="24"/>
        </w:rPr>
        <w:tab/>
        <w:t xml:space="preserve"> : Analisis Sistem Stock Opname Obat </w:t>
      </w:r>
    </w:p>
    <w:p w14:paraId="5153FFBC" w14:textId="77777777" w:rsidR="00B962CF" w:rsidRPr="00B962CF" w:rsidRDefault="00B962CF" w:rsidP="00B962CF">
      <w:pPr>
        <w:spacing w:after="0"/>
        <w:ind w:left="2115" w:firstLine="720"/>
        <w:jc w:val="left"/>
        <w:rPr>
          <w:szCs w:val="24"/>
        </w:rPr>
      </w:pPr>
      <w:r w:rsidRPr="00B962CF">
        <w:rPr>
          <w:szCs w:val="24"/>
        </w:rPr>
        <w:t xml:space="preserve">   Rs Ali Sibroh Malisi</w:t>
      </w:r>
    </w:p>
    <w:p w14:paraId="24BB2B82" w14:textId="291AB58D" w:rsidR="00B962CF" w:rsidRPr="00B962CF" w:rsidRDefault="00B962CF" w:rsidP="00B962CF">
      <w:pPr>
        <w:jc w:val="left"/>
        <w:rPr>
          <w:szCs w:val="24"/>
        </w:rPr>
      </w:pPr>
      <w:r w:rsidRPr="00B962CF">
        <w:rPr>
          <w:szCs w:val="24"/>
        </w:rPr>
        <w:t>Dan dinyatakan Lulus oleh para penguji.</w:t>
      </w:r>
    </w:p>
    <w:p w14:paraId="0DB06D90" w14:textId="305AAFC5" w:rsidR="00B962CF" w:rsidRDefault="00B962CF" w:rsidP="00B962CF">
      <w:pPr>
        <w:jc w:val="center"/>
      </w:pPr>
      <w:r>
        <w:t>Jakarta, .....................</w:t>
      </w:r>
    </w:p>
    <w:p w14:paraId="3755428B" w14:textId="1AFDC418" w:rsidR="00B962CF" w:rsidRDefault="00B962CF" w:rsidP="00B962CF">
      <w:pPr>
        <w:jc w:val="center"/>
      </w:pPr>
    </w:p>
    <w:p w14:paraId="417042F6" w14:textId="77777777" w:rsidR="00B962CF" w:rsidRDefault="00B962CF" w:rsidP="00B962CF">
      <w:pPr>
        <w:spacing w:after="0" w:line="240" w:lineRule="auto"/>
        <w:jc w:val="center"/>
      </w:pPr>
      <w:r>
        <w:t>(…………………………………)</w:t>
      </w:r>
    </w:p>
    <w:p w14:paraId="145896AD" w14:textId="24B8092A" w:rsidR="00B962CF" w:rsidRDefault="00B962CF" w:rsidP="00B962CF">
      <w:pPr>
        <w:jc w:val="center"/>
      </w:pPr>
      <w:r>
        <w:t>Penguji 1</w:t>
      </w:r>
    </w:p>
    <w:p w14:paraId="58ADD83F" w14:textId="380CE90C" w:rsidR="00B962CF" w:rsidRDefault="00B962CF" w:rsidP="00B962CF">
      <w:pPr>
        <w:jc w:val="center"/>
        <w:rPr>
          <w:sz w:val="28"/>
          <w:szCs w:val="24"/>
        </w:rPr>
      </w:pPr>
    </w:p>
    <w:p w14:paraId="0F1B0F44" w14:textId="77777777" w:rsidR="00B962CF" w:rsidRDefault="00B962CF" w:rsidP="00B962CF">
      <w:pPr>
        <w:spacing w:after="0" w:line="240" w:lineRule="auto"/>
        <w:jc w:val="center"/>
      </w:pPr>
      <w:r>
        <w:t>(…………………………………)</w:t>
      </w:r>
    </w:p>
    <w:p w14:paraId="1C25675E" w14:textId="0680AACA" w:rsidR="00B962CF" w:rsidRDefault="00B962CF" w:rsidP="00B962CF">
      <w:pPr>
        <w:jc w:val="center"/>
      </w:pPr>
      <w:r>
        <w:t xml:space="preserve">Penguji </w:t>
      </w:r>
      <w:r>
        <w:t>2</w:t>
      </w:r>
    </w:p>
    <w:p w14:paraId="1124BEC2" w14:textId="77777777" w:rsidR="00B962CF" w:rsidRDefault="00B962CF" w:rsidP="00B962CF">
      <w:pPr>
        <w:jc w:val="center"/>
      </w:pPr>
    </w:p>
    <w:p w14:paraId="2A7E9CE5" w14:textId="77777777" w:rsidR="00B962CF" w:rsidRDefault="00B962CF" w:rsidP="00B962CF">
      <w:pPr>
        <w:spacing w:after="0" w:line="240" w:lineRule="auto"/>
        <w:jc w:val="center"/>
      </w:pPr>
      <w:r>
        <w:t>(…………………………………)</w:t>
      </w:r>
    </w:p>
    <w:p w14:paraId="5655D921" w14:textId="10D25DD1" w:rsidR="00B962CF" w:rsidRDefault="00B962CF" w:rsidP="00B962CF">
      <w:pPr>
        <w:jc w:val="center"/>
      </w:pPr>
      <w:r>
        <w:t xml:space="preserve">Penguji </w:t>
      </w:r>
      <w:r>
        <w:t>3</w:t>
      </w:r>
    </w:p>
    <w:p w14:paraId="7165C841" w14:textId="7938DF3C" w:rsidR="00B962CF" w:rsidRDefault="00B962CF" w:rsidP="00B962CF">
      <w:pPr>
        <w:jc w:val="center"/>
      </w:pPr>
    </w:p>
    <w:p w14:paraId="1E7853A2" w14:textId="77777777" w:rsidR="00B962CF" w:rsidRDefault="00B962CF" w:rsidP="00B962CF">
      <w:pPr>
        <w:spacing w:after="0" w:line="240" w:lineRule="auto"/>
        <w:jc w:val="center"/>
      </w:pPr>
      <w:r>
        <w:t>(…………………………………)</w:t>
      </w:r>
    </w:p>
    <w:p w14:paraId="092D2886" w14:textId="43CAC095" w:rsidR="00B962CF" w:rsidRDefault="00B962CF" w:rsidP="00B962CF">
      <w:pPr>
        <w:jc w:val="center"/>
      </w:pPr>
      <w:r>
        <w:t>Ketua Program Studi Teknik Informatika</w:t>
      </w:r>
    </w:p>
    <w:p w14:paraId="3A5547FF" w14:textId="0D88E732" w:rsidR="009B3EE6" w:rsidRPr="009B3EE6" w:rsidRDefault="009B3EE6" w:rsidP="009B3EE6">
      <w:pPr>
        <w:spacing w:after="0" w:line="240" w:lineRule="auto"/>
        <w:rPr>
          <w:b/>
          <w:bCs/>
          <w:sz w:val="28"/>
          <w:szCs w:val="24"/>
        </w:rPr>
      </w:pPr>
      <w:r w:rsidRPr="008A6C31">
        <w:rPr>
          <w:b/>
          <w:bCs/>
          <w:noProof/>
          <w:sz w:val="28"/>
          <w:szCs w:val="24"/>
        </w:rPr>
        <w:lastRenderedPageBreak/>
        <w:drawing>
          <wp:anchor distT="0" distB="0" distL="114300" distR="114300" simplePos="0" relativeHeight="251659776" behindDoc="1" locked="0" layoutInCell="1" allowOverlap="1" wp14:anchorId="29AF29F0" wp14:editId="3FE89429">
            <wp:simplePos x="0" y="0"/>
            <wp:positionH relativeFrom="column">
              <wp:posOffset>-110963</wp:posOffset>
            </wp:positionH>
            <wp:positionV relativeFrom="paragraph">
              <wp:posOffset>-57785</wp:posOffset>
            </wp:positionV>
            <wp:extent cx="796925" cy="796925"/>
            <wp:effectExtent l="0" t="0" r="0" b="0"/>
            <wp:wrapTight wrapText="bothSides">
              <wp:wrapPolygon edited="0">
                <wp:start x="8778" y="0"/>
                <wp:lineTo x="5163" y="516"/>
                <wp:lineTo x="0" y="5163"/>
                <wp:lineTo x="0" y="11359"/>
                <wp:lineTo x="516" y="16523"/>
                <wp:lineTo x="6712" y="21170"/>
                <wp:lineTo x="14457" y="21170"/>
                <wp:lineTo x="20653" y="16523"/>
                <wp:lineTo x="21170" y="11359"/>
                <wp:lineTo x="21170" y="5163"/>
                <wp:lineTo x="16006" y="516"/>
                <wp:lineTo x="12392" y="0"/>
                <wp:lineTo x="8778" y="0"/>
              </wp:wrapPolygon>
            </wp:wrapTight>
            <wp:docPr id="14" name="Picture 1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6925" cy="7969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B3EE6">
        <w:rPr>
          <w:b/>
          <w:bCs/>
          <w:sz w:val="28"/>
          <w:szCs w:val="24"/>
        </w:rPr>
        <w:t>LEMBAR PERNYATAAN</w:t>
      </w:r>
    </w:p>
    <w:p w14:paraId="15D8F5B0" w14:textId="74B7D1A8" w:rsidR="00B962CF" w:rsidRDefault="009B3EE6" w:rsidP="009B3EE6">
      <w:pPr>
        <w:spacing w:after="0" w:line="240" w:lineRule="auto"/>
      </w:pPr>
      <w:r w:rsidRPr="009B3EE6">
        <w:rPr>
          <w:b/>
          <w:bCs/>
          <w:sz w:val="28"/>
          <w:szCs w:val="24"/>
        </w:rPr>
        <w:t>KEASLIAN KARYA TULIS</w:t>
      </w:r>
    </w:p>
    <w:p w14:paraId="7790465C" w14:textId="0AEAB207" w:rsidR="00B962CF" w:rsidRPr="00B962CF" w:rsidRDefault="00B962CF" w:rsidP="00B962CF">
      <w:pPr>
        <w:rPr>
          <w:sz w:val="28"/>
          <w:szCs w:val="24"/>
        </w:rPr>
      </w:pPr>
    </w:p>
    <w:p w14:paraId="6B18CA57" w14:textId="20DAE3B5" w:rsidR="00A9605E" w:rsidRDefault="00A9605E" w:rsidP="00A9605E">
      <w:pPr>
        <w:jc w:val="left"/>
        <w:rPr>
          <w:b/>
          <w:bCs/>
          <w:sz w:val="28"/>
          <w:szCs w:val="24"/>
        </w:rPr>
      </w:pPr>
    </w:p>
    <w:p w14:paraId="085E5E2A" w14:textId="1DC6E883" w:rsidR="009B3EE6" w:rsidRDefault="009B3EE6" w:rsidP="009B3EE6">
      <w:pPr>
        <w:spacing w:line="240" w:lineRule="auto"/>
        <w:jc w:val="left"/>
      </w:pPr>
      <w:r w:rsidRPr="009B3EE6">
        <w:t>Yang bertanda tangan di bawah ini, Saya :</w:t>
      </w:r>
    </w:p>
    <w:p w14:paraId="5CB94769" w14:textId="77777777" w:rsidR="009B3EE6" w:rsidRPr="00B962CF" w:rsidRDefault="009B3EE6" w:rsidP="009B3EE6">
      <w:pPr>
        <w:spacing w:after="0" w:line="240" w:lineRule="auto"/>
        <w:jc w:val="left"/>
        <w:rPr>
          <w:szCs w:val="24"/>
        </w:rPr>
      </w:pPr>
      <w:r w:rsidRPr="00B962CF">
        <w:rPr>
          <w:szCs w:val="24"/>
        </w:rPr>
        <w:t xml:space="preserve">Nama </w:t>
      </w:r>
      <w:r w:rsidRPr="00B962CF">
        <w:rPr>
          <w:szCs w:val="24"/>
        </w:rPr>
        <w:tab/>
      </w:r>
      <w:r w:rsidRPr="00B962CF">
        <w:rPr>
          <w:szCs w:val="24"/>
        </w:rPr>
        <w:tab/>
      </w:r>
      <w:r w:rsidRPr="00B962CF">
        <w:rPr>
          <w:szCs w:val="24"/>
        </w:rPr>
        <w:tab/>
      </w:r>
      <w:r w:rsidRPr="00B962CF">
        <w:rPr>
          <w:szCs w:val="24"/>
        </w:rPr>
        <w:tab/>
        <w:t>: Husni Mubarok</w:t>
      </w:r>
    </w:p>
    <w:p w14:paraId="4AF567E0" w14:textId="77777777" w:rsidR="009B3EE6" w:rsidRPr="00B962CF" w:rsidRDefault="009B3EE6" w:rsidP="009B3EE6">
      <w:pPr>
        <w:spacing w:after="0" w:line="240" w:lineRule="auto"/>
        <w:jc w:val="left"/>
        <w:rPr>
          <w:szCs w:val="24"/>
        </w:rPr>
      </w:pPr>
      <w:r w:rsidRPr="00B962CF">
        <w:rPr>
          <w:szCs w:val="24"/>
        </w:rPr>
        <w:t xml:space="preserve">Nomor Induk Mahasiswa </w:t>
      </w:r>
      <w:r w:rsidRPr="00B962CF">
        <w:rPr>
          <w:szCs w:val="24"/>
        </w:rPr>
        <w:tab/>
        <w:t>: 201222001</w:t>
      </w:r>
    </w:p>
    <w:p w14:paraId="4269CCAD" w14:textId="713CBF9F" w:rsidR="009B3EE6" w:rsidRPr="00B962CF" w:rsidRDefault="009B3EE6" w:rsidP="009B3EE6">
      <w:pPr>
        <w:spacing w:after="0" w:line="240" w:lineRule="auto"/>
        <w:jc w:val="left"/>
        <w:rPr>
          <w:szCs w:val="24"/>
        </w:rPr>
      </w:pPr>
      <w:r w:rsidRPr="00B962CF">
        <w:rPr>
          <w:szCs w:val="24"/>
        </w:rPr>
        <w:t xml:space="preserve">Program Studi </w:t>
      </w:r>
      <w:r w:rsidRPr="00B962CF">
        <w:rPr>
          <w:szCs w:val="24"/>
        </w:rPr>
        <w:tab/>
      </w:r>
      <w:r w:rsidRPr="00B962CF">
        <w:rPr>
          <w:szCs w:val="24"/>
        </w:rPr>
        <w:tab/>
        <w:t>: Teknik Informatika</w:t>
      </w:r>
    </w:p>
    <w:p w14:paraId="6FDDD32D" w14:textId="77777777" w:rsidR="009B3EE6" w:rsidRPr="00B962CF" w:rsidRDefault="009B3EE6" w:rsidP="009B3EE6">
      <w:pPr>
        <w:spacing w:after="0" w:line="240" w:lineRule="auto"/>
        <w:ind w:left="2835" w:hanging="2835"/>
        <w:jc w:val="left"/>
        <w:rPr>
          <w:szCs w:val="24"/>
        </w:rPr>
      </w:pPr>
      <w:r w:rsidRPr="00B962CF">
        <w:rPr>
          <w:szCs w:val="24"/>
        </w:rPr>
        <w:t>Judul</w:t>
      </w:r>
      <w:r w:rsidRPr="00B962CF">
        <w:rPr>
          <w:szCs w:val="24"/>
        </w:rPr>
        <w:tab/>
        <w:t xml:space="preserve"> : Analisis Sistem Stock Opname Obat </w:t>
      </w:r>
    </w:p>
    <w:p w14:paraId="2BFB4662" w14:textId="77777777" w:rsidR="009B3EE6" w:rsidRPr="00B962CF" w:rsidRDefault="009B3EE6" w:rsidP="009B3EE6">
      <w:pPr>
        <w:spacing w:after="0" w:line="240" w:lineRule="auto"/>
        <w:ind w:left="2115" w:firstLine="720"/>
        <w:jc w:val="left"/>
        <w:rPr>
          <w:szCs w:val="24"/>
        </w:rPr>
      </w:pPr>
      <w:r w:rsidRPr="00B962CF">
        <w:rPr>
          <w:szCs w:val="24"/>
        </w:rPr>
        <w:t xml:space="preserve">   Rs Ali Sibroh Malisi</w:t>
      </w:r>
    </w:p>
    <w:p w14:paraId="72D2A2E8" w14:textId="3A15B8B7" w:rsidR="009B3EE6" w:rsidRDefault="009B3EE6" w:rsidP="00A9605E">
      <w:pPr>
        <w:jc w:val="left"/>
      </w:pPr>
    </w:p>
    <w:p w14:paraId="4C612869" w14:textId="77777777" w:rsidR="009B3EE6" w:rsidRDefault="009B3EE6" w:rsidP="009B3EE6">
      <w:pPr>
        <w:spacing w:line="240" w:lineRule="auto"/>
      </w:pPr>
      <w:r>
        <w:t>Menerangkan bahwa :</w:t>
      </w:r>
    </w:p>
    <w:p w14:paraId="6B7041E9" w14:textId="77777777" w:rsidR="009B3EE6" w:rsidRDefault="009B3EE6" w:rsidP="009B3EE6">
      <w:pPr>
        <w:spacing w:after="0" w:line="240" w:lineRule="auto"/>
      </w:pPr>
      <w:r>
        <w:t>Laporan Kerja Praktik yang dibuat dengan judul diatas merupakan karya asli</w:t>
      </w:r>
      <w:r>
        <w:t xml:space="preserve">  </w:t>
      </w:r>
      <w:r>
        <w:t>(bukan hasil plagiat) dari saya. Apabila dikemudian hari ada pihak</w:t>
      </w:r>
      <w:r>
        <w:t xml:space="preserve"> </w:t>
      </w:r>
      <w:r>
        <w:t>berkeberatan karena karya tulis mirip/samadengan karya tulis saya, dan pihak</w:t>
      </w:r>
      <w:r>
        <w:t xml:space="preserve"> </w:t>
      </w:r>
      <w:r>
        <w:t>tersebut menuntut kepada saya, Saya bersedia bertanggung jawab untuk</w:t>
      </w:r>
      <w:r>
        <w:t xml:space="preserve"> </w:t>
      </w:r>
      <w:r>
        <w:t>melindungi hasil tulisan saya, serta jika ternyata benar tulisan saya adalah</w:t>
      </w:r>
      <w:r>
        <w:t xml:space="preserve"> </w:t>
      </w:r>
      <w:r>
        <w:t>hasil dari plagiat, maka saya bersedia Institut Teknologi dan Bisnis</w:t>
      </w:r>
      <w:r>
        <w:t xml:space="preserve"> </w:t>
      </w:r>
      <w:r>
        <w:t>Swadharma membatalkan nilai (hasil Kerja Praktik) dan bersedia untuk</w:t>
      </w:r>
      <w:r>
        <w:t xml:space="preserve"> </w:t>
      </w:r>
      <w:r>
        <w:t>mengulang Kerja Praktik di tempat lain.</w:t>
      </w:r>
      <w:r>
        <w:t xml:space="preserve"> </w:t>
      </w:r>
    </w:p>
    <w:p w14:paraId="6E5C0FC8" w14:textId="0892ECCA" w:rsidR="009B3EE6" w:rsidRDefault="009B3EE6" w:rsidP="009B3EE6">
      <w:pPr>
        <w:spacing w:after="0" w:line="240" w:lineRule="auto"/>
      </w:pPr>
      <w:r>
        <w:t>Demikian Lembar Pernyataan ini saya buat dengan sebenar-benarnya dan</w:t>
      </w:r>
      <w:r>
        <w:t xml:space="preserve"> </w:t>
      </w:r>
      <w:r>
        <w:t>tanpa paksaan dari pihak manapun.</w:t>
      </w:r>
    </w:p>
    <w:p w14:paraId="0792AFC4" w14:textId="09BE16C5" w:rsidR="009B3EE6" w:rsidRDefault="009B3EE6" w:rsidP="009B3EE6">
      <w:pPr>
        <w:spacing w:after="0" w:line="240" w:lineRule="auto"/>
      </w:pPr>
    </w:p>
    <w:p w14:paraId="5C7C2788" w14:textId="0D3BE34C" w:rsidR="009B3EE6" w:rsidRDefault="009B3EE6" w:rsidP="009B3EE6">
      <w:pPr>
        <w:spacing w:after="0" w:line="240" w:lineRule="auto"/>
      </w:pPr>
    </w:p>
    <w:p w14:paraId="4D8B90DB" w14:textId="17B8242D" w:rsidR="009B3EE6" w:rsidRDefault="009B3EE6" w:rsidP="009B3EE6">
      <w:pPr>
        <w:spacing w:after="0" w:line="240" w:lineRule="auto"/>
      </w:pPr>
    </w:p>
    <w:p w14:paraId="72757990" w14:textId="05DB5AD9" w:rsidR="009B3EE6" w:rsidRDefault="009B3EE6" w:rsidP="009B3EE6">
      <w:pPr>
        <w:spacing w:after="0" w:line="240" w:lineRule="auto"/>
        <w:jc w:val="right"/>
      </w:pPr>
      <w:r>
        <w:t>Jakarta, ..............................</w:t>
      </w:r>
    </w:p>
    <w:p w14:paraId="4B38E570" w14:textId="77777777" w:rsidR="00F23D15" w:rsidRDefault="00F23D15" w:rsidP="009B3EE6">
      <w:pPr>
        <w:spacing w:after="0" w:line="240" w:lineRule="auto"/>
        <w:jc w:val="right"/>
      </w:pPr>
    </w:p>
    <w:p w14:paraId="1FC57F54" w14:textId="19EA5EF4" w:rsidR="009B3EE6" w:rsidRDefault="009B3EE6" w:rsidP="009B3EE6">
      <w:pPr>
        <w:spacing w:after="0" w:line="240" w:lineRule="auto"/>
        <w:jc w:val="right"/>
      </w:pPr>
      <w:r>
        <w:t xml:space="preserve"> Yang Membuat Pernyataan</w:t>
      </w:r>
    </w:p>
    <w:p w14:paraId="4F496E29" w14:textId="306E5B29" w:rsidR="00F23D15" w:rsidRDefault="00F23D15" w:rsidP="009B3EE6">
      <w:pPr>
        <w:spacing w:after="0" w:line="240" w:lineRule="auto"/>
        <w:jc w:val="right"/>
      </w:pPr>
    </w:p>
    <w:p w14:paraId="14AC0F76" w14:textId="77777777" w:rsidR="00F23D15" w:rsidRDefault="00F23D15" w:rsidP="009B3EE6">
      <w:pPr>
        <w:spacing w:after="0" w:line="240" w:lineRule="auto"/>
        <w:jc w:val="right"/>
      </w:pPr>
    </w:p>
    <w:p w14:paraId="75247667" w14:textId="77777777" w:rsidR="00F23D15" w:rsidRDefault="00F23D15" w:rsidP="009B3EE6">
      <w:pPr>
        <w:spacing w:after="0" w:line="240" w:lineRule="auto"/>
        <w:jc w:val="right"/>
      </w:pPr>
    </w:p>
    <w:p w14:paraId="76B27049" w14:textId="31DD64BB" w:rsidR="009B3EE6" w:rsidRDefault="009B3EE6" w:rsidP="009B3EE6">
      <w:pPr>
        <w:spacing w:after="0" w:line="240" w:lineRule="auto"/>
        <w:jc w:val="right"/>
      </w:pPr>
      <w:r>
        <w:t xml:space="preserve"> Materai (Rp.10.000)</w:t>
      </w:r>
    </w:p>
    <w:p w14:paraId="156E2803" w14:textId="09DA2C0C" w:rsidR="00F23D15" w:rsidRDefault="00F23D15" w:rsidP="009B3EE6">
      <w:pPr>
        <w:spacing w:after="0" w:line="240" w:lineRule="auto"/>
        <w:jc w:val="right"/>
      </w:pPr>
    </w:p>
    <w:p w14:paraId="11D87458" w14:textId="700A3D57" w:rsidR="00F23D15" w:rsidRDefault="00F23D15" w:rsidP="009B3EE6">
      <w:pPr>
        <w:spacing w:after="0" w:line="240" w:lineRule="auto"/>
        <w:jc w:val="right"/>
      </w:pPr>
    </w:p>
    <w:p w14:paraId="427973F1" w14:textId="77777777" w:rsidR="00F23D15" w:rsidRDefault="00F23D15" w:rsidP="009B3EE6">
      <w:pPr>
        <w:spacing w:after="0" w:line="240" w:lineRule="auto"/>
        <w:jc w:val="right"/>
      </w:pPr>
    </w:p>
    <w:p w14:paraId="0E5085C0" w14:textId="368A9841" w:rsidR="009B3EE6" w:rsidRDefault="009B3EE6" w:rsidP="009B3EE6">
      <w:pPr>
        <w:spacing w:after="0" w:line="240" w:lineRule="auto"/>
        <w:jc w:val="right"/>
      </w:pPr>
      <w:r>
        <w:t xml:space="preserve"> ( Nama Mahasiswa )</w:t>
      </w:r>
      <w:r>
        <w:cr/>
      </w:r>
    </w:p>
    <w:p w14:paraId="2B094177" w14:textId="77777777" w:rsidR="009B3EE6" w:rsidRPr="009B3EE6" w:rsidRDefault="009B3EE6" w:rsidP="00A9605E">
      <w:pPr>
        <w:jc w:val="left"/>
      </w:pPr>
    </w:p>
    <w:p w14:paraId="43260317" w14:textId="63F322BB" w:rsidR="00A9605E" w:rsidRDefault="00A9605E" w:rsidP="00A40C64">
      <w:pPr>
        <w:jc w:val="center"/>
      </w:pPr>
    </w:p>
    <w:p w14:paraId="01884072" w14:textId="77777777" w:rsidR="00A9605E" w:rsidRPr="00A40C64" w:rsidDel="00A40C64" w:rsidRDefault="00A9605E" w:rsidP="00F16DFE">
      <w:pPr>
        <w:pStyle w:val="Heading1"/>
        <w:rPr>
          <w:del w:id="6" w:author="inacbg" w:date="2022-02-04T08:11:00Z"/>
        </w:rPr>
      </w:pPr>
    </w:p>
    <w:p w14:paraId="0CF6E1BB" w14:textId="3D811A1C" w:rsidR="00B42D72" w:rsidRPr="00A40C64" w:rsidDel="00A40C64" w:rsidRDefault="00B42D72" w:rsidP="00764F79">
      <w:pPr>
        <w:jc w:val="center"/>
        <w:rPr>
          <w:del w:id="7" w:author="inacbg" w:date="2022-02-04T08:12:00Z"/>
          <w:b/>
          <w:bCs/>
          <w:rPrChange w:id="8" w:author="inacbg" w:date="2022-02-04T08:12:00Z">
            <w:rPr>
              <w:del w:id="9" w:author="inacbg" w:date="2022-02-04T08:12:00Z"/>
            </w:rPr>
          </w:rPrChange>
        </w:rPr>
      </w:pPr>
      <w:del w:id="10" w:author="Husni Mubarok" w:date="2022-01-27T13:49:00Z">
        <w:r w:rsidRPr="00A40C64" w:rsidDel="00846E41">
          <w:rPr>
            <w:b/>
            <w:bCs/>
            <w:noProof/>
            <w:lang w:eastAsia="en-US"/>
            <w:rPrChange w:id="11" w:author="inacbg" w:date="2022-02-04T08:12:00Z">
              <w:rPr>
                <w:noProof/>
                <w:lang w:eastAsia="en-US"/>
              </w:rPr>
            </w:rPrChange>
          </w:rPr>
          <w:drawing>
            <wp:inline distT="0" distB="0" distL="0" distR="0" wp14:anchorId="3CA89F71" wp14:editId="36E1820E">
              <wp:extent cx="896112" cy="900000"/>
              <wp:effectExtent l="0" t="0" r="0" b="0"/>
              <wp:docPr id="18" name="Picture 18" descr="G:\Gilang\Downloads\logo_ui_hitam.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Gilang\Downloads\logo_ui_hitam.wm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96112" cy="900000"/>
                      </a:xfrm>
                      <a:prstGeom prst="rect">
                        <a:avLst/>
                      </a:prstGeom>
                      <a:noFill/>
                      <a:ln>
                        <a:noFill/>
                      </a:ln>
                    </pic:spPr>
                  </pic:pic>
                </a:graphicData>
              </a:graphic>
            </wp:inline>
          </w:drawing>
        </w:r>
      </w:del>
    </w:p>
    <w:p w14:paraId="60EFB427" w14:textId="0EA50327" w:rsidR="00846E41" w:rsidRPr="00A40C64" w:rsidDel="00A40C64" w:rsidRDefault="00846E41">
      <w:pPr>
        <w:jc w:val="center"/>
        <w:rPr>
          <w:ins w:id="12" w:author="Husni Mubarok" w:date="2022-01-27T13:49:00Z"/>
          <w:del w:id="13" w:author="inacbg" w:date="2022-02-04T08:11:00Z"/>
          <w:b/>
          <w:bCs/>
          <w:lang w:val="id-ID"/>
          <w:rPrChange w:id="14" w:author="inacbg" w:date="2022-02-04T08:12:00Z">
            <w:rPr>
              <w:ins w:id="15" w:author="Husni Mubarok" w:date="2022-01-27T13:49:00Z"/>
              <w:del w:id="16" w:author="inacbg" w:date="2022-02-04T08:11:00Z"/>
              <w:lang w:val="id-ID"/>
            </w:rPr>
          </w:rPrChange>
        </w:rPr>
        <w:pPrChange w:id="17" w:author="inacbg" w:date="2022-02-04T08:12:00Z">
          <w:pPr>
            <w:spacing w:line="240" w:lineRule="auto"/>
            <w:jc w:val="center"/>
          </w:pPr>
        </w:pPrChange>
      </w:pPr>
      <w:ins w:id="18" w:author="Husni Mubarok" w:date="2022-01-27T13:49:00Z">
        <w:del w:id="19" w:author="inacbg" w:date="2022-02-04T08:11:00Z">
          <w:r w:rsidRPr="00764F79" w:rsidDel="00A40C64">
            <w:rPr>
              <w:b/>
              <w:bCs/>
              <w:lang w:val="id-ID"/>
            </w:rPr>
            <w:delText>Institute Teknologi dan Bisnis Swadharma</w:delText>
          </w:r>
        </w:del>
      </w:ins>
    </w:p>
    <w:p w14:paraId="66DF2A3C" w14:textId="6B7697B4" w:rsidR="00846E41" w:rsidRPr="00A40C64" w:rsidDel="00A40C64" w:rsidRDefault="00846E41">
      <w:pPr>
        <w:jc w:val="center"/>
        <w:rPr>
          <w:ins w:id="20" w:author="Husni Mubarok" w:date="2022-01-27T13:49:00Z"/>
          <w:del w:id="21" w:author="inacbg" w:date="2022-02-04T08:11:00Z"/>
          <w:b/>
          <w:bCs/>
          <w:rPrChange w:id="22" w:author="inacbg" w:date="2022-02-04T08:12:00Z">
            <w:rPr>
              <w:ins w:id="23" w:author="Husni Mubarok" w:date="2022-01-27T13:49:00Z"/>
              <w:del w:id="24" w:author="inacbg" w:date="2022-02-04T08:11:00Z"/>
            </w:rPr>
          </w:rPrChange>
        </w:rPr>
        <w:pPrChange w:id="25" w:author="inacbg" w:date="2022-02-04T08:12:00Z">
          <w:pPr>
            <w:spacing w:line="240" w:lineRule="auto"/>
            <w:jc w:val="center"/>
          </w:pPr>
        </w:pPrChange>
      </w:pPr>
    </w:p>
    <w:p w14:paraId="1A64397C" w14:textId="5C928D75" w:rsidR="00846E41" w:rsidRPr="00764F79" w:rsidDel="00A40C64" w:rsidRDefault="00846E41">
      <w:pPr>
        <w:jc w:val="center"/>
        <w:rPr>
          <w:ins w:id="26" w:author="Husni Mubarok" w:date="2022-01-27T13:49:00Z"/>
          <w:del w:id="27" w:author="inacbg" w:date="2022-02-04T08:11:00Z"/>
          <w:b/>
          <w:bCs/>
          <w:sz w:val="28"/>
          <w:lang w:val="id-ID"/>
        </w:rPr>
        <w:pPrChange w:id="28" w:author="inacbg" w:date="2022-02-04T08:12:00Z">
          <w:pPr>
            <w:spacing w:line="240" w:lineRule="auto"/>
            <w:jc w:val="center"/>
          </w:pPr>
        </w:pPrChange>
      </w:pPr>
      <w:ins w:id="29" w:author="Husni Mubarok" w:date="2022-01-27T13:49:00Z">
        <w:del w:id="30" w:author="inacbg" w:date="2022-02-04T08:11:00Z">
          <w:r w:rsidRPr="00764F79" w:rsidDel="00A40C64">
            <w:rPr>
              <w:b/>
              <w:bCs/>
              <w:sz w:val="28"/>
              <w:lang w:val="id-ID"/>
            </w:rPr>
            <w:delText>Analisis Peran</w:delText>
          </w:r>
        </w:del>
        <w:del w:id="31" w:author="inacbg" w:date="2022-02-04T08:07:00Z">
          <w:r w:rsidRPr="00764F79" w:rsidDel="000B20F7">
            <w:rPr>
              <w:b/>
              <w:bCs/>
              <w:sz w:val="28"/>
              <w:lang w:val="id-ID"/>
            </w:rPr>
            <w:delText>g</w:delText>
          </w:r>
        </w:del>
        <w:del w:id="32" w:author="inacbg" w:date="2022-02-04T08:11:00Z">
          <w:r w:rsidRPr="00764F79" w:rsidDel="00A40C64">
            <w:rPr>
              <w:b/>
              <w:bCs/>
              <w:sz w:val="28"/>
              <w:lang w:val="id-ID"/>
            </w:rPr>
            <w:delText>cangan Sistem Pendaftaran Otomatis</w:delText>
          </w:r>
        </w:del>
      </w:ins>
    </w:p>
    <w:p w14:paraId="11FDFCED" w14:textId="207B4B29" w:rsidR="00846E41" w:rsidRPr="00764F79" w:rsidDel="00A40C64" w:rsidRDefault="00846E41">
      <w:pPr>
        <w:jc w:val="center"/>
        <w:rPr>
          <w:ins w:id="33" w:author="Husni Mubarok" w:date="2022-01-27T13:49:00Z"/>
          <w:del w:id="34" w:author="inacbg" w:date="2022-02-04T08:11:00Z"/>
          <w:b/>
          <w:bCs/>
          <w:i/>
          <w:sz w:val="28"/>
          <w:lang w:val="id-ID"/>
        </w:rPr>
        <w:pPrChange w:id="35" w:author="inacbg" w:date="2022-02-04T08:12:00Z">
          <w:pPr>
            <w:spacing w:line="240" w:lineRule="auto"/>
            <w:jc w:val="center"/>
          </w:pPr>
        </w:pPrChange>
      </w:pPr>
      <w:ins w:id="36" w:author="Husni Mubarok" w:date="2022-01-27T13:49:00Z">
        <w:del w:id="37" w:author="inacbg" w:date="2022-02-04T08:11:00Z">
          <w:r w:rsidRPr="00764F79" w:rsidDel="00A40C64">
            <w:rPr>
              <w:b/>
              <w:bCs/>
              <w:sz w:val="28"/>
              <w:lang w:val="id-ID"/>
            </w:rPr>
            <w:delText>Menggunakan Aplikasi Whatsapp</w:delText>
          </w:r>
        </w:del>
      </w:ins>
    </w:p>
    <w:p w14:paraId="57DCD063" w14:textId="34FF37BE" w:rsidR="00846E41" w:rsidRPr="00A40C64" w:rsidDel="00A40C64" w:rsidRDefault="00846E41">
      <w:pPr>
        <w:jc w:val="center"/>
        <w:rPr>
          <w:ins w:id="38" w:author="Husni Mubarok" w:date="2022-01-27T13:49:00Z"/>
          <w:del w:id="39" w:author="inacbg" w:date="2022-02-04T08:11:00Z"/>
          <w:b/>
          <w:bCs/>
          <w:rPrChange w:id="40" w:author="inacbg" w:date="2022-02-04T08:12:00Z">
            <w:rPr>
              <w:ins w:id="41" w:author="Husni Mubarok" w:date="2022-01-27T13:49:00Z"/>
              <w:del w:id="42" w:author="inacbg" w:date="2022-02-04T08:11:00Z"/>
            </w:rPr>
          </w:rPrChange>
        </w:rPr>
        <w:pPrChange w:id="43" w:author="inacbg" w:date="2022-02-04T08:12:00Z">
          <w:pPr>
            <w:spacing w:line="240" w:lineRule="auto"/>
            <w:jc w:val="center"/>
          </w:pPr>
        </w:pPrChange>
      </w:pPr>
    </w:p>
    <w:p w14:paraId="4D3339F5" w14:textId="4A713783" w:rsidR="00846E41" w:rsidRPr="00A40C64" w:rsidDel="00A40C64" w:rsidRDefault="003932C8">
      <w:pPr>
        <w:jc w:val="center"/>
        <w:rPr>
          <w:ins w:id="44" w:author="Husni Mubarok" w:date="2022-01-27T13:49:00Z"/>
          <w:del w:id="45" w:author="inacbg" w:date="2022-02-04T08:11:00Z"/>
          <w:b/>
          <w:bCs/>
          <w:rPrChange w:id="46" w:author="inacbg" w:date="2022-02-04T08:12:00Z">
            <w:rPr>
              <w:ins w:id="47" w:author="Husni Mubarok" w:date="2022-01-27T13:49:00Z"/>
              <w:del w:id="48" w:author="inacbg" w:date="2022-02-04T08:11:00Z"/>
            </w:rPr>
          </w:rPrChange>
        </w:rPr>
        <w:pPrChange w:id="49" w:author="inacbg" w:date="2022-02-04T08:12:00Z">
          <w:pPr>
            <w:spacing w:line="240" w:lineRule="auto"/>
            <w:jc w:val="center"/>
          </w:pPr>
        </w:pPrChange>
      </w:pPr>
      <w:ins w:id="50" w:author="Husni Mubarok" w:date="2022-01-27T13:49:00Z">
        <w:del w:id="51" w:author="inacbg" w:date="2022-02-04T08:11:00Z">
          <w:r w:rsidRPr="00BC4DC9">
            <w:rPr>
              <w:b/>
              <w:bCs/>
              <w:noProof/>
            </w:rPr>
            <mc:AlternateContent>
              <mc:Choice Requires="wps">
                <w:drawing>
                  <wp:anchor distT="0" distB="0" distL="114300" distR="114300" simplePos="0" relativeHeight="251664384" behindDoc="0" locked="0" layoutInCell="1" allowOverlap="1" wp14:anchorId="18961FC4" wp14:editId="478B6A13">
                    <wp:simplePos x="0" y="0"/>
                    <wp:positionH relativeFrom="margin">
                      <wp:align>center</wp:align>
                    </wp:positionH>
                    <wp:positionV relativeFrom="margin">
                      <wp:align>bottom</wp:align>
                    </wp:positionV>
                    <wp:extent cx="1828800" cy="1828800"/>
                    <wp:effectExtent l="0" t="0" r="0" b="0"/>
                    <wp:wrapSquare wrapText="bothSides"/>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8800" cy="1828800"/>
                            </a:xfrm>
                            <a:prstGeom prst="rect">
                              <a:avLst/>
                            </a:prstGeom>
                            <a:noFill/>
                            <a:ln w="6350">
                              <a:noFill/>
                            </a:ln>
                            <a:effectLst/>
                          </wps:spPr>
                          <wps:txbx>
                            <w:txbxContent>
                              <w:p w14:paraId="30A596BF" w14:textId="77777777" w:rsidR="00846E41" w:rsidRPr="00B8491F" w:rsidRDefault="00846E41" w:rsidP="00846E41">
                                <w:pPr>
                                  <w:spacing w:line="240" w:lineRule="auto"/>
                                  <w:jc w:val="center"/>
                                  <w:rPr>
                                    <w:b/>
                                    <w:sz w:val="28"/>
                                    <w:lang w:val="id-ID"/>
                                  </w:rPr>
                                </w:pPr>
                                <w:r>
                                  <w:rPr>
                                    <w:b/>
                                    <w:sz w:val="28"/>
                                    <w:lang w:val="id-ID"/>
                                  </w:rPr>
                                  <w:t>Tugas Akhir</w:t>
                                </w:r>
                              </w:p>
                              <w:p w14:paraId="5B94DAE7" w14:textId="77777777" w:rsidR="00846E41" w:rsidRDefault="00846E41" w:rsidP="00846E41">
                                <w:pPr>
                                  <w:spacing w:line="240" w:lineRule="auto"/>
                                  <w:jc w:val="center"/>
                                </w:pPr>
                              </w:p>
                              <w:p w14:paraId="789EAEA0" w14:textId="77777777" w:rsidR="00846E41" w:rsidRDefault="00846E41" w:rsidP="00846E41">
                                <w:pPr>
                                  <w:spacing w:line="240" w:lineRule="auto"/>
                                  <w:jc w:val="center"/>
                                </w:pPr>
                              </w:p>
                              <w:p w14:paraId="7A9E20BD" w14:textId="77777777" w:rsidR="00846E41" w:rsidRDefault="00846E41" w:rsidP="00846E41">
                                <w:pPr>
                                  <w:spacing w:line="240" w:lineRule="auto"/>
                                  <w:jc w:val="center"/>
                                </w:pPr>
                              </w:p>
                              <w:p w14:paraId="1F5AF32A" w14:textId="77777777" w:rsidR="00846E41" w:rsidRDefault="00846E41" w:rsidP="00846E41">
                                <w:pPr>
                                  <w:spacing w:line="240" w:lineRule="auto"/>
                                  <w:jc w:val="center"/>
                                </w:pPr>
                              </w:p>
                              <w:p w14:paraId="7F2F5983" w14:textId="77777777" w:rsidR="00846E41" w:rsidRDefault="00846E41" w:rsidP="00846E41">
                                <w:pPr>
                                  <w:spacing w:line="240" w:lineRule="auto"/>
                                  <w:jc w:val="center"/>
                                </w:pPr>
                              </w:p>
                              <w:p w14:paraId="5689ECD3" w14:textId="77777777" w:rsidR="00846E41" w:rsidRDefault="00846E41" w:rsidP="00846E41">
                                <w:pPr>
                                  <w:spacing w:line="240" w:lineRule="auto"/>
                                  <w:jc w:val="center"/>
                                </w:pPr>
                              </w:p>
                              <w:p w14:paraId="044F4CC6" w14:textId="77777777" w:rsidR="00846E41" w:rsidRDefault="00846E41" w:rsidP="00846E41">
                                <w:pPr>
                                  <w:spacing w:line="240" w:lineRule="auto"/>
                                  <w:jc w:val="center"/>
                                </w:pPr>
                              </w:p>
                              <w:p w14:paraId="7140ED8A" w14:textId="77777777" w:rsidR="00846E41" w:rsidRPr="00B8491F" w:rsidRDefault="00846E41" w:rsidP="00846E41">
                                <w:pPr>
                                  <w:spacing w:after="120" w:line="240" w:lineRule="auto"/>
                                  <w:jc w:val="center"/>
                                  <w:rPr>
                                    <w:lang w:val="id-ID"/>
                                  </w:rPr>
                                </w:pPr>
                                <w:r>
                                  <w:rPr>
                                    <w:b/>
                                    <w:lang w:val="id-ID"/>
                                  </w:rPr>
                                  <w:t>Husni Mubarok</w:t>
                                </w:r>
                              </w:p>
                              <w:p w14:paraId="62E5CE60" w14:textId="77777777" w:rsidR="00846E41" w:rsidRPr="00B8491F" w:rsidRDefault="00846E41" w:rsidP="00846E41">
                                <w:pPr>
                                  <w:spacing w:after="120" w:line="240" w:lineRule="auto"/>
                                  <w:jc w:val="center"/>
                                  <w:rPr>
                                    <w:lang w:val="id-ID"/>
                                  </w:rPr>
                                </w:pPr>
                                <w:r>
                                  <w:rPr>
                                    <w:b/>
                                    <w:lang w:val="id-ID"/>
                                  </w:rPr>
                                  <w:t>201222001</w:t>
                                </w:r>
                              </w:p>
                              <w:p w14:paraId="252B33D6" w14:textId="77777777" w:rsidR="00846E41" w:rsidRDefault="00846E41" w:rsidP="00846E41">
                                <w:pPr>
                                  <w:spacing w:line="240" w:lineRule="auto"/>
                                  <w:jc w:val="center"/>
                                </w:pPr>
                              </w:p>
                              <w:p w14:paraId="05704EFF" w14:textId="77777777" w:rsidR="00846E41" w:rsidRDefault="00846E41" w:rsidP="00846E41">
                                <w:pPr>
                                  <w:spacing w:line="240" w:lineRule="auto"/>
                                  <w:jc w:val="center"/>
                                </w:pPr>
                              </w:p>
                              <w:p w14:paraId="40932D3B" w14:textId="77777777" w:rsidR="00846E41" w:rsidRPr="00B8491F" w:rsidRDefault="00846E41" w:rsidP="00846E41">
                                <w:pPr>
                                  <w:spacing w:after="120" w:line="240" w:lineRule="auto"/>
                                  <w:jc w:val="center"/>
                                  <w:rPr>
                                    <w:lang w:val="id-ID"/>
                                  </w:rPr>
                                </w:pPr>
                                <w:r>
                                  <w:rPr>
                                    <w:b/>
                                  </w:rPr>
                                  <w:t xml:space="preserve">FAKULTAS </w:t>
                                </w:r>
                                <w:r>
                                  <w:rPr>
                                    <w:b/>
                                    <w:lang w:val="id-ID"/>
                                  </w:rPr>
                                  <w:t>TEKNOLOGI</w:t>
                                </w:r>
                              </w:p>
                              <w:p w14:paraId="693B0ACC" w14:textId="77777777" w:rsidR="00846E41" w:rsidRPr="00B8491F" w:rsidRDefault="00846E41" w:rsidP="00846E41">
                                <w:pPr>
                                  <w:spacing w:after="120" w:line="240" w:lineRule="auto"/>
                                  <w:jc w:val="center"/>
                                  <w:rPr>
                                    <w:lang w:val="id-ID"/>
                                  </w:rPr>
                                </w:pPr>
                                <w:r>
                                  <w:rPr>
                                    <w:b/>
                                  </w:rPr>
                                  <w:t xml:space="preserve">PROGRAM STUDI </w:t>
                                </w:r>
                                <w:r>
                                  <w:rPr>
                                    <w:b/>
                                    <w:lang w:val="id-ID"/>
                                  </w:rPr>
                                  <w:t>TEKNIK INFORMATIKA</w:t>
                                </w:r>
                              </w:p>
                              <w:p w14:paraId="191A1033" w14:textId="77777777" w:rsidR="00846E41" w:rsidRDefault="00846E41" w:rsidP="00846E41">
                                <w:pPr>
                                  <w:spacing w:after="120" w:line="240" w:lineRule="auto"/>
                                  <w:jc w:val="center"/>
                                </w:pPr>
                              </w:p>
                              <w:p w14:paraId="17EC3112" w14:textId="77777777" w:rsidR="00846E41" w:rsidRDefault="00846E41" w:rsidP="00846E41">
                                <w:pPr>
                                  <w:spacing w:after="120" w:line="240" w:lineRule="auto"/>
                                  <w:jc w:val="center"/>
                                </w:pPr>
                                <w:r>
                                  <w:rPr>
                                    <w:b/>
                                  </w:rPr>
                                  <w:t>JAKARTA</w:t>
                                </w:r>
                              </w:p>
                              <w:p w14:paraId="5B235063" w14:textId="77777777" w:rsidR="00846E41" w:rsidRPr="00B8491F" w:rsidRDefault="00846E41" w:rsidP="00846E41">
                                <w:pPr>
                                  <w:spacing w:after="0" w:line="240" w:lineRule="auto"/>
                                  <w:jc w:val="center"/>
                                  <w:rPr>
                                    <w:lang w:val="id-ID"/>
                                  </w:rPr>
                                </w:pPr>
                                <w:r>
                                  <w:rPr>
                                    <w:b/>
                                    <w:lang w:val="id-ID"/>
                                  </w:rPr>
                                  <w:t>JANUARI 2022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18961FC4" id="_x0000_t202" coordsize="21600,21600" o:spt="202" path="m,l,21600r21600,l21600,xe">
                    <v:stroke joinstyle="miter"/>
                    <v:path gradientshapeok="t" o:connecttype="rect"/>
                  </v:shapetype>
                  <v:shape id="Text Box 16" o:spid="_x0000_s1026" type="#_x0000_t202" style="position:absolute;left:0;text-align:left;margin-left:0;margin-top:0;width:2in;height:2in;z-index:251664384;visibility:visible;mso-wrap-style:non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" filled="f" stroked="f" strokeweight=".5pt">
                    <v:textbox style="mso-fit-shape-to-text:t">
                      <w:txbxContent>
                        <w:p w14:paraId="30A596BF" w14:textId="77777777" w:rsidR="00846E41" w:rsidRPr="00B8491F" w:rsidRDefault="00846E41" w:rsidP="00846E41">
                          <w:pPr>
                            <w:spacing w:line="240" w:lineRule="auto"/>
                            <w:jc w:val="center"/>
                            <w:rPr>
                              <w:b/>
                              <w:sz w:val="28"/>
                              <w:lang w:val="id-ID"/>
                            </w:rPr>
                          </w:pPr>
                          <w:r>
                            <w:rPr>
                              <w:b/>
                              <w:sz w:val="28"/>
                              <w:lang w:val="id-ID"/>
                            </w:rPr>
                            <w:t>Tugas Akhir</w:t>
                          </w:r>
                        </w:p>
                        <w:p w14:paraId="5B94DAE7" w14:textId="77777777" w:rsidR="00846E41" w:rsidRDefault="00846E41" w:rsidP="00846E41">
                          <w:pPr>
                            <w:spacing w:line="240" w:lineRule="auto"/>
                            <w:jc w:val="center"/>
                          </w:pPr>
                        </w:p>
                        <w:p w14:paraId="789EAEA0" w14:textId="77777777" w:rsidR="00846E41" w:rsidRDefault="00846E41" w:rsidP="00846E41">
                          <w:pPr>
                            <w:spacing w:line="240" w:lineRule="auto"/>
                            <w:jc w:val="center"/>
                          </w:pPr>
                        </w:p>
                        <w:p w14:paraId="7A9E20BD" w14:textId="77777777" w:rsidR="00846E41" w:rsidRDefault="00846E41" w:rsidP="00846E41">
                          <w:pPr>
                            <w:spacing w:line="240" w:lineRule="auto"/>
                            <w:jc w:val="center"/>
                          </w:pPr>
                        </w:p>
                        <w:p w14:paraId="1F5AF32A" w14:textId="77777777" w:rsidR="00846E41" w:rsidRDefault="00846E41" w:rsidP="00846E41">
                          <w:pPr>
                            <w:spacing w:line="240" w:lineRule="auto"/>
                            <w:jc w:val="center"/>
                          </w:pPr>
                        </w:p>
                        <w:p w14:paraId="7F2F5983" w14:textId="77777777" w:rsidR="00846E41" w:rsidRDefault="00846E41" w:rsidP="00846E41">
                          <w:pPr>
                            <w:spacing w:line="240" w:lineRule="auto"/>
                            <w:jc w:val="center"/>
                          </w:pPr>
                        </w:p>
                        <w:p w14:paraId="5689ECD3" w14:textId="77777777" w:rsidR="00846E41" w:rsidRDefault="00846E41" w:rsidP="00846E41">
                          <w:pPr>
                            <w:spacing w:line="240" w:lineRule="auto"/>
                            <w:jc w:val="center"/>
                          </w:pPr>
                        </w:p>
                        <w:p w14:paraId="044F4CC6" w14:textId="77777777" w:rsidR="00846E41" w:rsidRDefault="00846E41" w:rsidP="00846E41">
                          <w:pPr>
                            <w:spacing w:line="240" w:lineRule="auto"/>
                            <w:jc w:val="center"/>
                          </w:pPr>
                        </w:p>
                        <w:p w14:paraId="7140ED8A" w14:textId="77777777" w:rsidR="00846E41" w:rsidRPr="00B8491F" w:rsidRDefault="00846E41" w:rsidP="00846E41">
                          <w:pPr>
                            <w:spacing w:after="120" w:line="240" w:lineRule="auto"/>
                            <w:jc w:val="center"/>
                            <w:rPr>
                              <w:lang w:val="id-ID"/>
                            </w:rPr>
                          </w:pPr>
                          <w:r>
                            <w:rPr>
                              <w:b/>
                              <w:lang w:val="id-ID"/>
                            </w:rPr>
                            <w:t>Husni Mubarok</w:t>
                          </w:r>
                        </w:p>
                        <w:p w14:paraId="62E5CE60" w14:textId="77777777" w:rsidR="00846E41" w:rsidRPr="00B8491F" w:rsidRDefault="00846E41" w:rsidP="00846E41">
                          <w:pPr>
                            <w:spacing w:after="120" w:line="240" w:lineRule="auto"/>
                            <w:jc w:val="center"/>
                            <w:rPr>
                              <w:lang w:val="id-ID"/>
                            </w:rPr>
                          </w:pPr>
                          <w:r>
                            <w:rPr>
                              <w:b/>
                              <w:lang w:val="id-ID"/>
                            </w:rPr>
                            <w:t>201222001</w:t>
                          </w:r>
                        </w:p>
                        <w:p w14:paraId="252B33D6" w14:textId="77777777" w:rsidR="00846E41" w:rsidRDefault="00846E41" w:rsidP="00846E41">
                          <w:pPr>
                            <w:spacing w:line="240" w:lineRule="auto"/>
                            <w:jc w:val="center"/>
                          </w:pPr>
                        </w:p>
                        <w:p w14:paraId="05704EFF" w14:textId="77777777" w:rsidR="00846E41" w:rsidRDefault="00846E41" w:rsidP="00846E41">
                          <w:pPr>
                            <w:spacing w:line="240" w:lineRule="auto"/>
                            <w:jc w:val="center"/>
                          </w:pPr>
                        </w:p>
                        <w:p w14:paraId="40932D3B" w14:textId="77777777" w:rsidR="00846E41" w:rsidRPr="00B8491F" w:rsidRDefault="00846E41" w:rsidP="00846E41">
                          <w:pPr>
                            <w:spacing w:after="120" w:line="240" w:lineRule="auto"/>
                            <w:jc w:val="center"/>
                            <w:rPr>
                              <w:lang w:val="id-ID"/>
                            </w:rPr>
                          </w:pPr>
                          <w:r>
                            <w:rPr>
                              <w:b/>
                            </w:rPr>
                            <w:t xml:space="preserve">FAKULTAS </w:t>
                          </w:r>
                          <w:r>
                            <w:rPr>
                              <w:b/>
                              <w:lang w:val="id-ID"/>
                            </w:rPr>
                            <w:t>TEKNOLOGI</w:t>
                          </w:r>
                        </w:p>
                        <w:p w14:paraId="693B0ACC" w14:textId="77777777" w:rsidR="00846E41" w:rsidRPr="00B8491F" w:rsidRDefault="00846E41" w:rsidP="00846E41">
                          <w:pPr>
                            <w:spacing w:after="120" w:line="240" w:lineRule="auto"/>
                            <w:jc w:val="center"/>
                            <w:rPr>
                              <w:lang w:val="id-ID"/>
                            </w:rPr>
                          </w:pPr>
                          <w:r>
                            <w:rPr>
                              <w:b/>
                            </w:rPr>
                            <w:t xml:space="preserve">PROGRAM STUDI </w:t>
                          </w:r>
                          <w:r>
                            <w:rPr>
                              <w:b/>
                              <w:lang w:val="id-ID"/>
                            </w:rPr>
                            <w:t>TEKNIK INFORMATIKA</w:t>
                          </w:r>
                        </w:p>
                        <w:p w14:paraId="191A1033" w14:textId="77777777" w:rsidR="00846E41" w:rsidRDefault="00846E41" w:rsidP="00846E41">
                          <w:pPr>
                            <w:spacing w:after="120" w:line="240" w:lineRule="auto"/>
                            <w:jc w:val="center"/>
                          </w:pPr>
                        </w:p>
                        <w:p w14:paraId="17EC3112" w14:textId="77777777" w:rsidR="00846E41" w:rsidRDefault="00846E41" w:rsidP="00846E41">
                          <w:pPr>
                            <w:spacing w:after="120" w:line="240" w:lineRule="auto"/>
                            <w:jc w:val="center"/>
                          </w:pPr>
                          <w:r>
                            <w:rPr>
                              <w:b/>
                            </w:rPr>
                            <w:t>JAKARTA</w:t>
                          </w:r>
                        </w:p>
                        <w:p w14:paraId="5B235063" w14:textId="77777777" w:rsidR="00846E41" w:rsidRPr="00B8491F" w:rsidRDefault="00846E41" w:rsidP="00846E41">
                          <w:pPr>
                            <w:spacing w:after="0" w:line="240" w:lineRule="auto"/>
                            <w:jc w:val="center"/>
                            <w:rPr>
                              <w:lang w:val="id-ID"/>
                            </w:rPr>
                          </w:pPr>
                          <w:r>
                            <w:rPr>
                              <w:b/>
                              <w:lang w:val="id-ID"/>
                            </w:rPr>
                            <w:t>JANUARI 2022</w:t>
                          </w:r>
                        </w:p>
                      </w:txbxContent>
                    </v:textbox>
                    <w10:wrap type="square" anchorx="margin" anchory="margin"/>
                  </v:shape>
                </w:pict>
              </mc:Fallback>
            </mc:AlternateContent>
          </w:r>
        </w:del>
      </w:ins>
    </w:p>
    <w:p w14:paraId="763E785B" w14:textId="70D1439C" w:rsidR="00B42D72" w:rsidRPr="00A40C64" w:rsidDel="00A40C64" w:rsidRDefault="00B42D72">
      <w:pPr>
        <w:jc w:val="center"/>
        <w:rPr>
          <w:del w:id="52" w:author="inacbg" w:date="2022-02-04T08:11:00Z"/>
          <w:b/>
          <w:bCs/>
          <w:rPrChange w:id="53" w:author="inacbg" w:date="2022-02-04T08:12:00Z">
            <w:rPr>
              <w:del w:id="54" w:author="inacbg" w:date="2022-02-04T08:11:00Z"/>
            </w:rPr>
          </w:rPrChange>
        </w:rPr>
        <w:pPrChange w:id="55" w:author="inacbg" w:date="2022-02-04T08:12:00Z">
          <w:pPr>
            <w:spacing w:line="240" w:lineRule="auto"/>
            <w:jc w:val="center"/>
          </w:pPr>
        </w:pPrChange>
      </w:pPr>
      <w:del w:id="56" w:author="inacbg" w:date="2022-02-04T08:11:00Z">
        <w:r w:rsidRPr="00764F79" w:rsidDel="00A40C64">
          <w:rPr>
            <w:b/>
            <w:bCs/>
          </w:rPr>
          <w:delText>UNIVERSITAS INDONESIA</w:delText>
        </w:r>
      </w:del>
    </w:p>
    <w:p w14:paraId="559C2874" w14:textId="271BA31F" w:rsidR="00B42D72" w:rsidRPr="00A40C64" w:rsidDel="00A40C64" w:rsidRDefault="00B42D72">
      <w:pPr>
        <w:jc w:val="center"/>
        <w:rPr>
          <w:del w:id="57" w:author="inacbg" w:date="2022-02-04T08:11:00Z"/>
          <w:b/>
          <w:bCs/>
          <w:rPrChange w:id="58" w:author="inacbg" w:date="2022-02-04T08:12:00Z">
            <w:rPr>
              <w:del w:id="59" w:author="inacbg" w:date="2022-02-04T08:11:00Z"/>
            </w:rPr>
          </w:rPrChange>
        </w:rPr>
        <w:pPrChange w:id="60" w:author="inacbg" w:date="2022-02-04T08:12:00Z">
          <w:pPr>
            <w:spacing w:line="240" w:lineRule="auto"/>
            <w:jc w:val="center"/>
          </w:pPr>
        </w:pPrChange>
      </w:pPr>
    </w:p>
    <w:p w14:paraId="62C8CB78" w14:textId="19F8DE98" w:rsidR="00B42D72" w:rsidRPr="00A40C64" w:rsidDel="00A40C64" w:rsidRDefault="00B42D72">
      <w:pPr>
        <w:jc w:val="center"/>
        <w:rPr>
          <w:del w:id="61" w:author="inacbg" w:date="2022-02-04T08:11:00Z"/>
          <w:b/>
          <w:bCs/>
          <w:rPrChange w:id="62" w:author="inacbg" w:date="2022-02-04T08:12:00Z">
            <w:rPr>
              <w:del w:id="63" w:author="inacbg" w:date="2022-02-04T08:11:00Z"/>
            </w:rPr>
          </w:rPrChange>
        </w:rPr>
        <w:pPrChange w:id="64" w:author="inacbg" w:date="2022-02-04T08:12:00Z">
          <w:pPr>
            <w:spacing w:line="240" w:lineRule="auto"/>
            <w:jc w:val="center"/>
          </w:pPr>
        </w:pPrChange>
      </w:pPr>
      <w:del w:id="65" w:author="inacbg" w:date="2022-02-04T08:11:00Z">
        <w:r w:rsidRPr="00764F79" w:rsidDel="00A40C64">
          <w:rPr>
            <w:b/>
            <w:bCs/>
            <w:sz w:val="28"/>
          </w:rPr>
          <w:delText>SKRIPSI BELUM ADA JUDUL YANG DIJADIKAN SEBAGAI TEMPLATE SKRIPSI UNTUK DIGUNAKAN OLEH PARA JUNIOR YANG MEMBUTUHKAN</w:delText>
        </w:r>
      </w:del>
    </w:p>
    <w:p w14:paraId="4C32B8EC" w14:textId="7B8023C3" w:rsidR="00B42D72" w:rsidRPr="00A40C64" w:rsidDel="00A40C64" w:rsidRDefault="00B42D72">
      <w:pPr>
        <w:jc w:val="center"/>
        <w:rPr>
          <w:del w:id="66" w:author="inacbg" w:date="2022-02-04T08:11:00Z"/>
          <w:b/>
          <w:bCs/>
          <w:rPrChange w:id="67" w:author="inacbg" w:date="2022-02-04T08:12:00Z">
            <w:rPr>
              <w:del w:id="68" w:author="inacbg" w:date="2022-02-04T08:11:00Z"/>
            </w:rPr>
          </w:rPrChange>
        </w:rPr>
        <w:pPrChange w:id="69" w:author="inacbg" w:date="2022-02-04T08:12:00Z">
          <w:pPr>
            <w:spacing w:line="240" w:lineRule="auto"/>
            <w:jc w:val="center"/>
          </w:pPr>
        </w:pPrChange>
      </w:pPr>
    </w:p>
    <w:p w14:paraId="50ED1903" w14:textId="74722BB5" w:rsidR="00B42D72" w:rsidRPr="00A40C64" w:rsidDel="00A40C64" w:rsidRDefault="003932C8">
      <w:pPr>
        <w:jc w:val="center"/>
        <w:rPr>
          <w:del w:id="70" w:author="inacbg" w:date="2022-02-04T08:11:00Z"/>
          <w:b/>
          <w:bCs/>
          <w:rPrChange w:id="71" w:author="inacbg" w:date="2022-02-04T08:12:00Z">
            <w:rPr>
              <w:del w:id="72" w:author="inacbg" w:date="2022-02-04T08:11:00Z"/>
            </w:rPr>
          </w:rPrChange>
        </w:rPr>
        <w:pPrChange w:id="73" w:author="inacbg" w:date="2022-02-04T08:12:00Z">
          <w:pPr>
            <w:spacing w:line="240" w:lineRule="auto"/>
            <w:jc w:val="center"/>
          </w:pPr>
        </w:pPrChange>
      </w:pPr>
      <w:del w:id="74" w:author="inacbg" w:date="2022-02-04T08:11:00Z">
        <w:r w:rsidRPr="00BC4DC9">
          <w:rPr>
            <w:b/>
            <w:bCs/>
            <w:noProof/>
          </w:rPr>
          <mc:AlternateContent>
            <mc:Choice Requires="wps">
              <w:drawing>
                <wp:anchor distT="0" distB="0" distL="114300" distR="114300" simplePos="0" relativeHeight="251662336" behindDoc="0" locked="0" layoutInCell="1" allowOverlap="1" wp14:anchorId="68BA1DE4" wp14:editId="1BE32794">
                  <wp:simplePos x="0" y="0"/>
                  <wp:positionH relativeFrom="margin">
                    <wp:align>center</wp:align>
                  </wp:positionH>
                  <wp:positionV relativeFrom="margin">
                    <wp:align>bottom</wp:align>
                  </wp:positionV>
                  <wp:extent cx="1828800" cy="1828800"/>
                  <wp:effectExtent l="0" t="0" r="0" b="0"/>
                  <wp:wrapSquare wrapText="bothSides"/>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8800" cy="1828800"/>
                          </a:xfrm>
                          <a:prstGeom prst="rect">
                            <a:avLst/>
                          </a:prstGeom>
                          <a:noFill/>
                          <a:ln w="6350">
                            <a:noFill/>
                          </a:ln>
                          <a:effectLst/>
                        </wps:spPr>
                        <wps:txbx>
                          <w:txbxContent>
                            <w:p w14:paraId="3E3F503C" w14:textId="2EF35B7D" w:rsidR="00B42D72" w:rsidRPr="00512922" w:rsidRDefault="00B42D72" w:rsidP="00B42D72">
                              <w:pPr>
                                <w:spacing w:line="240" w:lineRule="auto"/>
                                <w:jc w:val="center"/>
                                <w:rPr>
                                  <w:b/>
                                  <w:sz w:val="28"/>
                                </w:rPr>
                              </w:pPr>
                              <w:del w:id="75" w:author="Husni Mubarok" w:date="2022-01-27T13:55:00Z">
                                <w:r w:rsidRPr="00512922" w:rsidDel="001B109A">
                                  <w:rPr>
                                    <w:b/>
                                    <w:sz w:val="28"/>
                                  </w:rPr>
                                  <w:delText>SKRIPSI</w:delText>
                                </w:r>
                              </w:del>
                              <w:ins w:id="76" w:author="Husni Mubarok" w:date="2022-01-27T13:55:00Z">
                                <w:r w:rsidR="001B109A">
                                  <w:rPr>
                                    <w:b/>
                                    <w:sz w:val="28"/>
                                  </w:rPr>
                                  <w:t>TUGAS AKHIR</w:t>
                                </w:r>
                              </w:ins>
                            </w:p>
                            <w:p w14:paraId="1DF5DD4C" w14:textId="77777777" w:rsidR="00B42D72" w:rsidRDefault="00B42D72" w:rsidP="00B42D72">
                              <w:pPr>
                                <w:spacing w:line="240" w:lineRule="auto"/>
                                <w:jc w:val="center"/>
                              </w:pPr>
                            </w:p>
                            <w:p w14:paraId="7C377BBB" w14:textId="77777777" w:rsidR="00B42D72" w:rsidRDefault="00B42D72" w:rsidP="00B42D72">
                              <w:pPr>
                                <w:spacing w:line="240" w:lineRule="auto"/>
                                <w:jc w:val="center"/>
                              </w:pPr>
                            </w:p>
                            <w:p w14:paraId="7792ADF1" w14:textId="77777777" w:rsidR="00B42D72" w:rsidRDefault="00B42D72" w:rsidP="00B42D72">
                              <w:pPr>
                                <w:spacing w:line="240" w:lineRule="auto"/>
                                <w:jc w:val="center"/>
                              </w:pPr>
                              <w:r>
                                <w:rPr>
                                  <w:b/>
                                </w:rPr>
                                <w:t xml:space="preserve">Diajukan sebagai salah satu syarat untuk memperoleh gelar </w:t>
                              </w:r>
                              <w:r>
                                <w:rPr>
                                  <w:b/>
                                </w:rPr>
                                <w:br/>
                                <w:t>Sarjana Ilmu Komputer</w:t>
                              </w:r>
                            </w:p>
                            <w:p w14:paraId="5127DDE0" w14:textId="77777777" w:rsidR="00B42D72" w:rsidRDefault="00B42D72" w:rsidP="00B42D72">
                              <w:pPr>
                                <w:spacing w:line="240" w:lineRule="auto"/>
                                <w:jc w:val="center"/>
                              </w:pPr>
                            </w:p>
                            <w:p w14:paraId="0177C6CD" w14:textId="77777777" w:rsidR="00B42D72" w:rsidRDefault="00B42D72" w:rsidP="00B42D72">
                              <w:pPr>
                                <w:spacing w:line="240" w:lineRule="auto"/>
                                <w:jc w:val="center"/>
                              </w:pPr>
                            </w:p>
                            <w:p w14:paraId="6B125394" w14:textId="77777777" w:rsidR="00B42D72" w:rsidRDefault="00B42D72" w:rsidP="00B42D72">
                              <w:pPr>
                                <w:spacing w:line="240" w:lineRule="auto"/>
                                <w:jc w:val="center"/>
                              </w:pPr>
                            </w:p>
                            <w:p w14:paraId="391D3BF2" w14:textId="77777777" w:rsidR="00B42D72" w:rsidRDefault="00B42D72" w:rsidP="00B42D72">
                              <w:pPr>
                                <w:spacing w:after="120" w:line="240" w:lineRule="auto"/>
                                <w:jc w:val="center"/>
                              </w:pPr>
                              <w:r>
                                <w:rPr>
                                  <w:b/>
                                </w:rPr>
                                <w:t>Gilang Mentari Hamidy</w:t>
                              </w:r>
                            </w:p>
                            <w:p w14:paraId="31917693" w14:textId="77777777" w:rsidR="00B42D72" w:rsidRDefault="00B42D72" w:rsidP="00B42D72">
                              <w:pPr>
                                <w:spacing w:after="120" w:line="240" w:lineRule="auto"/>
                                <w:jc w:val="center"/>
                              </w:pPr>
                              <w:r>
                                <w:rPr>
                                  <w:b/>
                                </w:rPr>
                                <w:t>0706271784</w:t>
                              </w:r>
                            </w:p>
                            <w:p w14:paraId="347EC011" w14:textId="77777777" w:rsidR="00B42D72" w:rsidRDefault="00B42D72" w:rsidP="00B42D72">
                              <w:pPr>
                                <w:spacing w:line="240" w:lineRule="auto"/>
                                <w:jc w:val="center"/>
                              </w:pPr>
                            </w:p>
                            <w:p w14:paraId="7D9B1DC5" w14:textId="77777777" w:rsidR="00B42D72" w:rsidRDefault="00B42D72" w:rsidP="00B42D72">
                              <w:pPr>
                                <w:spacing w:line="240" w:lineRule="auto"/>
                                <w:jc w:val="center"/>
                              </w:pPr>
                            </w:p>
                            <w:p w14:paraId="42D2075A" w14:textId="77777777" w:rsidR="00B42D72" w:rsidRDefault="00B42D72" w:rsidP="00B42D72">
                              <w:pPr>
                                <w:spacing w:after="120" w:line="240" w:lineRule="auto"/>
                                <w:jc w:val="center"/>
                              </w:pPr>
                              <w:r>
                                <w:rPr>
                                  <w:b/>
                                </w:rPr>
                                <w:t>FAKULTAS ILMU KOMPUTER</w:t>
                              </w:r>
                            </w:p>
                            <w:p w14:paraId="0E70DA0B" w14:textId="77777777" w:rsidR="00B42D72" w:rsidRDefault="00B42D72" w:rsidP="00B42D72">
                              <w:pPr>
                                <w:spacing w:after="120" w:line="240" w:lineRule="auto"/>
                                <w:jc w:val="center"/>
                              </w:pPr>
                              <w:r>
                                <w:rPr>
                                  <w:b/>
                                </w:rPr>
                                <w:t>PROGRAM STUDI ILMU KOMPUTER</w:t>
                              </w:r>
                            </w:p>
                            <w:p w14:paraId="1A69A360" w14:textId="77777777" w:rsidR="00B42D72" w:rsidRDefault="00B42D72" w:rsidP="00B42D72">
                              <w:pPr>
                                <w:spacing w:after="120" w:line="240" w:lineRule="auto"/>
                                <w:jc w:val="center"/>
                              </w:pPr>
                            </w:p>
                            <w:p w14:paraId="61AD695F" w14:textId="77777777" w:rsidR="00B42D72" w:rsidRDefault="00B42D72" w:rsidP="00B42D72">
                              <w:pPr>
                                <w:spacing w:after="120" w:line="240" w:lineRule="auto"/>
                                <w:jc w:val="center"/>
                              </w:pPr>
                              <w:r>
                                <w:rPr>
                                  <w:b/>
                                </w:rPr>
                                <w:t>JAKARTA</w:t>
                              </w:r>
                            </w:p>
                            <w:p w14:paraId="54B05700" w14:textId="77777777" w:rsidR="00B42D72" w:rsidRPr="00451D28" w:rsidRDefault="00B42D72" w:rsidP="000B20F7">
                              <w:pPr>
                                <w:spacing w:after="120" w:line="240" w:lineRule="auto"/>
                                <w:jc w:val="center"/>
                                <w:rPr>
                                  <w:b/>
                                </w:rPr>
                              </w:pPr>
                              <w:r>
                                <w:rPr>
                                  <w:b/>
                                </w:rPr>
                                <w:t>JUNI 2011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8BA1DE4" id="Text Box 15" o:spid="_x0000_s1027" type="#_x0000_t202" style="position:absolute;left:0;text-align:left;margin-left:0;margin-top:0;width:2in;height:2in;z-index:251662336;visibility:visible;mso-wrap-style:non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" filled="f" stroked="f" strokeweight=".5pt">
                  <v:textbox style="mso-fit-shape-to-text:t">
                    <w:txbxContent>
                      <w:p w14:paraId="3E3F503C" w14:textId="2EF35B7D" w:rsidR="00B42D72" w:rsidRPr="00512922" w:rsidRDefault="00B42D72" w:rsidP="00B42D72">
                        <w:pPr>
                          <w:spacing w:line="240" w:lineRule="auto"/>
                          <w:jc w:val="center"/>
                          <w:rPr>
                            <w:b/>
                            <w:sz w:val="28"/>
                          </w:rPr>
                        </w:pPr>
                        <w:del w:id="77" w:author="Husni Mubarok" w:date="2022-01-27T13:55:00Z">
                          <w:r w:rsidRPr="00512922" w:rsidDel="001B109A">
                            <w:rPr>
                              <w:b/>
                              <w:sz w:val="28"/>
                            </w:rPr>
                            <w:delText>SKRIPSI</w:delText>
                          </w:r>
                        </w:del>
                        <w:ins w:id="78" w:author="Husni Mubarok" w:date="2022-01-27T13:55:00Z">
                          <w:r w:rsidR="001B109A">
                            <w:rPr>
                              <w:b/>
                              <w:sz w:val="28"/>
                            </w:rPr>
                            <w:t>TUGAS AKHIR</w:t>
                          </w:r>
                        </w:ins>
                      </w:p>
                      <w:p w14:paraId="1DF5DD4C" w14:textId="77777777" w:rsidR="00B42D72" w:rsidRDefault="00B42D72" w:rsidP="00B42D72">
                        <w:pPr>
                          <w:spacing w:line="240" w:lineRule="auto"/>
                          <w:jc w:val="center"/>
                        </w:pPr>
                      </w:p>
                      <w:p w14:paraId="7C377BBB" w14:textId="77777777" w:rsidR="00B42D72" w:rsidRDefault="00B42D72" w:rsidP="00B42D72">
                        <w:pPr>
                          <w:spacing w:line="240" w:lineRule="auto"/>
                          <w:jc w:val="center"/>
                        </w:pPr>
                      </w:p>
                      <w:p w14:paraId="7792ADF1" w14:textId="77777777" w:rsidR="00B42D72" w:rsidRDefault="00B42D72" w:rsidP="00B42D72">
                        <w:pPr>
                          <w:spacing w:line="240" w:lineRule="auto"/>
                          <w:jc w:val="center"/>
                        </w:pPr>
                        <w:r>
                          <w:rPr>
                            <w:b/>
                          </w:rPr>
                          <w:t xml:space="preserve">Diajukan sebagai salah satu syarat untuk memperoleh gelar </w:t>
                        </w:r>
                        <w:r>
                          <w:rPr>
                            <w:b/>
                          </w:rPr>
                          <w:br/>
                          <w:t>Sarjana Ilmu Komputer</w:t>
                        </w:r>
                      </w:p>
                      <w:p w14:paraId="5127DDE0" w14:textId="77777777" w:rsidR="00B42D72" w:rsidRDefault="00B42D72" w:rsidP="00B42D72">
                        <w:pPr>
                          <w:spacing w:line="240" w:lineRule="auto"/>
                          <w:jc w:val="center"/>
                        </w:pPr>
                      </w:p>
                      <w:p w14:paraId="0177C6CD" w14:textId="77777777" w:rsidR="00B42D72" w:rsidRDefault="00B42D72" w:rsidP="00B42D72">
                        <w:pPr>
                          <w:spacing w:line="240" w:lineRule="auto"/>
                          <w:jc w:val="center"/>
                        </w:pPr>
                      </w:p>
                      <w:p w14:paraId="6B125394" w14:textId="77777777" w:rsidR="00B42D72" w:rsidRDefault="00B42D72" w:rsidP="00B42D72">
                        <w:pPr>
                          <w:spacing w:line="240" w:lineRule="auto"/>
                          <w:jc w:val="center"/>
                        </w:pPr>
                      </w:p>
                      <w:p w14:paraId="391D3BF2" w14:textId="77777777" w:rsidR="00B42D72" w:rsidRDefault="00B42D72" w:rsidP="00B42D72">
                        <w:pPr>
                          <w:spacing w:after="120" w:line="240" w:lineRule="auto"/>
                          <w:jc w:val="center"/>
                        </w:pPr>
                        <w:r>
                          <w:rPr>
                            <w:b/>
                          </w:rPr>
                          <w:t>Gilang Mentari Hamidy</w:t>
                        </w:r>
                      </w:p>
                      <w:p w14:paraId="31917693" w14:textId="77777777" w:rsidR="00B42D72" w:rsidRDefault="00B42D72" w:rsidP="00B42D72">
                        <w:pPr>
                          <w:spacing w:after="120" w:line="240" w:lineRule="auto"/>
                          <w:jc w:val="center"/>
                        </w:pPr>
                        <w:r>
                          <w:rPr>
                            <w:b/>
                          </w:rPr>
                          <w:t>0706271784</w:t>
                        </w:r>
                      </w:p>
                      <w:p w14:paraId="347EC011" w14:textId="77777777" w:rsidR="00B42D72" w:rsidRDefault="00B42D72" w:rsidP="00B42D72">
                        <w:pPr>
                          <w:spacing w:line="240" w:lineRule="auto"/>
                          <w:jc w:val="center"/>
                        </w:pPr>
                      </w:p>
                      <w:p w14:paraId="7D9B1DC5" w14:textId="77777777" w:rsidR="00B42D72" w:rsidRDefault="00B42D72" w:rsidP="00B42D72">
                        <w:pPr>
                          <w:spacing w:line="240" w:lineRule="auto"/>
                          <w:jc w:val="center"/>
                        </w:pPr>
                      </w:p>
                      <w:p w14:paraId="42D2075A" w14:textId="77777777" w:rsidR="00B42D72" w:rsidRDefault="00B42D72" w:rsidP="00B42D72">
                        <w:pPr>
                          <w:spacing w:after="120" w:line="240" w:lineRule="auto"/>
                          <w:jc w:val="center"/>
                        </w:pPr>
                        <w:r>
                          <w:rPr>
                            <w:b/>
                          </w:rPr>
                          <w:t>FAKULTAS ILMU KOMPUTER</w:t>
                        </w:r>
                      </w:p>
                      <w:p w14:paraId="0E70DA0B" w14:textId="77777777" w:rsidR="00B42D72" w:rsidRDefault="00B42D72" w:rsidP="00B42D72">
                        <w:pPr>
                          <w:spacing w:after="120" w:line="240" w:lineRule="auto"/>
                          <w:jc w:val="center"/>
                        </w:pPr>
                        <w:r>
                          <w:rPr>
                            <w:b/>
                          </w:rPr>
                          <w:t>PROGRAM STUDI ILMU KOMPUTER</w:t>
                        </w:r>
                      </w:p>
                      <w:p w14:paraId="1A69A360" w14:textId="77777777" w:rsidR="00B42D72" w:rsidRDefault="00B42D72" w:rsidP="00B42D72">
                        <w:pPr>
                          <w:spacing w:after="120" w:line="240" w:lineRule="auto"/>
                          <w:jc w:val="center"/>
                        </w:pPr>
                      </w:p>
                      <w:p w14:paraId="61AD695F" w14:textId="77777777" w:rsidR="00B42D72" w:rsidRDefault="00B42D72" w:rsidP="00B42D72">
                        <w:pPr>
                          <w:spacing w:after="120" w:line="240" w:lineRule="auto"/>
                          <w:jc w:val="center"/>
                        </w:pPr>
                        <w:r>
                          <w:rPr>
                            <w:b/>
                          </w:rPr>
                          <w:t>JAKARTA</w:t>
                        </w:r>
                      </w:p>
                      <w:p w14:paraId="54B05700" w14:textId="77777777" w:rsidR="00B42D72" w:rsidRPr="00451D28" w:rsidRDefault="00B42D72" w:rsidP="000B20F7">
                        <w:pPr>
                          <w:spacing w:after="120" w:line="240" w:lineRule="auto"/>
                          <w:jc w:val="center"/>
                          <w:rPr>
                            <w:b/>
                          </w:rPr>
                        </w:pPr>
                        <w:r>
                          <w:rPr>
                            <w:b/>
                          </w:rPr>
                          <w:t>JUNI 2011</w:t>
                        </w:r>
                      </w:p>
                    </w:txbxContent>
                  </v:textbox>
                  <w10:wrap type="square" anchorx="margin" anchory="margin"/>
                </v:shape>
              </w:pict>
            </mc:Fallback>
          </mc:AlternateContent>
        </w:r>
      </w:del>
    </w:p>
    <w:p w14:paraId="32E57BC8" w14:textId="70A43DF8" w:rsidR="008A07B7" w:rsidRPr="00BC4DC9" w:rsidDel="00A40C64" w:rsidRDefault="008A07B7">
      <w:pPr>
        <w:jc w:val="center"/>
        <w:rPr>
          <w:del w:id="79" w:author="inacbg" w:date="2022-02-04T08:11:00Z"/>
        </w:rPr>
        <w:pPrChange w:id="80" w:author="inacbg" w:date="2022-02-04T08:12:00Z">
          <w:pPr>
            <w:pStyle w:val="Heading1"/>
            <w:numPr>
              <w:numId w:val="0"/>
            </w:numPr>
          </w:pPr>
        </w:pPrChange>
      </w:pPr>
      <w:bookmarkStart w:id="81" w:name="_Toc292386330"/>
      <w:del w:id="82" w:author="inacbg" w:date="2022-02-04T08:11:00Z">
        <w:r w:rsidRPr="00A40C64" w:rsidDel="00A40C64">
          <w:rPr>
            <w:b/>
            <w:bCs/>
            <w:rPrChange w:id="83" w:author="inacbg" w:date="2022-02-04T08:12:00Z">
              <w:rPr>
                <w:b w:val="0"/>
                <w:bCs w:val="0"/>
                <w:caps w:val="0"/>
              </w:rPr>
            </w:rPrChange>
          </w:rPr>
          <w:delText>HALAMAN  PERNYATAAN ORISINALITAS</w:delText>
        </w:r>
        <w:bookmarkEnd w:id="81"/>
      </w:del>
    </w:p>
    <w:p w14:paraId="28CA6C84" w14:textId="67EA485B" w:rsidR="008A07B7" w:rsidRPr="00764F79" w:rsidDel="00A40C64" w:rsidRDefault="008A07B7" w:rsidP="00764F79">
      <w:pPr>
        <w:jc w:val="center"/>
        <w:rPr>
          <w:del w:id="84" w:author="inacbg" w:date="2022-02-04T08:11:00Z"/>
          <w:b/>
          <w:bCs/>
        </w:rPr>
      </w:pPr>
    </w:p>
    <w:p w14:paraId="78B1DB04" w14:textId="21E6AF3D" w:rsidR="008A07B7" w:rsidRPr="00764F79" w:rsidDel="00A40C64" w:rsidRDefault="008A07B7" w:rsidP="00764F79">
      <w:pPr>
        <w:jc w:val="center"/>
        <w:rPr>
          <w:del w:id="85" w:author="inacbg" w:date="2022-02-04T08:11:00Z"/>
          <w:b/>
          <w:bCs/>
        </w:rPr>
      </w:pPr>
    </w:p>
    <w:p w14:paraId="5A2C2B34" w14:textId="27013A06" w:rsidR="008A07B7" w:rsidRPr="00764F79" w:rsidDel="00A40C64" w:rsidRDefault="008A07B7" w:rsidP="00764F79">
      <w:pPr>
        <w:jc w:val="center"/>
        <w:rPr>
          <w:del w:id="86" w:author="inacbg" w:date="2022-02-04T08:11:00Z"/>
          <w:b/>
          <w:bCs/>
        </w:rPr>
      </w:pPr>
      <w:del w:id="87" w:author="inacbg" w:date="2022-02-04T08:11:00Z">
        <w:r w:rsidRPr="00764F79" w:rsidDel="00A40C64">
          <w:rPr>
            <w:b/>
            <w:bCs/>
          </w:rPr>
          <w:delText xml:space="preserve">Skripsi </w:delText>
        </w:r>
      </w:del>
      <w:ins w:id="88" w:author="Husni Mubarok" w:date="2022-01-27T13:51:00Z">
        <w:del w:id="89" w:author="inacbg" w:date="2022-02-04T08:11:00Z">
          <w:r w:rsidR="001B109A" w:rsidRPr="00764F79" w:rsidDel="00A40C64">
            <w:rPr>
              <w:b/>
              <w:bCs/>
              <w:lang w:val="id-ID"/>
            </w:rPr>
            <w:delText>Tugas akhir</w:delText>
          </w:r>
          <w:r w:rsidR="001B109A" w:rsidRPr="00764F79" w:rsidDel="00A40C64">
            <w:rPr>
              <w:b/>
              <w:bCs/>
            </w:rPr>
            <w:delText xml:space="preserve"> </w:delText>
          </w:r>
        </w:del>
      </w:ins>
      <w:del w:id="90" w:author="inacbg" w:date="2022-02-04T08:11:00Z">
        <w:r w:rsidRPr="00764F79" w:rsidDel="00A40C64">
          <w:rPr>
            <w:b/>
            <w:bCs/>
          </w:rPr>
          <w:delText xml:space="preserve">ini adalah hasil karya saya sendiri, </w:delText>
        </w:r>
        <w:r w:rsidRPr="00764F79" w:rsidDel="00A40C64">
          <w:rPr>
            <w:b/>
            <w:bCs/>
          </w:rPr>
          <w:br/>
          <w:delText>dan semua sumber baik yang dikutip maupun dirujuk</w:delText>
        </w:r>
        <w:r w:rsidRPr="00764F79" w:rsidDel="00A40C64">
          <w:rPr>
            <w:b/>
            <w:bCs/>
          </w:rPr>
          <w:br/>
          <w:delText>telah saya nyatakan dengan benar.</w:delText>
        </w:r>
      </w:del>
    </w:p>
    <w:p w14:paraId="6B824261" w14:textId="751BB073" w:rsidR="008A07B7" w:rsidRPr="00764F79" w:rsidDel="00A40C64" w:rsidRDefault="008A07B7" w:rsidP="00764F79">
      <w:pPr>
        <w:jc w:val="center"/>
        <w:rPr>
          <w:del w:id="91" w:author="inacbg" w:date="2022-02-04T08:11:00Z"/>
          <w:b/>
          <w:bCs/>
        </w:rPr>
      </w:pPr>
    </w:p>
    <w:p w14:paraId="7F3970EE" w14:textId="7D49B291" w:rsidR="008A07B7" w:rsidRPr="00A40C64" w:rsidDel="00A40C64" w:rsidRDefault="008A07B7">
      <w:pPr>
        <w:jc w:val="center"/>
        <w:rPr>
          <w:del w:id="92" w:author="inacbg" w:date="2022-02-04T08:11:00Z"/>
          <w:b/>
          <w:bCs/>
          <w:lang w:val="id-ID"/>
          <w:rPrChange w:id="93" w:author="inacbg" w:date="2022-02-04T08:12:00Z">
            <w:rPr>
              <w:del w:id="94" w:author="inacbg" w:date="2022-02-04T08:11:00Z"/>
              <w:b/>
            </w:rPr>
          </w:rPrChange>
        </w:rPr>
        <w:pPrChange w:id="95" w:author="inacbg" w:date="2022-02-04T08:12:00Z">
          <w:pPr>
            <w:tabs>
              <w:tab w:val="left" w:pos="3240"/>
            </w:tabs>
            <w:spacing w:after="0"/>
            <w:ind w:left="1440"/>
            <w:jc w:val="left"/>
          </w:pPr>
        </w:pPrChange>
      </w:pPr>
      <w:del w:id="96" w:author="inacbg" w:date="2022-02-04T08:11:00Z">
        <w:r w:rsidRPr="00764F79" w:rsidDel="00A40C64">
          <w:rPr>
            <w:b/>
            <w:bCs/>
          </w:rPr>
          <w:delText>Nama</w:delText>
        </w:r>
        <w:r w:rsidRPr="00764F79" w:rsidDel="00A40C64">
          <w:rPr>
            <w:b/>
            <w:bCs/>
          </w:rPr>
          <w:tab/>
          <w:delText xml:space="preserve">: </w:delText>
        </w:r>
        <w:r w:rsidR="00A8652E" w:rsidRPr="00764F79" w:rsidDel="00A40C64">
          <w:rPr>
            <w:b/>
            <w:bCs/>
          </w:rPr>
          <w:delText>[NAMA]</w:delText>
        </w:r>
      </w:del>
      <w:ins w:id="97" w:author="Husni Mubarok" w:date="2022-01-27T13:49:00Z">
        <w:del w:id="98" w:author="inacbg" w:date="2022-02-04T08:11:00Z">
          <w:r w:rsidR="00846E41" w:rsidRPr="00764F79" w:rsidDel="00A40C64">
            <w:rPr>
              <w:b/>
              <w:bCs/>
              <w:lang w:val="id-ID"/>
            </w:rPr>
            <w:delText>Husni Mubarok</w:delText>
          </w:r>
        </w:del>
      </w:ins>
    </w:p>
    <w:p w14:paraId="59AE57AA" w14:textId="67C485A0" w:rsidR="008A07B7" w:rsidRPr="00A40C64" w:rsidDel="00A40C64" w:rsidRDefault="008A07B7">
      <w:pPr>
        <w:jc w:val="center"/>
        <w:rPr>
          <w:del w:id="99" w:author="inacbg" w:date="2022-02-04T08:11:00Z"/>
          <w:b/>
          <w:bCs/>
          <w:lang w:val="id-ID"/>
          <w:rPrChange w:id="100" w:author="inacbg" w:date="2022-02-04T08:12:00Z">
            <w:rPr>
              <w:del w:id="101" w:author="inacbg" w:date="2022-02-04T08:11:00Z"/>
              <w:b/>
            </w:rPr>
          </w:rPrChange>
        </w:rPr>
        <w:pPrChange w:id="102" w:author="inacbg" w:date="2022-02-04T08:12:00Z">
          <w:pPr>
            <w:tabs>
              <w:tab w:val="left" w:pos="3240"/>
            </w:tabs>
            <w:spacing w:after="0"/>
            <w:ind w:left="1440"/>
            <w:jc w:val="left"/>
          </w:pPr>
        </w:pPrChange>
      </w:pPr>
      <w:del w:id="103" w:author="inacbg" w:date="2022-02-04T08:11:00Z">
        <w:r w:rsidRPr="00764F79" w:rsidDel="00A40C64">
          <w:rPr>
            <w:b/>
            <w:bCs/>
          </w:rPr>
          <w:delText>NPM</w:delText>
        </w:r>
        <w:r w:rsidRPr="00764F79" w:rsidDel="00A40C64">
          <w:rPr>
            <w:b/>
            <w:bCs/>
          </w:rPr>
          <w:tab/>
          <w:delText xml:space="preserve">: </w:delText>
        </w:r>
        <w:r w:rsidR="00A8652E" w:rsidRPr="00764F79" w:rsidDel="00A40C64">
          <w:rPr>
            <w:b/>
            <w:bCs/>
          </w:rPr>
          <w:delText>[NPM]</w:delText>
        </w:r>
      </w:del>
      <w:ins w:id="104" w:author="Husni Mubarok" w:date="2022-01-27T13:49:00Z">
        <w:del w:id="105" w:author="inacbg" w:date="2022-02-04T08:11:00Z">
          <w:r w:rsidR="00846E41" w:rsidRPr="00764F79" w:rsidDel="00A40C64">
            <w:rPr>
              <w:b/>
              <w:bCs/>
              <w:lang w:val="id-ID"/>
            </w:rPr>
            <w:delText>201222001</w:delText>
          </w:r>
        </w:del>
      </w:ins>
    </w:p>
    <w:p w14:paraId="106602AE" w14:textId="794730F3" w:rsidR="008A07B7" w:rsidRPr="00764F79" w:rsidDel="00A40C64" w:rsidRDefault="008A07B7">
      <w:pPr>
        <w:jc w:val="center"/>
        <w:rPr>
          <w:del w:id="106" w:author="inacbg" w:date="2022-02-04T08:11:00Z"/>
          <w:b/>
          <w:bCs/>
        </w:rPr>
        <w:pPrChange w:id="107" w:author="inacbg" w:date="2022-02-04T08:12:00Z">
          <w:pPr>
            <w:tabs>
              <w:tab w:val="left" w:pos="3240"/>
            </w:tabs>
            <w:spacing w:after="0"/>
            <w:ind w:left="1440"/>
            <w:jc w:val="left"/>
          </w:pPr>
        </w:pPrChange>
      </w:pPr>
    </w:p>
    <w:p w14:paraId="34819298" w14:textId="68461C76" w:rsidR="008A07B7" w:rsidRPr="00764F79" w:rsidDel="00A40C64" w:rsidRDefault="008A07B7">
      <w:pPr>
        <w:jc w:val="center"/>
        <w:rPr>
          <w:del w:id="108" w:author="inacbg" w:date="2022-02-04T08:11:00Z"/>
          <w:b/>
          <w:bCs/>
        </w:rPr>
        <w:pPrChange w:id="109" w:author="inacbg" w:date="2022-02-04T08:12:00Z">
          <w:pPr>
            <w:tabs>
              <w:tab w:val="left" w:pos="3240"/>
            </w:tabs>
            <w:spacing w:after="0"/>
            <w:ind w:left="1440"/>
            <w:jc w:val="left"/>
          </w:pPr>
        </w:pPrChange>
      </w:pPr>
      <w:del w:id="110" w:author="inacbg" w:date="2022-02-04T08:11:00Z">
        <w:r w:rsidRPr="00764F79" w:rsidDel="00A40C64">
          <w:rPr>
            <w:b/>
            <w:bCs/>
          </w:rPr>
          <w:delText>Tanda Tangan</w:delText>
        </w:r>
        <w:r w:rsidRPr="00764F79" w:rsidDel="00A40C64">
          <w:rPr>
            <w:b/>
            <w:bCs/>
          </w:rPr>
          <w:tab/>
          <w:delText>: _____________________________</w:delText>
        </w:r>
      </w:del>
    </w:p>
    <w:p w14:paraId="69E1B2B3" w14:textId="4647082E" w:rsidR="00ED2DE0" w:rsidRPr="00A40C64" w:rsidDel="00A40C64" w:rsidRDefault="008A07B7">
      <w:pPr>
        <w:jc w:val="center"/>
        <w:rPr>
          <w:del w:id="111" w:author="inacbg" w:date="2022-02-04T08:11:00Z"/>
          <w:b/>
          <w:bCs/>
          <w:lang w:val="id-ID"/>
          <w:rPrChange w:id="112" w:author="inacbg" w:date="2022-02-04T08:12:00Z">
            <w:rPr>
              <w:del w:id="113" w:author="inacbg" w:date="2022-02-04T08:11:00Z"/>
              <w:b/>
            </w:rPr>
          </w:rPrChange>
        </w:rPr>
        <w:pPrChange w:id="114" w:author="inacbg" w:date="2022-02-04T08:12:00Z">
          <w:pPr>
            <w:tabs>
              <w:tab w:val="left" w:pos="3240"/>
            </w:tabs>
            <w:spacing w:after="0"/>
            <w:ind w:left="1440"/>
            <w:jc w:val="left"/>
          </w:pPr>
        </w:pPrChange>
      </w:pPr>
      <w:del w:id="115" w:author="inacbg" w:date="2022-02-04T08:11:00Z">
        <w:r w:rsidRPr="00764F79" w:rsidDel="00A40C64">
          <w:rPr>
            <w:b/>
            <w:bCs/>
          </w:rPr>
          <w:delText>Tanggal</w:delText>
        </w:r>
        <w:r w:rsidRPr="00764F79" w:rsidDel="00A40C64">
          <w:rPr>
            <w:b/>
            <w:bCs/>
          </w:rPr>
          <w:tab/>
          <w:delText xml:space="preserve">: </w:delText>
        </w:r>
      </w:del>
      <w:ins w:id="116" w:author="Husni Mubarok" w:date="2022-01-27T13:49:00Z">
        <w:del w:id="117" w:author="inacbg" w:date="2022-02-04T08:11:00Z">
          <w:r w:rsidR="00846E41" w:rsidRPr="00764F79" w:rsidDel="00A40C64">
            <w:rPr>
              <w:b/>
              <w:bCs/>
              <w:lang w:val="id-ID"/>
            </w:rPr>
            <w:delText xml:space="preserve">Januari </w:delText>
          </w:r>
        </w:del>
      </w:ins>
      <w:del w:id="118" w:author="inacbg" w:date="2022-02-04T08:11:00Z">
        <w:r w:rsidRPr="00764F79" w:rsidDel="00A40C64">
          <w:rPr>
            <w:b/>
            <w:bCs/>
          </w:rPr>
          <w:delText>18 Juni 2011</w:delText>
        </w:r>
      </w:del>
      <w:ins w:id="119" w:author="Husni Mubarok" w:date="2022-01-27T13:49:00Z">
        <w:del w:id="120" w:author="inacbg" w:date="2022-02-04T08:11:00Z">
          <w:r w:rsidR="00846E41" w:rsidRPr="00764F79" w:rsidDel="00A40C64">
            <w:rPr>
              <w:b/>
              <w:bCs/>
              <w:lang w:val="id-ID"/>
            </w:rPr>
            <w:delText>2022</w:delText>
          </w:r>
        </w:del>
      </w:ins>
    </w:p>
    <w:p w14:paraId="129162EF" w14:textId="2E119731" w:rsidR="00F76CF0" w:rsidRPr="00764F79" w:rsidDel="00A40C64" w:rsidRDefault="00F76CF0">
      <w:pPr>
        <w:jc w:val="center"/>
        <w:rPr>
          <w:del w:id="121" w:author="inacbg" w:date="2022-02-04T08:11:00Z"/>
          <w:b/>
          <w:bCs/>
        </w:rPr>
        <w:pPrChange w:id="122" w:author="inacbg" w:date="2022-02-04T08:12:00Z">
          <w:pPr>
            <w:tabs>
              <w:tab w:val="left" w:pos="3240"/>
            </w:tabs>
            <w:spacing w:after="0"/>
            <w:ind w:left="1440"/>
            <w:jc w:val="left"/>
          </w:pPr>
        </w:pPrChange>
      </w:pPr>
    </w:p>
    <w:p w14:paraId="6E8D1F7F" w14:textId="53BAE0BD" w:rsidR="008A07B7" w:rsidRPr="00BC4DC9" w:rsidDel="00A40C64" w:rsidRDefault="00F76CF0">
      <w:pPr>
        <w:jc w:val="center"/>
        <w:rPr>
          <w:del w:id="123" w:author="inacbg" w:date="2022-02-04T08:11:00Z"/>
        </w:rPr>
        <w:pPrChange w:id="124" w:author="inacbg" w:date="2022-02-04T08:12:00Z">
          <w:pPr>
            <w:pStyle w:val="Heading1"/>
            <w:numPr>
              <w:numId w:val="0"/>
            </w:numPr>
          </w:pPr>
        </w:pPrChange>
      </w:pPr>
      <w:bookmarkStart w:id="125" w:name="_Toc292386331"/>
      <w:del w:id="126" w:author="inacbg" w:date="2022-02-04T08:11:00Z">
        <w:r w:rsidRPr="00A40C64" w:rsidDel="00A40C64">
          <w:rPr>
            <w:b/>
            <w:bCs/>
            <w:rPrChange w:id="127" w:author="inacbg" w:date="2022-02-04T08:12:00Z">
              <w:rPr>
                <w:b w:val="0"/>
                <w:bCs w:val="0"/>
                <w:caps w:val="0"/>
              </w:rPr>
            </w:rPrChange>
          </w:rPr>
          <w:delText>HALAMAN PENGESAHAN</w:delText>
        </w:r>
        <w:bookmarkEnd w:id="125"/>
      </w:del>
    </w:p>
    <w:p w14:paraId="36FE3F94" w14:textId="74341DB6" w:rsidR="00ED2DE0" w:rsidRPr="00A40C64" w:rsidDel="00A40C64" w:rsidRDefault="002236D7">
      <w:pPr>
        <w:jc w:val="center"/>
        <w:rPr>
          <w:del w:id="128" w:author="inacbg" w:date="2022-02-04T08:11:00Z"/>
          <w:b/>
          <w:bCs/>
          <w:rPrChange w:id="129" w:author="inacbg" w:date="2022-02-04T08:12:00Z">
            <w:rPr>
              <w:del w:id="130" w:author="inacbg" w:date="2022-02-04T08:11:00Z"/>
            </w:rPr>
          </w:rPrChange>
        </w:rPr>
        <w:pPrChange w:id="131" w:author="inacbg" w:date="2022-02-04T08:12:00Z">
          <w:pPr>
            <w:pStyle w:val="NormalIntro"/>
          </w:pPr>
        </w:pPrChange>
      </w:pPr>
      <w:del w:id="132" w:author="inacbg" w:date="2022-02-04T08:11:00Z">
        <w:r w:rsidRPr="00A40C64" w:rsidDel="00A40C64">
          <w:rPr>
            <w:b/>
            <w:bCs/>
            <w:rPrChange w:id="133" w:author="inacbg" w:date="2022-02-04T08:12:00Z">
              <w:rPr/>
            </w:rPrChange>
          </w:rPr>
          <w:delText>Skripsi</w:delText>
        </w:r>
      </w:del>
      <w:ins w:id="134" w:author="Husni Mubarok" w:date="2022-01-27T13:55:00Z">
        <w:del w:id="135" w:author="inacbg" w:date="2022-02-04T08:11:00Z">
          <w:r w:rsidR="001B109A" w:rsidRPr="00A40C64" w:rsidDel="00A40C64">
            <w:rPr>
              <w:b/>
              <w:bCs/>
              <w:rPrChange w:id="136" w:author="inacbg" w:date="2022-02-04T08:12:00Z">
                <w:rPr/>
              </w:rPrChange>
            </w:rPr>
            <w:delText>Tugas akhir</w:delText>
          </w:r>
        </w:del>
      </w:ins>
      <w:del w:id="137" w:author="inacbg" w:date="2022-02-04T08:11:00Z">
        <w:r w:rsidRPr="00A40C64" w:rsidDel="00A40C64">
          <w:rPr>
            <w:b/>
            <w:bCs/>
            <w:rPrChange w:id="138" w:author="inacbg" w:date="2022-02-04T08:12:00Z">
              <w:rPr/>
            </w:rPrChange>
          </w:rPr>
          <w:delText xml:space="preserve"> ini diajukan oleh:</w:delText>
        </w:r>
      </w:del>
    </w:p>
    <w:p w14:paraId="52D9CEBB" w14:textId="64B80162" w:rsidR="002236D7" w:rsidRPr="00A40C64" w:rsidDel="00A40C64" w:rsidRDefault="002236D7">
      <w:pPr>
        <w:jc w:val="center"/>
        <w:rPr>
          <w:del w:id="139" w:author="inacbg" w:date="2022-02-04T08:11:00Z"/>
          <w:b/>
          <w:bCs/>
          <w:rPrChange w:id="140" w:author="inacbg" w:date="2022-02-04T08:12:00Z">
            <w:rPr>
              <w:del w:id="141" w:author="inacbg" w:date="2022-02-04T08:11:00Z"/>
              <w:bCs/>
            </w:rPr>
          </w:rPrChange>
        </w:rPr>
        <w:pPrChange w:id="142" w:author="inacbg" w:date="2022-02-04T08:12:00Z">
          <w:pPr>
            <w:pStyle w:val="NormalIntro"/>
            <w:tabs>
              <w:tab w:val="left" w:pos="1800"/>
            </w:tabs>
          </w:pPr>
        </w:pPrChange>
      </w:pPr>
      <w:del w:id="143" w:author="inacbg" w:date="2022-02-04T08:11:00Z">
        <w:r w:rsidRPr="00A40C64" w:rsidDel="00A40C64">
          <w:rPr>
            <w:b/>
            <w:bCs/>
            <w:rPrChange w:id="144" w:author="inacbg" w:date="2022-02-04T08:12:00Z">
              <w:rPr/>
            </w:rPrChange>
          </w:rPr>
          <w:delText>Nama</w:delText>
        </w:r>
        <w:r w:rsidRPr="00A40C64" w:rsidDel="00A40C64">
          <w:rPr>
            <w:b/>
            <w:bCs/>
            <w:rPrChange w:id="145" w:author="inacbg" w:date="2022-02-04T08:12:00Z">
              <w:rPr/>
            </w:rPrChange>
          </w:rPr>
          <w:tab/>
        </w:r>
      </w:del>
      <w:ins w:id="146" w:author="Husni Mubarok" w:date="2022-01-27T13:59:00Z">
        <w:del w:id="147" w:author="inacbg" w:date="2022-02-04T08:11:00Z">
          <w:r w:rsidR="009F68C8" w:rsidRPr="00A40C64" w:rsidDel="00A40C64">
            <w:rPr>
              <w:b/>
              <w:bCs/>
              <w:rPrChange w:id="148" w:author="inacbg" w:date="2022-02-04T08:12:00Z">
                <w:rPr/>
              </w:rPrChange>
            </w:rPr>
            <w:tab/>
          </w:r>
        </w:del>
      </w:ins>
      <w:del w:id="149" w:author="inacbg" w:date="2022-02-04T08:11:00Z">
        <w:r w:rsidRPr="00A40C64" w:rsidDel="00A40C64">
          <w:rPr>
            <w:b/>
            <w:bCs/>
            <w:rPrChange w:id="150" w:author="inacbg" w:date="2022-02-04T08:12:00Z">
              <w:rPr/>
            </w:rPrChange>
          </w:rPr>
          <w:delText xml:space="preserve">: </w:delText>
        </w:r>
      </w:del>
      <w:ins w:id="151" w:author="Husni Mubarok" w:date="2022-01-27T13:53:00Z">
        <w:del w:id="152" w:author="inacbg" w:date="2022-02-04T08:11:00Z">
          <w:r w:rsidR="001B109A" w:rsidRPr="00A40C64" w:rsidDel="00A40C64">
            <w:rPr>
              <w:b/>
              <w:bCs/>
              <w:lang w:val="id-ID"/>
              <w:rPrChange w:id="153" w:author="inacbg" w:date="2022-02-04T08:12:00Z">
                <w:rPr>
                  <w:bCs/>
                  <w:lang w:val="id-ID"/>
                </w:rPr>
              </w:rPrChange>
            </w:rPr>
            <w:delText>Husni Mubarok</w:delText>
          </w:r>
          <w:r w:rsidR="001B109A" w:rsidRPr="00A40C64" w:rsidDel="00A40C64">
            <w:rPr>
              <w:b/>
              <w:bCs/>
              <w:lang w:val="id-ID"/>
              <w:rPrChange w:id="154" w:author="inacbg" w:date="2022-02-04T08:12:00Z">
                <w:rPr>
                  <w:bCs/>
                  <w:lang w:val="id-ID"/>
                </w:rPr>
              </w:rPrChange>
            </w:rPr>
            <w:tab/>
          </w:r>
          <w:r w:rsidR="001B109A" w:rsidRPr="00A40C64" w:rsidDel="00A40C64">
            <w:rPr>
              <w:b/>
              <w:bCs/>
              <w:rPrChange w:id="155" w:author="inacbg" w:date="2022-02-04T08:12:00Z">
                <w:rPr>
                  <w:bCs/>
                </w:rPr>
              </w:rPrChange>
            </w:rPr>
            <w:delText xml:space="preserve"> </w:delText>
          </w:r>
        </w:del>
      </w:ins>
      <w:del w:id="156" w:author="inacbg" w:date="2022-02-04T08:11:00Z">
        <w:r w:rsidR="00A8652E" w:rsidRPr="00A40C64" w:rsidDel="00A40C64">
          <w:rPr>
            <w:b/>
            <w:bCs/>
            <w:rPrChange w:id="157" w:author="inacbg" w:date="2022-02-04T08:12:00Z">
              <w:rPr>
                <w:bCs/>
              </w:rPr>
            </w:rPrChange>
          </w:rPr>
          <w:delText>[NAMA]</w:delText>
        </w:r>
      </w:del>
    </w:p>
    <w:p w14:paraId="548FAD51" w14:textId="0219E997" w:rsidR="001B109A" w:rsidRPr="00A40C64" w:rsidDel="00A40C64" w:rsidRDefault="001B109A">
      <w:pPr>
        <w:jc w:val="center"/>
        <w:rPr>
          <w:ins w:id="158" w:author="Husni Mubarok" w:date="2022-01-27T13:54:00Z"/>
          <w:del w:id="159" w:author="inacbg" w:date="2022-02-04T08:11:00Z"/>
          <w:b/>
          <w:bCs/>
          <w:rPrChange w:id="160" w:author="inacbg" w:date="2022-02-04T08:12:00Z">
            <w:rPr>
              <w:ins w:id="161" w:author="Husni Mubarok" w:date="2022-01-27T13:54:00Z"/>
              <w:del w:id="162" w:author="inacbg" w:date="2022-02-04T08:11:00Z"/>
              <w:bCs/>
            </w:rPr>
          </w:rPrChange>
        </w:rPr>
        <w:pPrChange w:id="163" w:author="inacbg" w:date="2022-02-04T08:12:00Z">
          <w:pPr>
            <w:pStyle w:val="NormalIntro"/>
            <w:tabs>
              <w:tab w:val="left" w:pos="1985"/>
            </w:tabs>
            <w:ind w:left="1701" w:hanging="1701"/>
          </w:pPr>
        </w:pPrChange>
      </w:pPr>
    </w:p>
    <w:p w14:paraId="08DCBE18" w14:textId="1924789A" w:rsidR="002236D7" w:rsidRPr="00A40C64" w:rsidDel="00A40C64" w:rsidRDefault="002236D7">
      <w:pPr>
        <w:jc w:val="center"/>
        <w:rPr>
          <w:del w:id="164" w:author="inacbg" w:date="2022-02-04T08:11:00Z"/>
          <w:b/>
          <w:bCs/>
          <w:rPrChange w:id="165" w:author="inacbg" w:date="2022-02-04T08:12:00Z">
            <w:rPr>
              <w:del w:id="166" w:author="inacbg" w:date="2022-02-04T08:11:00Z"/>
            </w:rPr>
          </w:rPrChange>
        </w:rPr>
        <w:pPrChange w:id="167" w:author="inacbg" w:date="2022-02-04T08:12:00Z">
          <w:pPr>
            <w:pStyle w:val="NormalIntro"/>
            <w:tabs>
              <w:tab w:val="left" w:pos="1800"/>
            </w:tabs>
          </w:pPr>
        </w:pPrChange>
      </w:pPr>
      <w:del w:id="168" w:author="inacbg" w:date="2022-02-04T08:11:00Z">
        <w:r w:rsidRPr="00A40C64" w:rsidDel="00A40C64">
          <w:rPr>
            <w:b/>
            <w:bCs/>
            <w:rPrChange w:id="169" w:author="inacbg" w:date="2022-02-04T08:12:00Z">
              <w:rPr>
                <w:bCs/>
              </w:rPr>
            </w:rPrChange>
          </w:rPr>
          <w:delText>NPM</w:delText>
        </w:r>
        <w:r w:rsidRPr="00A40C64" w:rsidDel="00A40C64">
          <w:rPr>
            <w:b/>
            <w:bCs/>
            <w:rPrChange w:id="170" w:author="inacbg" w:date="2022-02-04T08:12:00Z">
              <w:rPr>
                <w:bCs/>
              </w:rPr>
            </w:rPrChange>
          </w:rPr>
          <w:tab/>
        </w:r>
      </w:del>
      <w:ins w:id="171" w:author="Husni Mubarok" w:date="2022-01-27T13:59:00Z">
        <w:del w:id="172" w:author="inacbg" w:date="2022-02-04T08:11:00Z">
          <w:r w:rsidR="009F68C8" w:rsidRPr="00A40C64" w:rsidDel="00A40C64">
            <w:rPr>
              <w:b/>
              <w:bCs/>
              <w:rPrChange w:id="173" w:author="inacbg" w:date="2022-02-04T08:12:00Z">
                <w:rPr>
                  <w:bCs/>
                </w:rPr>
              </w:rPrChange>
            </w:rPr>
            <w:tab/>
          </w:r>
        </w:del>
      </w:ins>
      <w:del w:id="174" w:author="inacbg" w:date="2022-02-04T08:11:00Z">
        <w:r w:rsidRPr="00A40C64" w:rsidDel="00A40C64">
          <w:rPr>
            <w:b/>
            <w:bCs/>
            <w:rPrChange w:id="175" w:author="inacbg" w:date="2022-02-04T08:12:00Z">
              <w:rPr>
                <w:bCs/>
              </w:rPr>
            </w:rPrChange>
          </w:rPr>
          <w:delText xml:space="preserve">: </w:delText>
        </w:r>
      </w:del>
      <w:ins w:id="176" w:author="Husni Mubarok" w:date="2022-01-27T13:53:00Z">
        <w:del w:id="177" w:author="inacbg" w:date="2022-02-04T08:11:00Z">
          <w:r w:rsidR="001B109A" w:rsidRPr="00A40C64" w:rsidDel="00A40C64">
            <w:rPr>
              <w:b/>
              <w:bCs/>
              <w:lang w:val="id-ID"/>
              <w:rPrChange w:id="178" w:author="inacbg" w:date="2022-02-04T08:12:00Z">
                <w:rPr>
                  <w:bCs/>
                  <w:lang w:val="id-ID"/>
                </w:rPr>
              </w:rPrChange>
            </w:rPr>
            <w:delText>201222001</w:delText>
          </w:r>
          <w:r w:rsidR="001B109A" w:rsidRPr="00A40C64" w:rsidDel="00A40C64">
            <w:rPr>
              <w:b/>
              <w:bCs/>
              <w:rPrChange w:id="179" w:author="inacbg" w:date="2022-02-04T08:12:00Z">
                <w:rPr/>
              </w:rPrChange>
            </w:rPr>
            <w:delText xml:space="preserve"> </w:delText>
          </w:r>
        </w:del>
      </w:ins>
      <w:del w:id="180" w:author="inacbg" w:date="2022-02-04T08:11:00Z">
        <w:r w:rsidR="00A8652E" w:rsidRPr="00A40C64" w:rsidDel="00A40C64">
          <w:rPr>
            <w:b/>
            <w:bCs/>
            <w:rPrChange w:id="181" w:author="inacbg" w:date="2022-02-04T08:12:00Z">
              <w:rPr/>
            </w:rPrChange>
          </w:rPr>
          <w:delText>[NPM]</w:delText>
        </w:r>
      </w:del>
    </w:p>
    <w:p w14:paraId="65E328EB" w14:textId="2733632B" w:rsidR="001B109A" w:rsidRPr="00A40C64" w:rsidDel="00A40C64" w:rsidRDefault="001B109A">
      <w:pPr>
        <w:jc w:val="center"/>
        <w:rPr>
          <w:ins w:id="182" w:author="Husni Mubarok" w:date="2022-01-27T13:54:00Z"/>
          <w:del w:id="183" w:author="inacbg" w:date="2022-02-04T08:11:00Z"/>
          <w:b/>
          <w:bCs/>
          <w:rPrChange w:id="184" w:author="inacbg" w:date="2022-02-04T08:12:00Z">
            <w:rPr>
              <w:ins w:id="185" w:author="Husni Mubarok" w:date="2022-01-27T13:54:00Z"/>
              <w:del w:id="186" w:author="inacbg" w:date="2022-02-04T08:11:00Z"/>
            </w:rPr>
          </w:rPrChange>
        </w:rPr>
        <w:pPrChange w:id="187" w:author="inacbg" w:date="2022-02-04T08:12:00Z">
          <w:pPr>
            <w:pStyle w:val="NormalIntro"/>
            <w:tabs>
              <w:tab w:val="left" w:pos="1985"/>
            </w:tabs>
            <w:ind w:left="1701" w:hanging="1701"/>
          </w:pPr>
        </w:pPrChange>
      </w:pPr>
    </w:p>
    <w:p w14:paraId="17755040" w14:textId="1D49F2CB" w:rsidR="002236D7" w:rsidRPr="00A40C64" w:rsidDel="00A40C64" w:rsidRDefault="002236D7">
      <w:pPr>
        <w:jc w:val="center"/>
        <w:rPr>
          <w:del w:id="188" w:author="inacbg" w:date="2022-02-04T08:11:00Z"/>
          <w:b/>
          <w:bCs/>
          <w:lang w:val="id-ID"/>
          <w:rPrChange w:id="189" w:author="inacbg" w:date="2022-02-04T08:12:00Z">
            <w:rPr>
              <w:del w:id="190" w:author="inacbg" w:date="2022-02-04T08:11:00Z"/>
            </w:rPr>
          </w:rPrChange>
        </w:rPr>
        <w:pPrChange w:id="191" w:author="inacbg" w:date="2022-02-04T08:12:00Z">
          <w:pPr>
            <w:pStyle w:val="NormalIntro"/>
            <w:tabs>
              <w:tab w:val="left" w:pos="1800"/>
            </w:tabs>
          </w:pPr>
        </w:pPrChange>
      </w:pPr>
      <w:del w:id="192" w:author="inacbg" w:date="2022-02-04T08:11:00Z">
        <w:r w:rsidRPr="00A40C64" w:rsidDel="00A40C64">
          <w:rPr>
            <w:b/>
            <w:bCs/>
            <w:rPrChange w:id="193" w:author="inacbg" w:date="2022-02-04T08:12:00Z">
              <w:rPr/>
            </w:rPrChange>
          </w:rPr>
          <w:delText>Program Studi</w:delText>
        </w:r>
        <w:r w:rsidRPr="00A40C64" w:rsidDel="00A40C64">
          <w:rPr>
            <w:b/>
            <w:bCs/>
            <w:rPrChange w:id="194" w:author="inacbg" w:date="2022-02-04T08:12:00Z">
              <w:rPr/>
            </w:rPrChange>
          </w:rPr>
          <w:tab/>
        </w:r>
      </w:del>
      <w:ins w:id="195" w:author="Husni Mubarok" w:date="2022-01-27T13:59:00Z">
        <w:del w:id="196" w:author="inacbg" w:date="2022-02-04T08:11:00Z">
          <w:r w:rsidR="009F68C8" w:rsidRPr="00A40C64" w:rsidDel="00A40C64">
            <w:rPr>
              <w:b/>
              <w:bCs/>
              <w:rPrChange w:id="197" w:author="inacbg" w:date="2022-02-04T08:12:00Z">
                <w:rPr/>
              </w:rPrChange>
            </w:rPr>
            <w:tab/>
          </w:r>
        </w:del>
      </w:ins>
      <w:del w:id="198" w:author="inacbg" w:date="2022-02-04T08:11:00Z">
        <w:r w:rsidRPr="00A40C64" w:rsidDel="00A40C64">
          <w:rPr>
            <w:b/>
            <w:bCs/>
            <w:rPrChange w:id="199" w:author="inacbg" w:date="2022-02-04T08:12:00Z">
              <w:rPr/>
            </w:rPrChange>
          </w:rPr>
          <w:delText>: Ilmu Komputer</w:delText>
        </w:r>
      </w:del>
      <w:ins w:id="200" w:author="Husni Mubarok" w:date="2022-01-27T13:53:00Z">
        <w:del w:id="201" w:author="inacbg" w:date="2022-02-04T08:11:00Z">
          <w:r w:rsidR="001B109A" w:rsidRPr="00A40C64" w:rsidDel="00A40C64">
            <w:rPr>
              <w:b/>
              <w:bCs/>
              <w:lang w:val="id-ID"/>
              <w:rPrChange w:id="202" w:author="inacbg" w:date="2022-02-04T08:12:00Z">
                <w:rPr>
                  <w:lang w:val="id-ID"/>
                </w:rPr>
              </w:rPrChange>
            </w:rPr>
            <w:delText>Teknik Informatika</w:delText>
          </w:r>
        </w:del>
      </w:ins>
    </w:p>
    <w:p w14:paraId="5D7BA79E" w14:textId="38F40C38" w:rsidR="001B109A" w:rsidRPr="00A40C64" w:rsidDel="00A40C64" w:rsidRDefault="001B109A">
      <w:pPr>
        <w:jc w:val="center"/>
        <w:rPr>
          <w:ins w:id="203" w:author="Husni Mubarok" w:date="2022-01-27T13:54:00Z"/>
          <w:del w:id="204" w:author="inacbg" w:date="2022-02-04T08:11:00Z"/>
          <w:b/>
          <w:bCs/>
          <w:rPrChange w:id="205" w:author="inacbg" w:date="2022-02-04T08:12:00Z">
            <w:rPr>
              <w:ins w:id="206" w:author="Husni Mubarok" w:date="2022-01-27T13:54:00Z"/>
              <w:del w:id="207" w:author="inacbg" w:date="2022-02-04T08:11:00Z"/>
            </w:rPr>
          </w:rPrChange>
        </w:rPr>
        <w:pPrChange w:id="208" w:author="inacbg" w:date="2022-02-04T08:12:00Z">
          <w:pPr>
            <w:pStyle w:val="NormalIntro"/>
            <w:tabs>
              <w:tab w:val="left" w:pos="1985"/>
            </w:tabs>
            <w:ind w:left="1701" w:hanging="1701"/>
          </w:pPr>
        </w:pPrChange>
      </w:pPr>
    </w:p>
    <w:p w14:paraId="07B52DD5" w14:textId="0F54688E" w:rsidR="001B109A" w:rsidRPr="00A40C64" w:rsidDel="00A40C64" w:rsidRDefault="002236D7">
      <w:pPr>
        <w:jc w:val="center"/>
        <w:rPr>
          <w:ins w:id="209" w:author="Husni Mubarok" w:date="2022-01-27T13:54:00Z"/>
          <w:del w:id="210" w:author="inacbg" w:date="2022-02-04T08:11:00Z"/>
          <w:b/>
          <w:bCs/>
          <w:sz w:val="28"/>
          <w:lang w:val="id-ID"/>
          <w:rPrChange w:id="211" w:author="inacbg" w:date="2022-02-04T08:12:00Z">
            <w:rPr>
              <w:ins w:id="212" w:author="Husni Mubarok" w:date="2022-01-27T13:54:00Z"/>
              <w:del w:id="213" w:author="inacbg" w:date="2022-02-04T08:11:00Z"/>
              <w:bCs/>
              <w:sz w:val="28"/>
              <w:lang w:val="id-ID"/>
            </w:rPr>
          </w:rPrChange>
        </w:rPr>
        <w:pPrChange w:id="214" w:author="inacbg" w:date="2022-02-04T08:12:00Z">
          <w:pPr>
            <w:pStyle w:val="NormalIntro"/>
            <w:tabs>
              <w:tab w:val="left" w:pos="1985"/>
            </w:tabs>
            <w:ind w:left="1701" w:hanging="1701"/>
          </w:pPr>
        </w:pPrChange>
      </w:pPr>
      <w:del w:id="215" w:author="inacbg" w:date="2022-02-04T08:11:00Z">
        <w:r w:rsidRPr="00A40C64" w:rsidDel="00A40C64">
          <w:rPr>
            <w:b/>
            <w:bCs/>
            <w:rPrChange w:id="216" w:author="inacbg" w:date="2022-02-04T08:12:00Z">
              <w:rPr/>
            </w:rPrChange>
          </w:rPr>
          <w:delText>Judul Skripsi</w:delText>
        </w:r>
      </w:del>
      <w:ins w:id="217" w:author="Husni Mubarok" w:date="2022-01-27T13:55:00Z">
        <w:del w:id="218" w:author="inacbg" w:date="2022-02-04T08:11:00Z">
          <w:r w:rsidR="001B109A" w:rsidRPr="00A40C64" w:rsidDel="00A40C64">
            <w:rPr>
              <w:b/>
              <w:bCs/>
              <w:rPrChange w:id="219" w:author="inacbg" w:date="2022-02-04T08:12:00Z">
                <w:rPr/>
              </w:rPrChange>
            </w:rPr>
            <w:delText>Tugas akhir</w:delText>
          </w:r>
        </w:del>
      </w:ins>
      <w:del w:id="220" w:author="inacbg" w:date="2022-02-04T08:11:00Z">
        <w:r w:rsidRPr="00A40C64" w:rsidDel="00A40C64">
          <w:rPr>
            <w:b/>
            <w:bCs/>
            <w:rPrChange w:id="221" w:author="inacbg" w:date="2022-02-04T08:12:00Z">
              <w:rPr/>
            </w:rPrChange>
          </w:rPr>
          <w:tab/>
          <w:delText xml:space="preserve">: </w:delText>
        </w:r>
      </w:del>
      <w:ins w:id="222" w:author="Husni Mubarok" w:date="2022-01-27T13:53:00Z">
        <w:del w:id="223" w:author="inacbg" w:date="2022-02-04T08:11:00Z">
          <w:r w:rsidR="001B109A" w:rsidRPr="00A40C64" w:rsidDel="00A40C64">
            <w:rPr>
              <w:b/>
              <w:bCs/>
              <w:sz w:val="28"/>
              <w:lang w:val="id-ID"/>
              <w:rPrChange w:id="224" w:author="inacbg" w:date="2022-02-04T08:12:00Z">
                <w:rPr>
                  <w:bCs/>
                  <w:sz w:val="28"/>
                  <w:lang w:val="id-ID"/>
                </w:rPr>
              </w:rPrChange>
            </w:rPr>
            <w:delText>Analisis Perangcangan Sistem Pendaftaran</w:delText>
          </w:r>
        </w:del>
      </w:ins>
    </w:p>
    <w:p w14:paraId="74D7948A" w14:textId="343BB713" w:rsidR="001B109A" w:rsidRPr="00A40C64" w:rsidDel="00A40C64" w:rsidRDefault="001B109A">
      <w:pPr>
        <w:jc w:val="center"/>
        <w:rPr>
          <w:ins w:id="225" w:author="Husni Mubarok" w:date="2022-01-27T13:53:00Z"/>
          <w:del w:id="226" w:author="inacbg" w:date="2022-02-04T08:11:00Z"/>
          <w:b/>
          <w:bCs/>
          <w:i/>
          <w:sz w:val="28"/>
          <w:lang w:val="id-ID"/>
          <w:rPrChange w:id="227" w:author="inacbg" w:date="2022-02-04T08:12:00Z">
            <w:rPr>
              <w:ins w:id="228" w:author="Husni Mubarok" w:date="2022-01-27T13:53:00Z"/>
              <w:del w:id="229" w:author="inacbg" w:date="2022-02-04T08:11:00Z"/>
              <w:bCs/>
              <w:i/>
              <w:sz w:val="28"/>
              <w:lang w:val="id-ID"/>
            </w:rPr>
          </w:rPrChange>
        </w:rPr>
        <w:pPrChange w:id="230" w:author="inacbg" w:date="2022-02-04T08:12:00Z">
          <w:pPr>
            <w:spacing w:line="240" w:lineRule="auto"/>
            <w:jc w:val="center"/>
          </w:pPr>
        </w:pPrChange>
      </w:pPr>
      <w:ins w:id="231" w:author="Husni Mubarok" w:date="2022-01-27T13:53:00Z">
        <w:del w:id="232" w:author="inacbg" w:date="2022-02-04T08:11:00Z">
          <w:r w:rsidRPr="00A40C64" w:rsidDel="00A40C64">
            <w:rPr>
              <w:b/>
              <w:bCs/>
              <w:sz w:val="28"/>
              <w:lang w:val="id-ID"/>
              <w:rPrChange w:id="233" w:author="inacbg" w:date="2022-02-04T08:12:00Z">
                <w:rPr>
                  <w:bCs/>
                  <w:sz w:val="28"/>
                  <w:lang w:val="id-ID"/>
                </w:rPr>
              </w:rPrChange>
            </w:rPr>
            <w:delText>Otomatis Menggunakan Aplikasi Whatsapp</w:delText>
          </w:r>
        </w:del>
      </w:ins>
    </w:p>
    <w:p w14:paraId="0A945D34" w14:textId="50876E3D" w:rsidR="002236D7" w:rsidRPr="00A40C64" w:rsidDel="00A40C64" w:rsidRDefault="002236D7">
      <w:pPr>
        <w:jc w:val="center"/>
        <w:rPr>
          <w:del w:id="234" w:author="inacbg" w:date="2022-02-04T08:11:00Z"/>
          <w:b/>
          <w:bCs/>
          <w:rPrChange w:id="235" w:author="inacbg" w:date="2022-02-04T08:12:00Z">
            <w:rPr>
              <w:del w:id="236" w:author="inacbg" w:date="2022-02-04T08:11:00Z"/>
            </w:rPr>
          </w:rPrChange>
        </w:rPr>
        <w:pPrChange w:id="237" w:author="inacbg" w:date="2022-02-04T08:12:00Z">
          <w:pPr>
            <w:pStyle w:val="NormalIntro"/>
            <w:tabs>
              <w:tab w:val="left" w:pos="1800"/>
            </w:tabs>
          </w:pPr>
        </w:pPrChange>
      </w:pPr>
      <w:del w:id="238" w:author="inacbg" w:date="2022-02-04T08:11:00Z">
        <w:r w:rsidRPr="00A40C64" w:rsidDel="00A40C64">
          <w:rPr>
            <w:b/>
            <w:bCs/>
            <w:rPrChange w:id="239" w:author="inacbg" w:date="2022-02-04T08:12:00Z">
              <w:rPr/>
            </w:rPrChange>
          </w:rPr>
          <w:delText>BELUM ADA JUDUL</w:delText>
        </w:r>
      </w:del>
    </w:p>
    <w:p w14:paraId="78C83EF9" w14:textId="769CFF89" w:rsidR="002236D7" w:rsidRPr="00A40C64" w:rsidDel="00A40C64" w:rsidRDefault="002236D7">
      <w:pPr>
        <w:jc w:val="center"/>
        <w:rPr>
          <w:del w:id="240" w:author="inacbg" w:date="2022-02-04T08:11:00Z"/>
          <w:b/>
          <w:bCs/>
          <w:rPrChange w:id="241" w:author="inacbg" w:date="2022-02-04T08:12:00Z">
            <w:rPr>
              <w:del w:id="242" w:author="inacbg" w:date="2022-02-04T08:11:00Z"/>
            </w:rPr>
          </w:rPrChange>
        </w:rPr>
        <w:pPrChange w:id="243" w:author="inacbg" w:date="2022-02-04T08:12:00Z">
          <w:pPr>
            <w:pStyle w:val="NormalIntro"/>
          </w:pPr>
        </w:pPrChange>
      </w:pPr>
    </w:p>
    <w:p w14:paraId="3524C14E" w14:textId="000421C3" w:rsidR="002236D7" w:rsidRPr="00A40C64" w:rsidDel="00A40C64" w:rsidRDefault="002236D7">
      <w:pPr>
        <w:jc w:val="center"/>
        <w:rPr>
          <w:del w:id="244" w:author="inacbg" w:date="2022-02-04T08:11:00Z"/>
          <w:b/>
          <w:bCs/>
          <w:rPrChange w:id="245" w:author="inacbg" w:date="2022-02-04T08:12:00Z">
            <w:rPr>
              <w:del w:id="246" w:author="inacbg" w:date="2022-02-04T08:11:00Z"/>
            </w:rPr>
          </w:rPrChange>
        </w:rPr>
        <w:pPrChange w:id="247" w:author="inacbg" w:date="2022-02-04T08:12:00Z">
          <w:pPr>
            <w:pStyle w:val="NormalIntro"/>
          </w:pPr>
        </w:pPrChange>
      </w:pPr>
    </w:p>
    <w:p w14:paraId="5E18A813" w14:textId="3EA378FC" w:rsidR="002236D7" w:rsidRPr="00764F79" w:rsidDel="00A40C64" w:rsidRDefault="002236D7">
      <w:pPr>
        <w:jc w:val="center"/>
        <w:rPr>
          <w:del w:id="248" w:author="inacbg" w:date="2022-02-04T08:11:00Z"/>
          <w:b/>
          <w:bCs/>
        </w:rPr>
        <w:pPrChange w:id="249" w:author="inacbg" w:date="2022-02-04T08:12:00Z">
          <w:pPr>
            <w:pStyle w:val="NormalIntro"/>
          </w:pPr>
        </w:pPrChange>
      </w:pPr>
      <w:del w:id="250" w:author="inacbg" w:date="2022-02-04T08:11:00Z">
        <w:r w:rsidRPr="00764F79" w:rsidDel="00A40C64">
          <w:rPr>
            <w:b/>
            <w:bCs/>
          </w:rPr>
          <w:delText>Telah berhasil dipertahankan di hadapan Dewan Penguji dan diterima sebagai bagian persyaratan yang diperlukan untuk memperoleh gelar Sarjana S.Kom pada program Studi Ilmu Komputer, Fakultas Ilmu Komputer</w:delText>
        </w:r>
      </w:del>
      <w:ins w:id="251" w:author="Husni Mubarok" w:date="2022-01-27T13:55:00Z">
        <w:del w:id="252" w:author="inacbg" w:date="2022-02-04T08:11:00Z">
          <w:r w:rsidR="001B109A" w:rsidRPr="00764F79" w:rsidDel="00A40C64">
            <w:rPr>
              <w:b/>
              <w:bCs/>
            </w:rPr>
            <w:delText>Fakultas Teknologi</w:delText>
          </w:r>
        </w:del>
      </w:ins>
      <w:del w:id="253" w:author="inacbg" w:date="2022-02-04T08:11:00Z">
        <w:r w:rsidRPr="00764F79" w:rsidDel="00A40C64">
          <w:rPr>
            <w:b/>
            <w:bCs/>
          </w:rPr>
          <w:delText xml:space="preserve">, </w:delText>
        </w:r>
      </w:del>
      <w:del w:id="254" w:author="inacbg" w:date="2022-02-04T08:10:00Z">
        <w:r w:rsidRPr="00764F79" w:rsidDel="006D5672">
          <w:rPr>
            <w:b/>
            <w:bCs/>
          </w:rPr>
          <w:delText>Universitas Indonesia</w:delText>
        </w:r>
      </w:del>
      <w:del w:id="255" w:author="inacbg" w:date="2022-02-04T08:11:00Z">
        <w:r w:rsidRPr="00764F79" w:rsidDel="00A40C64">
          <w:rPr>
            <w:b/>
            <w:bCs/>
          </w:rPr>
          <w:delText>.</w:delText>
        </w:r>
      </w:del>
    </w:p>
    <w:p w14:paraId="72F4B977" w14:textId="206532EA" w:rsidR="002236D7" w:rsidRPr="00764F79" w:rsidDel="00A40C64" w:rsidRDefault="002236D7">
      <w:pPr>
        <w:jc w:val="center"/>
        <w:rPr>
          <w:del w:id="256" w:author="inacbg" w:date="2022-02-04T08:11:00Z"/>
          <w:b/>
          <w:bCs/>
        </w:rPr>
        <w:pPrChange w:id="257" w:author="inacbg" w:date="2022-02-04T08:12:00Z">
          <w:pPr>
            <w:pStyle w:val="NormalIntro"/>
          </w:pPr>
        </w:pPrChange>
      </w:pPr>
    </w:p>
    <w:p w14:paraId="317BFEE5" w14:textId="655F0CE7" w:rsidR="002236D7" w:rsidRPr="00764F79" w:rsidDel="00A40C64" w:rsidRDefault="002236D7">
      <w:pPr>
        <w:jc w:val="center"/>
        <w:rPr>
          <w:del w:id="258" w:author="inacbg" w:date="2022-02-04T08:11:00Z"/>
          <w:b/>
          <w:bCs/>
        </w:rPr>
        <w:pPrChange w:id="259" w:author="inacbg" w:date="2022-02-04T08:12:00Z">
          <w:pPr>
            <w:pStyle w:val="NormalIntro"/>
          </w:pPr>
        </w:pPrChange>
      </w:pPr>
    </w:p>
    <w:p w14:paraId="7CEE69FC" w14:textId="419F47D8" w:rsidR="002236D7" w:rsidRPr="00764F79" w:rsidDel="00A40C64" w:rsidRDefault="002236D7">
      <w:pPr>
        <w:jc w:val="center"/>
        <w:rPr>
          <w:del w:id="260" w:author="inacbg" w:date="2022-02-04T08:11:00Z"/>
          <w:b/>
          <w:bCs/>
        </w:rPr>
        <w:pPrChange w:id="261" w:author="inacbg" w:date="2022-02-04T08:12:00Z">
          <w:pPr>
            <w:pStyle w:val="NormalIntro"/>
            <w:jc w:val="center"/>
          </w:pPr>
        </w:pPrChange>
      </w:pPr>
      <w:del w:id="262" w:author="inacbg" w:date="2022-02-04T08:11:00Z">
        <w:r w:rsidRPr="00764F79" w:rsidDel="00A40C64">
          <w:rPr>
            <w:b/>
            <w:bCs/>
          </w:rPr>
          <w:delText>DEWAN PENGUJI</w:delText>
        </w:r>
      </w:del>
    </w:p>
    <w:p w14:paraId="6164DDBC" w14:textId="1693F659" w:rsidR="002236D7" w:rsidRPr="00764F79" w:rsidDel="00A40C64" w:rsidRDefault="002236D7">
      <w:pPr>
        <w:jc w:val="center"/>
        <w:rPr>
          <w:del w:id="263" w:author="inacbg" w:date="2022-02-04T08:11:00Z"/>
          <w:b/>
          <w:bCs/>
        </w:rPr>
        <w:pPrChange w:id="264" w:author="inacbg" w:date="2022-02-04T08:12:00Z">
          <w:pPr>
            <w:pStyle w:val="NormalIntro"/>
          </w:pPr>
        </w:pPrChange>
      </w:pPr>
    </w:p>
    <w:p w14:paraId="759B526E" w14:textId="455E75BF" w:rsidR="002236D7" w:rsidRPr="00764F79" w:rsidDel="00A40C64" w:rsidRDefault="002236D7">
      <w:pPr>
        <w:jc w:val="center"/>
        <w:rPr>
          <w:del w:id="265" w:author="inacbg" w:date="2022-02-04T08:11:00Z"/>
          <w:b/>
          <w:bCs/>
        </w:rPr>
        <w:pPrChange w:id="266" w:author="inacbg" w:date="2022-02-04T08:12:00Z">
          <w:pPr>
            <w:pStyle w:val="NormalIntro"/>
          </w:pPr>
        </w:pPrChange>
      </w:pPr>
    </w:p>
    <w:p w14:paraId="62B63DB2" w14:textId="53D7E9D1" w:rsidR="002236D7" w:rsidRPr="00764F79" w:rsidDel="00A40C64" w:rsidRDefault="002236D7">
      <w:pPr>
        <w:jc w:val="center"/>
        <w:rPr>
          <w:del w:id="267" w:author="inacbg" w:date="2022-02-04T08:11:00Z"/>
          <w:b/>
          <w:bCs/>
        </w:rPr>
        <w:pPrChange w:id="268" w:author="inacbg" w:date="2022-02-04T08:12:00Z">
          <w:pPr>
            <w:pStyle w:val="NormalIntro"/>
          </w:pPr>
        </w:pPrChange>
      </w:pPr>
    </w:p>
    <w:p w14:paraId="0469B9B3" w14:textId="10B73CEC" w:rsidR="002236D7" w:rsidRPr="00A40C64" w:rsidDel="00A40C64" w:rsidRDefault="002236D7">
      <w:pPr>
        <w:jc w:val="center"/>
        <w:rPr>
          <w:del w:id="269" w:author="inacbg" w:date="2022-02-04T08:11:00Z"/>
          <w:b/>
          <w:bCs/>
          <w:rPrChange w:id="270" w:author="inacbg" w:date="2022-02-04T08:12:00Z">
            <w:rPr>
              <w:del w:id="271" w:author="inacbg" w:date="2022-02-04T08:11:00Z"/>
            </w:rPr>
          </w:rPrChange>
        </w:rPr>
        <w:pPrChange w:id="272" w:author="inacbg" w:date="2022-02-04T08:12:00Z">
          <w:pPr>
            <w:pStyle w:val="NormalIntro"/>
            <w:tabs>
              <w:tab w:val="left" w:pos="1530"/>
              <w:tab w:val="left" w:pos="6120"/>
            </w:tabs>
          </w:pPr>
        </w:pPrChange>
      </w:pPr>
      <w:del w:id="273" w:author="inacbg" w:date="2022-02-04T08:11:00Z">
        <w:r w:rsidRPr="00A40C64" w:rsidDel="00A40C64">
          <w:rPr>
            <w:b/>
            <w:bCs/>
            <w:rPrChange w:id="274" w:author="inacbg" w:date="2022-02-04T08:12:00Z">
              <w:rPr/>
            </w:rPrChange>
          </w:rPr>
          <w:delText xml:space="preserve">Pembimbing </w:delText>
        </w:r>
        <w:r w:rsidRPr="00A40C64" w:rsidDel="00A40C64">
          <w:rPr>
            <w:b/>
            <w:bCs/>
            <w:rPrChange w:id="275" w:author="inacbg" w:date="2022-02-04T08:12:00Z">
              <w:rPr/>
            </w:rPrChange>
          </w:rPr>
          <w:tab/>
          <w:delText>:</w:delText>
        </w:r>
        <w:r w:rsidR="00322C74" w:rsidRPr="00A40C64" w:rsidDel="00A40C64">
          <w:rPr>
            <w:b/>
            <w:bCs/>
            <w:rPrChange w:id="276" w:author="inacbg" w:date="2022-02-04T08:12:00Z">
              <w:rPr/>
            </w:rPrChange>
          </w:rPr>
          <w:tab/>
        </w:r>
        <w:r w:rsidR="005D1815" w:rsidRPr="00A40C64" w:rsidDel="00A40C64">
          <w:rPr>
            <w:b/>
            <w:bCs/>
            <w:rPrChange w:id="277" w:author="inacbg" w:date="2022-02-04T08:12:00Z">
              <w:rPr/>
            </w:rPrChange>
          </w:rPr>
          <w:delText>(…</w:delText>
        </w:r>
        <w:r w:rsidRPr="00A40C64" w:rsidDel="00A40C64">
          <w:rPr>
            <w:b/>
            <w:bCs/>
            <w:rPrChange w:id="278" w:author="inacbg" w:date="2022-02-04T08:12:00Z">
              <w:rPr/>
            </w:rPrChange>
          </w:rPr>
          <w:delText>…………</w:delText>
        </w:r>
        <w:r w:rsidR="005D1815" w:rsidRPr="00A40C64" w:rsidDel="00A40C64">
          <w:rPr>
            <w:b/>
            <w:bCs/>
            <w:rPrChange w:id="279" w:author="inacbg" w:date="2022-02-04T08:12:00Z">
              <w:rPr/>
            </w:rPrChange>
          </w:rPr>
          <w:delText>..)</w:delText>
        </w:r>
      </w:del>
    </w:p>
    <w:p w14:paraId="6705A7F2" w14:textId="60A8DAA9" w:rsidR="002236D7" w:rsidRPr="00A40C64" w:rsidDel="00A40C64" w:rsidRDefault="002236D7">
      <w:pPr>
        <w:jc w:val="center"/>
        <w:rPr>
          <w:del w:id="280" w:author="inacbg" w:date="2022-02-04T08:11:00Z"/>
          <w:b/>
          <w:bCs/>
          <w:rPrChange w:id="281" w:author="inacbg" w:date="2022-02-04T08:12:00Z">
            <w:rPr>
              <w:del w:id="282" w:author="inacbg" w:date="2022-02-04T08:11:00Z"/>
            </w:rPr>
          </w:rPrChange>
        </w:rPr>
        <w:pPrChange w:id="283" w:author="inacbg" w:date="2022-02-04T08:12:00Z">
          <w:pPr>
            <w:pStyle w:val="NormalIntro"/>
            <w:tabs>
              <w:tab w:val="left" w:pos="1530"/>
              <w:tab w:val="left" w:pos="6120"/>
            </w:tabs>
          </w:pPr>
        </w:pPrChange>
      </w:pPr>
    </w:p>
    <w:p w14:paraId="5F08D74A" w14:textId="48D976B0" w:rsidR="002236D7" w:rsidRPr="00A40C64" w:rsidDel="00A40C64" w:rsidRDefault="002236D7">
      <w:pPr>
        <w:jc w:val="center"/>
        <w:rPr>
          <w:del w:id="284" w:author="inacbg" w:date="2022-02-04T08:11:00Z"/>
          <w:b/>
          <w:bCs/>
          <w:rPrChange w:id="285" w:author="inacbg" w:date="2022-02-04T08:12:00Z">
            <w:rPr>
              <w:del w:id="286" w:author="inacbg" w:date="2022-02-04T08:11:00Z"/>
            </w:rPr>
          </w:rPrChange>
        </w:rPr>
        <w:pPrChange w:id="287" w:author="inacbg" w:date="2022-02-04T08:12:00Z">
          <w:pPr>
            <w:pStyle w:val="NormalIntro"/>
            <w:tabs>
              <w:tab w:val="left" w:pos="1530"/>
              <w:tab w:val="left" w:pos="6120"/>
            </w:tabs>
          </w:pPr>
        </w:pPrChange>
      </w:pPr>
    </w:p>
    <w:p w14:paraId="71380CB1" w14:textId="59AB09FD" w:rsidR="002236D7" w:rsidRPr="00A40C64" w:rsidDel="00A40C64" w:rsidRDefault="002236D7">
      <w:pPr>
        <w:jc w:val="center"/>
        <w:rPr>
          <w:del w:id="288" w:author="inacbg" w:date="2022-02-04T08:11:00Z"/>
          <w:b/>
          <w:bCs/>
          <w:rPrChange w:id="289" w:author="inacbg" w:date="2022-02-04T08:12:00Z">
            <w:rPr>
              <w:del w:id="290" w:author="inacbg" w:date="2022-02-04T08:11:00Z"/>
            </w:rPr>
          </w:rPrChange>
        </w:rPr>
        <w:pPrChange w:id="291" w:author="inacbg" w:date="2022-02-04T08:12:00Z">
          <w:pPr>
            <w:pStyle w:val="NormalIntro"/>
            <w:tabs>
              <w:tab w:val="left" w:pos="1530"/>
              <w:tab w:val="left" w:pos="6120"/>
            </w:tabs>
          </w:pPr>
        </w:pPrChange>
      </w:pPr>
    </w:p>
    <w:p w14:paraId="0E4BE833" w14:textId="7731C1C5" w:rsidR="002236D7" w:rsidRPr="00A40C64" w:rsidDel="00A40C64" w:rsidRDefault="002236D7">
      <w:pPr>
        <w:jc w:val="center"/>
        <w:rPr>
          <w:del w:id="292" w:author="inacbg" w:date="2022-02-04T08:11:00Z"/>
          <w:b/>
          <w:bCs/>
          <w:rPrChange w:id="293" w:author="inacbg" w:date="2022-02-04T08:12:00Z">
            <w:rPr>
              <w:del w:id="294" w:author="inacbg" w:date="2022-02-04T08:11:00Z"/>
            </w:rPr>
          </w:rPrChange>
        </w:rPr>
        <w:pPrChange w:id="295" w:author="inacbg" w:date="2022-02-04T08:12:00Z">
          <w:pPr>
            <w:pStyle w:val="NormalIntro"/>
            <w:tabs>
              <w:tab w:val="left" w:pos="1530"/>
              <w:tab w:val="left" w:pos="6120"/>
            </w:tabs>
          </w:pPr>
        </w:pPrChange>
      </w:pPr>
      <w:del w:id="296" w:author="inacbg" w:date="2022-02-04T08:11:00Z">
        <w:r w:rsidRPr="00A40C64" w:rsidDel="00A40C64">
          <w:rPr>
            <w:b/>
            <w:bCs/>
            <w:rPrChange w:id="297" w:author="inacbg" w:date="2022-02-04T08:12:00Z">
              <w:rPr/>
            </w:rPrChange>
          </w:rPr>
          <w:delText xml:space="preserve">Penguji </w:delText>
        </w:r>
        <w:r w:rsidRPr="00A40C64" w:rsidDel="00A40C64">
          <w:rPr>
            <w:b/>
            <w:bCs/>
            <w:rPrChange w:id="298" w:author="inacbg" w:date="2022-02-04T08:12:00Z">
              <w:rPr/>
            </w:rPrChange>
          </w:rPr>
          <w:tab/>
          <w:delText xml:space="preserve">: </w:delText>
        </w:r>
        <w:r w:rsidR="00322C74" w:rsidRPr="00A40C64" w:rsidDel="00A40C64">
          <w:rPr>
            <w:b/>
            <w:bCs/>
            <w:rPrChange w:id="299" w:author="inacbg" w:date="2022-02-04T08:12:00Z">
              <w:rPr/>
            </w:rPrChange>
          </w:rPr>
          <w:tab/>
        </w:r>
        <w:r w:rsidR="005D1815" w:rsidRPr="00A40C64" w:rsidDel="00A40C64">
          <w:rPr>
            <w:b/>
            <w:bCs/>
            <w:rPrChange w:id="300" w:author="inacbg" w:date="2022-02-04T08:12:00Z">
              <w:rPr/>
            </w:rPrChange>
          </w:rPr>
          <w:delText>(…</w:delText>
        </w:r>
        <w:r w:rsidRPr="00A40C64" w:rsidDel="00A40C64">
          <w:rPr>
            <w:b/>
            <w:bCs/>
            <w:rPrChange w:id="301" w:author="inacbg" w:date="2022-02-04T08:12:00Z">
              <w:rPr/>
            </w:rPrChange>
          </w:rPr>
          <w:delText>…………</w:delText>
        </w:r>
        <w:r w:rsidR="005D1815" w:rsidRPr="00A40C64" w:rsidDel="00A40C64">
          <w:rPr>
            <w:b/>
            <w:bCs/>
            <w:rPrChange w:id="302" w:author="inacbg" w:date="2022-02-04T08:12:00Z">
              <w:rPr/>
            </w:rPrChange>
          </w:rPr>
          <w:delText>..)</w:delText>
        </w:r>
      </w:del>
    </w:p>
    <w:p w14:paraId="1117B6C9" w14:textId="4AE3A611" w:rsidR="002236D7" w:rsidRPr="00A40C64" w:rsidDel="00A40C64" w:rsidRDefault="002236D7">
      <w:pPr>
        <w:jc w:val="center"/>
        <w:rPr>
          <w:del w:id="303" w:author="inacbg" w:date="2022-02-04T08:11:00Z"/>
          <w:b/>
          <w:bCs/>
          <w:rPrChange w:id="304" w:author="inacbg" w:date="2022-02-04T08:12:00Z">
            <w:rPr>
              <w:del w:id="305" w:author="inacbg" w:date="2022-02-04T08:11:00Z"/>
            </w:rPr>
          </w:rPrChange>
        </w:rPr>
        <w:pPrChange w:id="306" w:author="inacbg" w:date="2022-02-04T08:12:00Z">
          <w:pPr>
            <w:pStyle w:val="NormalIntro"/>
            <w:tabs>
              <w:tab w:val="left" w:pos="1530"/>
              <w:tab w:val="left" w:pos="6120"/>
            </w:tabs>
          </w:pPr>
        </w:pPrChange>
      </w:pPr>
    </w:p>
    <w:p w14:paraId="55CBF0B8" w14:textId="1A66ABA0" w:rsidR="002236D7" w:rsidRPr="00A40C64" w:rsidDel="00A40C64" w:rsidRDefault="002236D7">
      <w:pPr>
        <w:jc w:val="center"/>
        <w:rPr>
          <w:del w:id="307" w:author="inacbg" w:date="2022-02-04T08:11:00Z"/>
          <w:b/>
          <w:bCs/>
          <w:rPrChange w:id="308" w:author="inacbg" w:date="2022-02-04T08:12:00Z">
            <w:rPr>
              <w:del w:id="309" w:author="inacbg" w:date="2022-02-04T08:11:00Z"/>
            </w:rPr>
          </w:rPrChange>
        </w:rPr>
        <w:pPrChange w:id="310" w:author="inacbg" w:date="2022-02-04T08:12:00Z">
          <w:pPr>
            <w:pStyle w:val="NormalIntro"/>
            <w:tabs>
              <w:tab w:val="left" w:pos="1530"/>
              <w:tab w:val="left" w:pos="6120"/>
            </w:tabs>
          </w:pPr>
        </w:pPrChange>
      </w:pPr>
    </w:p>
    <w:p w14:paraId="0BDEA96D" w14:textId="6FD2DD9B" w:rsidR="002236D7" w:rsidRPr="00A40C64" w:rsidDel="00A40C64" w:rsidRDefault="002236D7">
      <w:pPr>
        <w:jc w:val="center"/>
        <w:rPr>
          <w:del w:id="311" w:author="inacbg" w:date="2022-02-04T08:11:00Z"/>
          <w:b/>
          <w:bCs/>
          <w:rPrChange w:id="312" w:author="inacbg" w:date="2022-02-04T08:12:00Z">
            <w:rPr>
              <w:del w:id="313" w:author="inacbg" w:date="2022-02-04T08:11:00Z"/>
            </w:rPr>
          </w:rPrChange>
        </w:rPr>
        <w:pPrChange w:id="314" w:author="inacbg" w:date="2022-02-04T08:12:00Z">
          <w:pPr>
            <w:pStyle w:val="NormalIntro"/>
            <w:tabs>
              <w:tab w:val="left" w:pos="1530"/>
              <w:tab w:val="left" w:pos="6120"/>
            </w:tabs>
          </w:pPr>
        </w:pPrChange>
      </w:pPr>
    </w:p>
    <w:p w14:paraId="78166142" w14:textId="7E8A35BD" w:rsidR="002236D7" w:rsidRPr="00A40C64" w:rsidDel="00A40C64" w:rsidRDefault="002236D7">
      <w:pPr>
        <w:jc w:val="center"/>
        <w:rPr>
          <w:del w:id="315" w:author="inacbg" w:date="2022-02-04T08:11:00Z"/>
          <w:b/>
          <w:bCs/>
          <w:rPrChange w:id="316" w:author="inacbg" w:date="2022-02-04T08:12:00Z">
            <w:rPr>
              <w:del w:id="317" w:author="inacbg" w:date="2022-02-04T08:11:00Z"/>
            </w:rPr>
          </w:rPrChange>
        </w:rPr>
        <w:pPrChange w:id="318" w:author="inacbg" w:date="2022-02-04T08:12:00Z">
          <w:pPr>
            <w:pStyle w:val="NormalIntro"/>
            <w:tabs>
              <w:tab w:val="left" w:pos="1530"/>
              <w:tab w:val="left" w:pos="6120"/>
            </w:tabs>
          </w:pPr>
        </w:pPrChange>
      </w:pPr>
      <w:del w:id="319" w:author="inacbg" w:date="2022-02-04T08:11:00Z">
        <w:r w:rsidRPr="00A40C64" w:rsidDel="00A40C64">
          <w:rPr>
            <w:b/>
            <w:bCs/>
            <w:rPrChange w:id="320" w:author="inacbg" w:date="2022-02-04T08:12:00Z">
              <w:rPr/>
            </w:rPrChange>
          </w:rPr>
          <w:delText xml:space="preserve">Penguji </w:delText>
        </w:r>
        <w:r w:rsidRPr="00A40C64" w:rsidDel="00A40C64">
          <w:rPr>
            <w:b/>
            <w:bCs/>
            <w:rPrChange w:id="321" w:author="inacbg" w:date="2022-02-04T08:12:00Z">
              <w:rPr/>
            </w:rPrChange>
          </w:rPr>
          <w:tab/>
          <w:delText>:</w:delText>
        </w:r>
        <w:r w:rsidR="00322C74" w:rsidRPr="00A40C64" w:rsidDel="00A40C64">
          <w:rPr>
            <w:b/>
            <w:bCs/>
            <w:rPrChange w:id="322" w:author="inacbg" w:date="2022-02-04T08:12:00Z">
              <w:rPr/>
            </w:rPrChange>
          </w:rPr>
          <w:tab/>
        </w:r>
        <w:r w:rsidR="005D1815" w:rsidRPr="00A40C64" w:rsidDel="00A40C64">
          <w:rPr>
            <w:b/>
            <w:bCs/>
            <w:rPrChange w:id="323" w:author="inacbg" w:date="2022-02-04T08:12:00Z">
              <w:rPr/>
            </w:rPrChange>
          </w:rPr>
          <w:delText>(…</w:delText>
        </w:r>
        <w:r w:rsidRPr="00A40C64" w:rsidDel="00A40C64">
          <w:rPr>
            <w:b/>
            <w:bCs/>
            <w:rPrChange w:id="324" w:author="inacbg" w:date="2022-02-04T08:12:00Z">
              <w:rPr/>
            </w:rPrChange>
          </w:rPr>
          <w:delText>…………</w:delText>
        </w:r>
        <w:r w:rsidR="005D1815" w:rsidRPr="00A40C64" w:rsidDel="00A40C64">
          <w:rPr>
            <w:b/>
            <w:bCs/>
            <w:rPrChange w:id="325" w:author="inacbg" w:date="2022-02-04T08:12:00Z">
              <w:rPr/>
            </w:rPrChange>
          </w:rPr>
          <w:delText>..)</w:delText>
        </w:r>
      </w:del>
    </w:p>
    <w:p w14:paraId="0D9E16B1" w14:textId="173C8016" w:rsidR="002236D7" w:rsidRPr="00A40C64" w:rsidDel="00A40C64" w:rsidRDefault="002236D7">
      <w:pPr>
        <w:jc w:val="center"/>
        <w:rPr>
          <w:del w:id="326" w:author="inacbg" w:date="2022-02-04T08:11:00Z"/>
          <w:b/>
          <w:bCs/>
          <w:rPrChange w:id="327" w:author="inacbg" w:date="2022-02-04T08:12:00Z">
            <w:rPr>
              <w:del w:id="328" w:author="inacbg" w:date="2022-02-04T08:11:00Z"/>
            </w:rPr>
          </w:rPrChange>
        </w:rPr>
        <w:pPrChange w:id="329" w:author="inacbg" w:date="2022-02-04T08:12:00Z">
          <w:pPr>
            <w:pStyle w:val="NormalIntro"/>
            <w:tabs>
              <w:tab w:val="left" w:pos="1530"/>
            </w:tabs>
          </w:pPr>
        </w:pPrChange>
      </w:pPr>
    </w:p>
    <w:p w14:paraId="04D94591" w14:textId="070A792E" w:rsidR="002236D7" w:rsidRPr="00A40C64" w:rsidDel="00A40C64" w:rsidRDefault="002236D7">
      <w:pPr>
        <w:jc w:val="center"/>
        <w:rPr>
          <w:del w:id="330" w:author="inacbg" w:date="2022-02-04T08:11:00Z"/>
          <w:b/>
          <w:bCs/>
          <w:rPrChange w:id="331" w:author="inacbg" w:date="2022-02-04T08:12:00Z">
            <w:rPr>
              <w:del w:id="332" w:author="inacbg" w:date="2022-02-04T08:11:00Z"/>
            </w:rPr>
          </w:rPrChange>
        </w:rPr>
        <w:pPrChange w:id="333" w:author="inacbg" w:date="2022-02-04T08:12:00Z">
          <w:pPr>
            <w:pStyle w:val="NormalIntro"/>
            <w:tabs>
              <w:tab w:val="left" w:pos="1530"/>
            </w:tabs>
          </w:pPr>
        </w:pPrChange>
      </w:pPr>
    </w:p>
    <w:p w14:paraId="1E4E872C" w14:textId="37D77B21" w:rsidR="002236D7" w:rsidRPr="00A40C64" w:rsidDel="00A40C64" w:rsidRDefault="002236D7">
      <w:pPr>
        <w:jc w:val="center"/>
        <w:rPr>
          <w:del w:id="334" w:author="inacbg" w:date="2022-02-04T08:11:00Z"/>
          <w:b/>
          <w:bCs/>
          <w:rPrChange w:id="335" w:author="inacbg" w:date="2022-02-04T08:12:00Z">
            <w:rPr>
              <w:del w:id="336" w:author="inacbg" w:date="2022-02-04T08:11:00Z"/>
            </w:rPr>
          </w:rPrChange>
        </w:rPr>
        <w:pPrChange w:id="337" w:author="inacbg" w:date="2022-02-04T08:12:00Z">
          <w:pPr>
            <w:pStyle w:val="NormalIntro"/>
            <w:tabs>
              <w:tab w:val="left" w:pos="1530"/>
            </w:tabs>
          </w:pPr>
        </w:pPrChange>
      </w:pPr>
    </w:p>
    <w:p w14:paraId="45A45F00" w14:textId="609B7B46" w:rsidR="002236D7" w:rsidRPr="00A40C64" w:rsidDel="00A40C64" w:rsidRDefault="002236D7">
      <w:pPr>
        <w:jc w:val="center"/>
        <w:rPr>
          <w:del w:id="338" w:author="inacbg" w:date="2022-02-04T08:11:00Z"/>
          <w:b/>
          <w:bCs/>
          <w:rPrChange w:id="339" w:author="inacbg" w:date="2022-02-04T08:12:00Z">
            <w:rPr>
              <w:del w:id="340" w:author="inacbg" w:date="2022-02-04T08:11:00Z"/>
            </w:rPr>
          </w:rPrChange>
        </w:rPr>
        <w:pPrChange w:id="341" w:author="inacbg" w:date="2022-02-04T08:12:00Z">
          <w:pPr>
            <w:pStyle w:val="NormalIntro"/>
            <w:tabs>
              <w:tab w:val="left" w:pos="1530"/>
            </w:tabs>
          </w:pPr>
        </w:pPrChange>
      </w:pPr>
    </w:p>
    <w:p w14:paraId="4DDD6FCC" w14:textId="1171A7C0" w:rsidR="002236D7" w:rsidRPr="00A40C64" w:rsidDel="00A40C64" w:rsidRDefault="002236D7">
      <w:pPr>
        <w:jc w:val="center"/>
        <w:rPr>
          <w:del w:id="342" w:author="inacbg" w:date="2022-02-04T08:11:00Z"/>
          <w:b/>
          <w:bCs/>
          <w:rPrChange w:id="343" w:author="inacbg" w:date="2022-02-04T08:12:00Z">
            <w:rPr>
              <w:del w:id="344" w:author="inacbg" w:date="2022-02-04T08:11:00Z"/>
            </w:rPr>
          </w:rPrChange>
        </w:rPr>
        <w:pPrChange w:id="345" w:author="inacbg" w:date="2022-02-04T08:12:00Z">
          <w:pPr>
            <w:pStyle w:val="NormalIntro"/>
            <w:tabs>
              <w:tab w:val="left" w:pos="1530"/>
            </w:tabs>
          </w:pPr>
        </w:pPrChange>
      </w:pPr>
      <w:del w:id="346" w:author="inacbg" w:date="2022-02-04T08:11:00Z">
        <w:r w:rsidRPr="00A40C64" w:rsidDel="00A40C64">
          <w:rPr>
            <w:b/>
            <w:bCs/>
            <w:rPrChange w:id="347" w:author="inacbg" w:date="2022-02-04T08:12:00Z">
              <w:rPr/>
            </w:rPrChange>
          </w:rPr>
          <w:delText>Ditetapkan di</w:delText>
        </w:r>
        <w:r w:rsidRPr="00A40C64" w:rsidDel="00A40C64">
          <w:rPr>
            <w:b/>
            <w:bCs/>
            <w:rPrChange w:id="348" w:author="inacbg" w:date="2022-02-04T08:12:00Z">
              <w:rPr/>
            </w:rPrChange>
          </w:rPr>
          <w:tab/>
          <w:delText>: Fakultas Ilmu Komputer</w:delText>
        </w:r>
      </w:del>
      <w:ins w:id="349" w:author="Husni Mubarok" w:date="2022-01-27T13:55:00Z">
        <w:del w:id="350" w:author="inacbg" w:date="2022-02-04T08:11:00Z">
          <w:r w:rsidR="001B109A" w:rsidRPr="00A40C64" w:rsidDel="00A40C64">
            <w:rPr>
              <w:b/>
              <w:bCs/>
              <w:rPrChange w:id="351" w:author="inacbg" w:date="2022-02-04T08:12:00Z">
                <w:rPr/>
              </w:rPrChange>
            </w:rPr>
            <w:delText>Fakultas Teknologi</w:delText>
          </w:r>
        </w:del>
      </w:ins>
    </w:p>
    <w:p w14:paraId="4316B50F" w14:textId="65FD16B3" w:rsidR="00322C74" w:rsidRPr="00A40C64" w:rsidDel="00A40C64" w:rsidRDefault="002236D7">
      <w:pPr>
        <w:jc w:val="center"/>
        <w:rPr>
          <w:del w:id="352" w:author="inacbg" w:date="2022-02-04T08:11:00Z"/>
          <w:b/>
          <w:bCs/>
          <w:lang w:val="id-ID"/>
          <w:rPrChange w:id="353" w:author="inacbg" w:date="2022-02-04T08:12:00Z">
            <w:rPr>
              <w:del w:id="354" w:author="inacbg" w:date="2022-02-04T08:11:00Z"/>
            </w:rPr>
          </w:rPrChange>
        </w:rPr>
        <w:pPrChange w:id="355" w:author="inacbg" w:date="2022-02-04T08:12:00Z">
          <w:pPr>
            <w:pStyle w:val="NormalIntro"/>
            <w:tabs>
              <w:tab w:val="left" w:pos="1530"/>
            </w:tabs>
          </w:pPr>
        </w:pPrChange>
      </w:pPr>
      <w:del w:id="356" w:author="inacbg" w:date="2022-02-04T08:11:00Z">
        <w:r w:rsidRPr="00A40C64" w:rsidDel="00A40C64">
          <w:rPr>
            <w:b/>
            <w:bCs/>
            <w:rPrChange w:id="357" w:author="inacbg" w:date="2022-02-04T08:12:00Z">
              <w:rPr/>
            </w:rPrChange>
          </w:rPr>
          <w:delText>Tanggal</w:delText>
        </w:r>
        <w:r w:rsidRPr="00A40C64" w:rsidDel="00A40C64">
          <w:rPr>
            <w:b/>
            <w:bCs/>
            <w:rPrChange w:id="358" w:author="inacbg" w:date="2022-02-04T08:12:00Z">
              <w:rPr/>
            </w:rPrChange>
          </w:rPr>
          <w:tab/>
          <w:delText>: 1 Juli 2011</w:delText>
        </w:r>
      </w:del>
      <w:ins w:id="359" w:author="Husni Mubarok" w:date="2022-01-27T13:56:00Z">
        <w:del w:id="360" w:author="inacbg" w:date="2022-02-04T08:11:00Z">
          <w:r w:rsidR="001B109A" w:rsidRPr="00A40C64" w:rsidDel="00A40C64">
            <w:rPr>
              <w:b/>
              <w:bCs/>
              <w:lang w:val="id-ID"/>
              <w:rPrChange w:id="361" w:author="inacbg" w:date="2022-02-04T08:12:00Z">
                <w:rPr>
                  <w:lang w:val="id-ID"/>
                </w:rPr>
              </w:rPrChange>
            </w:rPr>
            <w:delText>Januari 2022</w:delText>
          </w:r>
        </w:del>
      </w:ins>
    </w:p>
    <w:p w14:paraId="592CD305" w14:textId="6FA8A671" w:rsidR="00322C74" w:rsidRPr="00BC4DC9" w:rsidDel="00A40C64" w:rsidRDefault="00F76CF0">
      <w:pPr>
        <w:jc w:val="center"/>
        <w:rPr>
          <w:del w:id="362" w:author="inacbg" w:date="2022-02-04T08:11:00Z"/>
        </w:rPr>
        <w:pPrChange w:id="363" w:author="inacbg" w:date="2022-02-04T08:12:00Z">
          <w:pPr>
            <w:pStyle w:val="Heading1"/>
            <w:numPr>
              <w:numId w:val="0"/>
            </w:numPr>
          </w:pPr>
        </w:pPrChange>
      </w:pPr>
      <w:bookmarkStart w:id="364" w:name="_Toc292386332"/>
      <w:del w:id="365" w:author="inacbg" w:date="2022-02-04T08:11:00Z">
        <w:r w:rsidRPr="00A40C64" w:rsidDel="00A40C64">
          <w:rPr>
            <w:b/>
            <w:bCs/>
            <w:rPrChange w:id="366" w:author="inacbg" w:date="2022-02-04T08:12:00Z">
              <w:rPr>
                <w:b w:val="0"/>
                <w:bCs w:val="0"/>
                <w:caps w:val="0"/>
              </w:rPr>
            </w:rPrChange>
          </w:rPr>
          <w:delText>KATA PENGANTAR</w:delText>
        </w:r>
        <w:bookmarkEnd w:id="364"/>
      </w:del>
    </w:p>
    <w:p w14:paraId="27A8471A" w14:textId="4235DB68" w:rsidR="00A8652E" w:rsidRPr="00A40C64" w:rsidDel="00A40C64" w:rsidRDefault="00A8652E">
      <w:pPr>
        <w:jc w:val="center"/>
        <w:rPr>
          <w:del w:id="367" w:author="inacbg" w:date="2022-02-04T08:11:00Z"/>
          <w:b/>
          <w:bCs/>
          <w:rPrChange w:id="368" w:author="inacbg" w:date="2022-02-04T08:12:00Z">
            <w:rPr>
              <w:del w:id="369" w:author="inacbg" w:date="2022-02-04T08:11:00Z"/>
            </w:rPr>
          </w:rPrChange>
        </w:rPr>
        <w:pPrChange w:id="370" w:author="inacbg" w:date="2022-02-04T08:12:00Z">
          <w:pPr/>
        </w:pPrChange>
      </w:pPr>
      <w:del w:id="371" w:author="inacbg" w:date="2022-02-04T08:11:00Z">
        <w:r w:rsidRPr="00A40C64" w:rsidDel="00A40C64">
          <w:rPr>
            <w:b/>
            <w:bCs/>
            <w:rPrChange w:id="372" w:author="inacbg" w:date="2022-02-04T08:12:00Z">
              <w:rPr/>
            </w:rPrChange>
          </w:rPr>
          <w:delText>Lorem ipsum dolor sit amet, consectetur adipiscing elit. Nulla purus eros, eleifend ut congue mollis, mattis id justo. Nam malesuada, diam eget varius gravida, augue libero sagittis odio, at tristique enim nisi eu nibh. Integer sollicitudin cursus volutpat. Suspendisse tempus, metus quis scelerisque auctor, libero justo laoreet leo, ac iaculis augue turpis vel nibh. Praesent ultrices tincidunt arcu vel volutpat. Vestibulum ante ipsum primis in faucibus orci luctus et ultrices posuere cubilia Curae; Nulla placerat hendrerit lacus, in rhoncus elit ullamcorper eget. Nunc congue ullamcorper suscipit. Etiam quam mi, dignissim ac sodales in, rhoncus eget ipsum. Proin eu neque velit. Praesent eu neque at lorem eleifend vulputate vitae at augue. Nam malesuada ligula turpis. Ut et tellus in felis facilisis sodales in vel tortor.</w:delText>
        </w:r>
      </w:del>
    </w:p>
    <w:p w14:paraId="7DBC7394" w14:textId="79EF7F37" w:rsidR="00A8652E" w:rsidRPr="00A40C64" w:rsidDel="00A40C64" w:rsidRDefault="00A8652E">
      <w:pPr>
        <w:jc w:val="center"/>
        <w:rPr>
          <w:del w:id="373" w:author="inacbg" w:date="2022-02-04T08:11:00Z"/>
          <w:b/>
          <w:bCs/>
          <w:rPrChange w:id="374" w:author="inacbg" w:date="2022-02-04T08:12:00Z">
            <w:rPr>
              <w:del w:id="375" w:author="inacbg" w:date="2022-02-04T08:11:00Z"/>
            </w:rPr>
          </w:rPrChange>
        </w:rPr>
        <w:pPrChange w:id="376" w:author="inacbg" w:date="2022-02-04T08:12:00Z">
          <w:pPr/>
        </w:pPrChange>
      </w:pPr>
      <w:del w:id="377" w:author="inacbg" w:date="2022-02-04T08:11:00Z">
        <w:r w:rsidRPr="00A40C64" w:rsidDel="00A40C64">
          <w:rPr>
            <w:b/>
            <w:bCs/>
            <w:rPrChange w:id="378" w:author="inacbg" w:date="2022-02-04T08:12:00Z">
              <w:rPr/>
            </w:rPrChange>
          </w:rPr>
          <w:delText>Cras molestie imperdiet mi, non pharetra enim ornare a. Aenean volutpat convallis varius. Donec varius pretium volutpat. Morbi faucibus lorem eget tortor iaculis mollis. Morbi a libero et massa porttitor facilisis ac at tortor. In vehicula vulputate urna, ac pellentesque leo ultricies in. Aenean id lectus ut urna rutrum sagittis eget sed quam. Vivamus neque justo, blandit ut ultricies a, pharetra eu libero. Phasellus at nulla eget massa interdum gravida. Fusce nisi elit, commodo non fringilla at, sodales a felis. Maecenas neque odio, commodo euismod condimentum pellentesque, pretium vel nibh. Mauris et lectus metus. Sed accumsan risus ut purus porttitor mollis. Fusce blandit placerat augue, at tempus sapien pharetra non. Pellentesque ac felis purus. In lobortis faucibus tempor. Sed egestas, odio at luctus gravida, massa elit consequat diam, a ullamcorper metus libero pretium ipsum. Integer nunc massa, tempus eget gravida ac, aliquet quis lorem. Phasellus eu felis arcu, ut tristique nibh. Nulla lacus lorem, luctus tristique vulputate eget, gravida posuere neque.</w:delText>
        </w:r>
      </w:del>
    </w:p>
    <w:p w14:paraId="41AAEB61" w14:textId="3DDB52DE" w:rsidR="00A8652E" w:rsidRPr="00A40C64" w:rsidDel="00A40C64" w:rsidRDefault="00A8652E">
      <w:pPr>
        <w:jc w:val="center"/>
        <w:rPr>
          <w:del w:id="379" w:author="inacbg" w:date="2022-02-04T08:11:00Z"/>
          <w:b/>
          <w:bCs/>
          <w:rPrChange w:id="380" w:author="inacbg" w:date="2022-02-04T08:12:00Z">
            <w:rPr>
              <w:del w:id="381" w:author="inacbg" w:date="2022-02-04T08:11:00Z"/>
            </w:rPr>
          </w:rPrChange>
        </w:rPr>
        <w:pPrChange w:id="382" w:author="inacbg" w:date="2022-02-04T08:12:00Z">
          <w:pPr/>
        </w:pPrChange>
      </w:pPr>
      <w:del w:id="383" w:author="inacbg" w:date="2022-02-04T08:11:00Z">
        <w:r w:rsidRPr="00A40C64" w:rsidDel="00A40C64">
          <w:rPr>
            <w:b/>
            <w:bCs/>
            <w:rPrChange w:id="384" w:author="inacbg" w:date="2022-02-04T08:12:00Z">
              <w:rPr/>
            </w:rPrChange>
          </w:rPr>
          <w:delText>Duis at nisi eu diam tempus tincidunt sed id nunc. Curabitur eget mauris felis, id bibendum risus. Duis congue posuere quam, nec pulvinar justo venenatis hendrerit. Nullam et justo ac urna cursus interdum non ac quam. Etiam consectetur, sapien in tincidunt tristique, erat lacus ullamcorper urna, sit amet elementum diam nisi sit amet ante. Praesent quis sem ligula. Class aptent taciti sociosqu ad litora torquent per conubia nostra, per inceptos himenaeos. Donec id nisl ut ante adipiscing porttitor. Mauris vel velit velit. Vestibulum ante ipsum primis in faucibus orci luctus et ultrices posuere cubilia Curae; Donec neque lectus, fringilla id commodo ut, dictum quis nulla. Pellentesque habitant morbi tristique senectus et netus et malesuada fames ac turpis egestas. Sed aliquam diam in enim vulputate euismod. Proin tempor urna quis metus gravida rutrum. Sed lobortis nunc at urna malesuada id gravida est fermentum. Sed quis augue ante, dignissim vehicula neque. In hac habitasse platea dictumst. Donec a ligula nulla, a posuere velit. Nullam suscipit sodales turpis dignissim pharetra. Donec vel lacus ipsum.</w:delText>
        </w:r>
      </w:del>
    </w:p>
    <w:p w14:paraId="5514B065" w14:textId="3EA99ACD" w:rsidR="00A8652E" w:rsidRPr="00A40C64" w:rsidDel="00A40C64" w:rsidRDefault="00A8652E">
      <w:pPr>
        <w:jc w:val="center"/>
        <w:rPr>
          <w:del w:id="385" w:author="inacbg" w:date="2022-02-04T08:11:00Z"/>
          <w:b/>
          <w:bCs/>
          <w:rPrChange w:id="386" w:author="inacbg" w:date="2022-02-04T08:12:00Z">
            <w:rPr>
              <w:del w:id="387" w:author="inacbg" w:date="2022-02-04T08:11:00Z"/>
            </w:rPr>
          </w:rPrChange>
        </w:rPr>
        <w:pPrChange w:id="388" w:author="inacbg" w:date="2022-02-04T08:12:00Z">
          <w:pPr/>
        </w:pPrChange>
      </w:pPr>
      <w:del w:id="389" w:author="inacbg" w:date="2022-02-04T08:11:00Z">
        <w:r w:rsidRPr="00A40C64" w:rsidDel="00A40C64">
          <w:rPr>
            <w:b/>
            <w:bCs/>
            <w:rPrChange w:id="390" w:author="inacbg" w:date="2022-02-04T08:12:00Z">
              <w:rPr/>
            </w:rPrChange>
          </w:rPr>
          <w:delText>Praesent dapibus justo vitae elit placerat sit amet ultrices ante venenatis. Cras tristique egestas libero at varius. Sed erat enim, elementum a tristique ac, egestas eu risus. In vel mi diam, mollis tempor orci. Vestibulum vel justo eu magna adipiscing ullamcorper nec vel tellus. Cras scelerisque massa sed sapien elementum sollicitudin vitae eget nisi. Mauris eget neque sed erat scelerisque viverra. Ut non nunc leo. Cras varius sapien id mauris aliquet a mollis velit accumsan. Duis vehicula fringilla risus, nec mattis purus bibendum vel. Sed dui urna, imperdiet vitae sodales at, fermentum in magna. Mauris fringilla urna vel turpis congue malesuada facilisis libero tempor. Aliquam id eros eu odio imperdiet dignissim ut et ligula. Ut adipiscing iaculis elit, at posuere enim rhoncus vel. Lorem ipsum dolor sit amet, consectetur adipiscing elit. Donec pharetra nunc vel massa viverra ac accumsan lorem tempor. Praesent nec risus ipsum, nec commodo mi. Curabitur lectus mauris, elementum congue accumsan quis, lacinia sed leo. Praesent et elit id odio vulputate molestie commodo pellentesque libero. Sed congue elit et lorem ullamcorper et fermentum magna ultricies.</w:delText>
        </w:r>
      </w:del>
    </w:p>
    <w:p w14:paraId="15BFE976" w14:textId="3A06CDF5" w:rsidR="00A5265A" w:rsidRPr="00A40C64" w:rsidDel="00A40C64" w:rsidRDefault="00A5265A">
      <w:pPr>
        <w:jc w:val="center"/>
        <w:rPr>
          <w:del w:id="391" w:author="inacbg" w:date="2022-02-04T08:11:00Z"/>
          <w:b/>
          <w:bCs/>
          <w:lang w:val="id-ID"/>
          <w:rPrChange w:id="392" w:author="inacbg" w:date="2022-02-04T08:12:00Z">
            <w:rPr>
              <w:del w:id="393" w:author="inacbg" w:date="2022-02-04T08:11:00Z"/>
            </w:rPr>
          </w:rPrChange>
        </w:rPr>
        <w:pPrChange w:id="394" w:author="inacbg" w:date="2022-02-04T08:12:00Z">
          <w:pPr>
            <w:jc w:val="right"/>
          </w:pPr>
        </w:pPrChange>
      </w:pPr>
      <w:del w:id="395" w:author="inacbg" w:date="2022-02-04T08:11:00Z">
        <w:r w:rsidRPr="00A40C64" w:rsidDel="00A40C64">
          <w:rPr>
            <w:b/>
            <w:bCs/>
            <w:rPrChange w:id="396" w:author="inacbg" w:date="2022-02-04T08:12:00Z">
              <w:rPr/>
            </w:rPrChange>
          </w:rPr>
          <w:delText>Jakarta, 18 Juni 2010</w:delText>
        </w:r>
      </w:del>
      <w:ins w:id="397" w:author="Husni Mubarok" w:date="2022-01-27T13:57:00Z">
        <w:del w:id="398" w:author="inacbg" w:date="2022-02-04T08:11:00Z">
          <w:r w:rsidR="009F68C8" w:rsidRPr="00A40C64" w:rsidDel="00A40C64">
            <w:rPr>
              <w:b/>
              <w:bCs/>
              <w:lang w:val="id-ID"/>
              <w:rPrChange w:id="399" w:author="inacbg" w:date="2022-02-04T08:12:00Z">
                <w:rPr>
                  <w:lang w:val="id-ID"/>
                </w:rPr>
              </w:rPrChange>
            </w:rPr>
            <w:delText>27 Januari 2022</w:delText>
          </w:r>
        </w:del>
      </w:ins>
    </w:p>
    <w:p w14:paraId="7E6C1461" w14:textId="3217FA69" w:rsidR="00B642C6" w:rsidRPr="00A40C64" w:rsidDel="00A40C64" w:rsidRDefault="00B642C6">
      <w:pPr>
        <w:jc w:val="center"/>
        <w:rPr>
          <w:del w:id="400" w:author="inacbg" w:date="2022-02-04T08:11:00Z"/>
          <w:b/>
          <w:bCs/>
          <w:rPrChange w:id="401" w:author="inacbg" w:date="2022-02-04T08:12:00Z">
            <w:rPr>
              <w:del w:id="402" w:author="inacbg" w:date="2022-02-04T08:11:00Z"/>
            </w:rPr>
          </w:rPrChange>
        </w:rPr>
        <w:pPrChange w:id="403" w:author="inacbg" w:date="2022-02-04T08:12:00Z">
          <w:pPr>
            <w:jc w:val="right"/>
          </w:pPr>
        </w:pPrChange>
      </w:pPr>
    </w:p>
    <w:p w14:paraId="1356B624" w14:textId="5CEE4FC8" w:rsidR="00B642C6" w:rsidRPr="00A40C64" w:rsidDel="00A40C64" w:rsidRDefault="00B642C6">
      <w:pPr>
        <w:jc w:val="center"/>
        <w:rPr>
          <w:del w:id="404" w:author="inacbg" w:date="2022-02-04T08:11:00Z"/>
          <w:b/>
          <w:bCs/>
          <w:rPrChange w:id="405" w:author="inacbg" w:date="2022-02-04T08:12:00Z">
            <w:rPr>
              <w:del w:id="406" w:author="inacbg" w:date="2022-02-04T08:11:00Z"/>
            </w:rPr>
          </w:rPrChange>
        </w:rPr>
        <w:pPrChange w:id="407" w:author="inacbg" w:date="2022-02-04T08:12:00Z">
          <w:pPr>
            <w:jc w:val="right"/>
          </w:pPr>
        </w:pPrChange>
      </w:pPr>
    </w:p>
    <w:p w14:paraId="009641F2" w14:textId="437CF207" w:rsidR="00A5265A" w:rsidRPr="00A40C64" w:rsidDel="00A40C64" w:rsidRDefault="001B109A">
      <w:pPr>
        <w:jc w:val="center"/>
        <w:rPr>
          <w:del w:id="408" w:author="inacbg" w:date="2022-02-04T08:11:00Z"/>
          <w:b/>
          <w:bCs/>
          <w:rPrChange w:id="409" w:author="inacbg" w:date="2022-02-04T08:12:00Z">
            <w:rPr>
              <w:del w:id="410" w:author="inacbg" w:date="2022-02-04T08:11:00Z"/>
            </w:rPr>
          </w:rPrChange>
        </w:rPr>
        <w:pPrChange w:id="411" w:author="inacbg" w:date="2022-02-04T08:12:00Z">
          <w:pPr>
            <w:jc w:val="right"/>
          </w:pPr>
        </w:pPrChange>
      </w:pPr>
      <w:ins w:id="412" w:author="Husni Mubarok" w:date="2022-01-27T13:57:00Z">
        <w:del w:id="413" w:author="inacbg" w:date="2022-02-04T08:11:00Z">
          <w:r w:rsidRPr="00764F79" w:rsidDel="00A40C64">
            <w:rPr>
              <w:b/>
              <w:bCs/>
              <w:lang w:val="id-ID"/>
            </w:rPr>
            <w:delText>Husni Mubarok</w:delText>
          </w:r>
        </w:del>
      </w:ins>
      <w:del w:id="414" w:author="inacbg" w:date="2022-02-04T08:11:00Z">
        <w:r w:rsidR="00A8652E" w:rsidRPr="00A40C64" w:rsidDel="00A40C64">
          <w:rPr>
            <w:b/>
            <w:bCs/>
            <w:rPrChange w:id="415" w:author="inacbg" w:date="2022-02-04T08:12:00Z">
              <w:rPr/>
            </w:rPrChange>
          </w:rPr>
          <w:delText>[NAMA]</w:delText>
        </w:r>
      </w:del>
    </w:p>
    <w:p w14:paraId="1F6CA39A" w14:textId="7F3161FA" w:rsidR="00A5265A" w:rsidRPr="00BC4DC9" w:rsidDel="00A40C64" w:rsidRDefault="00A5265A">
      <w:pPr>
        <w:jc w:val="center"/>
        <w:rPr>
          <w:del w:id="416" w:author="inacbg" w:date="2022-02-04T08:11:00Z"/>
        </w:rPr>
        <w:pPrChange w:id="417" w:author="inacbg" w:date="2022-02-04T08:12:00Z">
          <w:pPr>
            <w:pStyle w:val="Heading1"/>
            <w:numPr>
              <w:numId w:val="0"/>
            </w:numPr>
          </w:pPr>
        </w:pPrChange>
      </w:pPr>
      <w:bookmarkStart w:id="418" w:name="_Toc292386333"/>
      <w:del w:id="419" w:author="inacbg" w:date="2022-02-04T08:11:00Z">
        <w:r w:rsidRPr="00A40C64" w:rsidDel="00A40C64">
          <w:rPr>
            <w:b/>
            <w:bCs/>
            <w:rPrChange w:id="420" w:author="inacbg" w:date="2022-02-04T08:12:00Z">
              <w:rPr>
                <w:b w:val="0"/>
                <w:bCs w:val="0"/>
                <w:caps w:val="0"/>
              </w:rPr>
            </w:rPrChange>
          </w:rPr>
          <w:delText xml:space="preserve">HALAMAN PERNYATAAN PERSETUJUAN PUBLIKASI KARYA </w:delText>
        </w:r>
        <w:r w:rsidR="00221BB0" w:rsidRPr="00A40C64" w:rsidDel="00A40C64">
          <w:rPr>
            <w:b/>
            <w:bCs/>
            <w:rPrChange w:id="421" w:author="inacbg" w:date="2022-02-04T08:12:00Z">
              <w:rPr>
                <w:b w:val="0"/>
                <w:bCs w:val="0"/>
                <w:caps w:val="0"/>
              </w:rPr>
            </w:rPrChange>
          </w:rPr>
          <w:br/>
        </w:r>
        <w:r w:rsidRPr="00A40C64" w:rsidDel="00A40C64">
          <w:rPr>
            <w:b/>
            <w:bCs/>
            <w:rPrChange w:id="422" w:author="inacbg" w:date="2022-02-04T08:12:00Z">
              <w:rPr>
                <w:b w:val="0"/>
                <w:bCs w:val="0"/>
                <w:caps w:val="0"/>
              </w:rPr>
            </w:rPrChange>
          </w:rPr>
          <w:delText>ILMIAH UNTUK KEPENTINGAN AKADEMIS</w:delText>
        </w:r>
        <w:bookmarkEnd w:id="418"/>
      </w:del>
    </w:p>
    <w:p w14:paraId="25CD17C0" w14:textId="76C9D9E8" w:rsidR="00221BB0" w:rsidRPr="00A40C64" w:rsidDel="00A40C64" w:rsidRDefault="00221BB0">
      <w:pPr>
        <w:jc w:val="center"/>
        <w:rPr>
          <w:del w:id="423" w:author="inacbg" w:date="2022-02-04T08:11:00Z"/>
          <w:b/>
          <w:bCs/>
          <w:rPrChange w:id="424" w:author="inacbg" w:date="2022-02-04T08:12:00Z">
            <w:rPr>
              <w:del w:id="425" w:author="inacbg" w:date="2022-02-04T08:11:00Z"/>
            </w:rPr>
          </w:rPrChange>
        </w:rPr>
        <w:pPrChange w:id="426" w:author="inacbg" w:date="2022-02-04T08:12:00Z">
          <w:pPr>
            <w:pStyle w:val="NormalIntro"/>
          </w:pPr>
        </w:pPrChange>
      </w:pPr>
      <w:del w:id="427" w:author="inacbg" w:date="2022-02-04T08:11:00Z">
        <w:r w:rsidRPr="00A40C64" w:rsidDel="00A40C64">
          <w:rPr>
            <w:b/>
            <w:bCs/>
            <w:rPrChange w:id="428" w:author="inacbg" w:date="2022-02-04T08:12:00Z">
              <w:rPr/>
            </w:rPrChange>
          </w:rPr>
          <w:delText xml:space="preserve">Sebagai sivitas akademik </w:delText>
        </w:r>
      </w:del>
      <w:del w:id="429" w:author="inacbg" w:date="2022-02-04T08:10:00Z">
        <w:r w:rsidRPr="00A40C64" w:rsidDel="006D5672">
          <w:rPr>
            <w:b/>
            <w:bCs/>
            <w:rPrChange w:id="430" w:author="inacbg" w:date="2022-02-04T08:12:00Z">
              <w:rPr/>
            </w:rPrChange>
          </w:rPr>
          <w:delText>Universitas Indonesia</w:delText>
        </w:r>
      </w:del>
      <w:del w:id="431" w:author="inacbg" w:date="2022-02-04T08:11:00Z">
        <w:r w:rsidRPr="00A40C64" w:rsidDel="00A40C64">
          <w:rPr>
            <w:b/>
            <w:bCs/>
            <w:rPrChange w:id="432" w:author="inacbg" w:date="2022-02-04T08:12:00Z">
              <w:rPr/>
            </w:rPrChange>
          </w:rPr>
          <w:delText>, saya yang bertandatangan di bawah ini:</w:delText>
        </w:r>
      </w:del>
    </w:p>
    <w:p w14:paraId="4814E6B2" w14:textId="38B98627" w:rsidR="00221BB0" w:rsidRPr="00A40C64" w:rsidDel="00A40C64" w:rsidRDefault="00221BB0">
      <w:pPr>
        <w:jc w:val="center"/>
        <w:rPr>
          <w:del w:id="433" w:author="inacbg" w:date="2022-02-04T08:11:00Z"/>
          <w:b/>
          <w:bCs/>
          <w:rPrChange w:id="434" w:author="inacbg" w:date="2022-02-04T08:12:00Z">
            <w:rPr>
              <w:del w:id="435" w:author="inacbg" w:date="2022-02-04T08:11:00Z"/>
            </w:rPr>
          </w:rPrChange>
        </w:rPr>
        <w:pPrChange w:id="436" w:author="inacbg" w:date="2022-02-04T08:12:00Z">
          <w:pPr>
            <w:pStyle w:val="NormalIntro"/>
          </w:pPr>
        </w:pPrChange>
      </w:pPr>
    </w:p>
    <w:p w14:paraId="64E316DD" w14:textId="79BE1998" w:rsidR="00221BB0" w:rsidRPr="00A40C64" w:rsidDel="00A40C64" w:rsidRDefault="00221BB0">
      <w:pPr>
        <w:jc w:val="center"/>
        <w:rPr>
          <w:del w:id="437" w:author="inacbg" w:date="2022-02-04T08:11:00Z"/>
          <w:b/>
          <w:bCs/>
          <w:rPrChange w:id="438" w:author="inacbg" w:date="2022-02-04T08:12:00Z">
            <w:rPr>
              <w:del w:id="439" w:author="inacbg" w:date="2022-02-04T08:11:00Z"/>
            </w:rPr>
          </w:rPrChange>
        </w:rPr>
        <w:pPrChange w:id="440" w:author="inacbg" w:date="2022-02-04T08:12:00Z">
          <w:pPr>
            <w:pStyle w:val="NormalIntro"/>
            <w:tabs>
              <w:tab w:val="left" w:pos="1710"/>
            </w:tabs>
            <w:jc w:val="left"/>
          </w:pPr>
        </w:pPrChange>
      </w:pPr>
      <w:del w:id="441" w:author="inacbg" w:date="2022-02-04T08:11:00Z">
        <w:r w:rsidRPr="00A40C64" w:rsidDel="00A40C64">
          <w:rPr>
            <w:b/>
            <w:bCs/>
            <w:rPrChange w:id="442" w:author="inacbg" w:date="2022-02-04T08:12:00Z">
              <w:rPr/>
            </w:rPrChange>
          </w:rPr>
          <w:delText xml:space="preserve">Nama </w:delText>
        </w:r>
        <w:r w:rsidRPr="00A40C64" w:rsidDel="00A40C64">
          <w:rPr>
            <w:b/>
            <w:bCs/>
            <w:rPrChange w:id="443" w:author="inacbg" w:date="2022-02-04T08:12:00Z">
              <w:rPr/>
            </w:rPrChange>
          </w:rPr>
          <w:tab/>
          <w:delText xml:space="preserve">: </w:delText>
        </w:r>
        <w:r w:rsidR="009F36AB" w:rsidRPr="00A40C64" w:rsidDel="00A40C64">
          <w:rPr>
            <w:b/>
            <w:bCs/>
            <w:rPrChange w:id="444" w:author="inacbg" w:date="2022-02-04T08:12:00Z">
              <w:rPr/>
            </w:rPrChange>
          </w:rPr>
          <w:delText>[NAMA]</w:delText>
        </w:r>
      </w:del>
      <w:ins w:id="445" w:author="Husni Mubarok" w:date="2022-01-27T13:57:00Z">
        <w:del w:id="446" w:author="inacbg" w:date="2022-02-04T08:11:00Z">
          <w:r w:rsidR="009F68C8" w:rsidRPr="00A40C64" w:rsidDel="00A40C64">
            <w:rPr>
              <w:b/>
              <w:bCs/>
              <w:lang w:val="id-ID"/>
              <w:rPrChange w:id="447" w:author="inacbg" w:date="2022-02-04T08:12:00Z">
                <w:rPr>
                  <w:lang w:val="id-ID"/>
                </w:rPr>
              </w:rPrChange>
            </w:rPr>
            <w:delText>Husni Mubarok</w:delText>
          </w:r>
        </w:del>
      </w:ins>
      <w:del w:id="448" w:author="inacbg" w:date="2022-02-04T08:11:00Z">
        <w:r w:rsidRPr="00A40C64" w:rsidDel="00A40C64">
          <w:rPr>
            <w:b/>
            <w:bCs/>
            <w:rPrChange w:id="449" w:author="inacbg" w:date="2022-02-04T08:12:00Z">
              <w:rPr/>
            </w:rPrChange>
          </w:rPr>
          <w:br/>
          <w:delText xml:space="preserve">NPM </w:delText>
        </w:r>
        <w:r w:rsidRPr="00A40C64" w:rsidDel="00A40C64">
          <w:rPr>
            <w:b/>
            <w:bCs/>
            <w:rPrChange w:id="450" w:author="inacbg" w:date="2022-02-04T08:12:00Z">
              <w:rPr/>
            </w:rPrChange>
          </w:rPr>
          <w:tab/>
          <w:delText xml:space="preserve">: </w:delText>
        </w:r>
        <w:r w:rsidR="009F36AB" w:rsidRPr="00A40C64" w:rsidDel="00A40C64">
          <w:rPr>
            <w:b/>
            <w:bCs/>
            <w:rPrChange w:id="451" w:author="inacbg" w:date="2022-02-04T08:12:00Z">
              <w:rPr/>
            </w:rPrChange>
          </w:rPr>
          <w:delText>[NPM]</w:delText>
        </w:r>
      </w:del>
      <w:ins w:id="452" w:author="Husni Mubarok" w:date="2022-01-27T13:57:00Z">
        <w:del w:id="453" w:author="inacbg" w:date="2022-02-04T08:11:00Z">
          <w:r w:rsidR="009F68C8" w:rsidRPr="00A40C64" w:rsidDel="00A40C64">
            <w:rPr>
              <w:b/>
              <w:bCs/>
              <w:lang w:val="id-ID"/>
              <w:rPrChange w:id="454" w:author="inacbg" w:date="2022-02-04T08:12:00Z">
                <w:rPr>
                  <w:lang w:val="id-ID"/>
                </w:rPr>
              </w:rPrChange>
            </w:rPr>
            <w:delText>201222001</w:delText>
          </w:r>
        </w:del>
      </w:ins>
      <w:del w:id="455" w:author="inacbg" w:date="2022-02-04T08:11:00Z">
        <w:r w:rsidRPr="00A40C64" w:rsidDel="00A40C64">
          <w:rPr>
            <w:b/>
            <w:bCs/>
            <w:rPrChange w:id="456" w:author="inacbg" w:date="2022-02-04T08:12:00Z">
              <w:rPr/>
            </w:rPrChange>
          </w:rPr>
          <w:br/>
          <w:delText xml:space="preserve">Program Studi </w:delText>
        </w:r>
        <w:r w:rsidRPr="00A40C64" w:rsidDel="00A40C64">
          <w:rPr>
            <w:b/>
            <w:bCs/>
            <w:rPrChange w:id="457" w:author="inacbg" w:date="2022-02-04T08:12:00Z">
              <w:rPr/>
            </w:rPrChange>
          </w:rPr>
          <w:tab/>
          <w:delText>: Ilmu Komputer</w:delText>
        </w:r>
      </w:del>
      <w:ins w:id="458" w:author="Husni Mubarok" w:date="2022-01-27T13:57:00Z">
        <w:del w:id="459" w:author="inacbg" w:date="2022-02-04T08:11:00Z">
          <w:r w:rsidR="009F68C8" w:rsidRPr="00A40C64" w:rsidDel="00A40C64">
            <w:rPr>
              <w:b/>
              <w:bCs/>
              <w:lang w:val="id-ID"/>
              <w:rPrChange w:id="460" w:author="inacbg" w:date="2022-02-04T08:12:00Z">
                <w:rPr>
                  <w:lang w:val="id-ID"/>
                </w:rPr>
              </w:rPrChange>
            </w:rPr>
            <w:delText>Teknik Informatika</w:delText>
          </w:r>
        </w:del>
      </w:ins>
      <w:del w:id="461" w:author="inacbg" w:date="2022-02-04T08:11:00Z">
        <w:r w:rsidRPr="00A40C64" w:rsidDel="00A40C64">
          <w:rPr>
            <w:b/>
            <w:bCs/>
            <w:rPrChange w:id="462" w:author="inacbg" w:date="2022-02-04T08:12:00Z">
              <w:rPr/>
            </w:rPrChange>
          </w:rPr>
          <w:br/>
          <w:delText xml:space="preserve">Fakultas </w:delText>
        </w:r>
        <w:r w:rsidRPr="00A40C64" w:rsidDel="00A40C64">
          <w:rPr>
            <w:b/>
            <w:bCs/>
            <w:rPrChange w:id="463" w:author="inacbg" w:date="2022-02-04T08:12:00Z">
              <w:rPr/>
            </w:rPrChange>
          </w:rPr>
          <w:tab/>
          <w:delText>: Ilmu Komputer</w:delText>
        </w:r>
      </w:del>
      <w:ins w:id="464" w:author="Husni Mubarok" w:date="2022-01-27T13:57:00Z">
        <w:del w:id="465" w:author="inacbg" w:date="2022-02-04T08:11:00Z">
          <w:r w:rsidR="009F68C8" w:rsidRPr="00A40C64" w:rsidDel="00A40C64">
            <w:rPr>
              <w:b/>
              <w:bCs/>
              <w:lang w:val="id-ID"/>
              <w:rPrChange w:id="466" w:author="inacbg" w:date="2022-02-04T08:12:00Z">
                <w:rPr>
                  <w:lang w:val="id-ID"/>
                </w:rPr>
              </w:rPrChange>
            </w:rPr>
            <w:delText>Teknologi</w:delText>
          </w:r>
        </w:del>
      </w:ins>
      <w:del w:id="467" w:author="inacbg" w:date="2022-02-04T08:11:00Z">
        <w:r w:rsidRPr="00A40C64" w:rsidDel="00A40C64">
          <w:rPr>
            <w:b/>
            <w:bCs/>
            <w:rPrChange w:id="468" w:author="inacbg" w:date="2022-02-04T08:12:00Z">
              <w:rPr/>
            </w:rPrChange>
          </w:rPr>
          <w:br/>
          <w:delText xml:space="preserve">Jenis Karya </w:delText>
        </w:r>
        <w:r w:rsidRPr="00A40C64" w:rsidDel="00A40C64">
          <w:rPr>
            <w:b/>
            <w:bCs/>
            <w:rPrChange w:id="469" w:author="inacbg" w:date="2022-02-04T08:12:00Z">
              <w:rPr/>
            </w:rPrChange>
          </w:rPr>
          <w:tab/>
          <w:delText>: Skripsi</w:delText>
        </w:r>
      </w:del>
      <w:ins w:id="470" w:author="Husni Mubarok" w:date="2022-01-27T13:55:00Z">
        <w:del w:id="471" w:author="inacbg" w:date="2022-02-04T08:11:00Z">
          <w:r w:rsidR="001B109A" w:rsidRPr="00A40C64" w:rsidDel="00A40C64">
            <w:rPr>
              <w:b/>
              <w:bCs/>
              <w:rPrChange w:id="472" w:author="inacbg" w:date="2022-02-04T08:12:00Z">
                <w:rPr/>
              </w:rPrChange>
            </w:rPr>
            <w:delText>Tugas akhir</w:delText>
          </w:r>
        </w:del>
      </w:ins>
    </w:p>
    <w:p w14:paraId="76F0F67F" w14:textId="0CE8DD8C" w:rsidR="00221BB0" w:rsidRPr="00A40C64" w:rsidDel="00A40C64" w:rsidRDefault="00221BB0">
      <w:pPr>
        <w:jc w:val="center"/>
        <w:rPr>
          <w:del w:id="473" w:author="inacbg" w:date="2022-02-04T08:11:00Z"/>
          <w:b/>
          <w:bCs/>
          <w:rPrChange w:id="474" w:author="inacbg" w:date="2022-02-04T08:12:00Z">
            <w:rPr>
              <w:del w:id="475" w:author="inacbg" w:date="2022-02-04T08:11:00Z"/>
            </w:rPr>
          </w:rPrChange>
        </w:rPr>
        <w:pPrChange w:id="476" w:author="inacbg" w:date="2022-02-04T08:12:00Z">
          <w:pPr>
            <w:pStyle w:val="NormalIntro"/>
            <w:jc w:val="left"/>
          </w:pPr>
        </w:pPrChange>
      </w:pPr>
    </w:p>
    <w:p w14:paraId="152D5AA7" w14:textId="257E78F0" w:rsidR="00221BB0" w:rsidRPr="00A40C64" w:rsidDel="00A40C64" w:rsidRDefault="00221BB0">
      <w:pPr>
        <w:jc w:val="center"/>
        <w:rPr>
          <w:del w:id="477" w:author="inacbg" w:date="2022-02-04T08:11:00Z"/>
          <w:b/>
          <w:bCs/>
          <w:rPrChange w:id="478" w:author="inacbg" w:date="2022-02-04T08:12:00Z">
            <w:rPr>
              <w:del w:id="479" w:author="inacbg" w:date="2022-02-04T08:11:00Z"/>
            </w:rPr>
          </w:rPrChange>
        </w:rPr>
        <w:pPrChange w:id="480" w:author="inacbg" w:date="2022-02-04T08:12:00Z">
          <w:pPr>
            <w:pStyle w:val="NormalIntro"/>
          </w:pPr>
        </w:pPrChange>
      </w:pPr>
      <w:del w:id="481" w:author="inacbg" w:date="2022-02-04T08:11:00Z">
        <w:r w:rsidRPr="00A40C64" w:rsidDel="00A40C64">
          <w:rPr>
            <w:b/>
            <w:bCs/>
            <w:rPrChange w:id="482" w:author="inacbg" w:date="2022-02-04T08:12:00Z">
              <w:rPr/>
            </w:rPrChange>
          </w:rPr>
          <w:delText xml:space="preserve">demi pengembangan ilmu pengetahuan, menyetujui untuk memberikan kepada Universtas Indonesia </w:delText>
        </w:r>
        <w:r w:rsidRPr="00764F79" w:rsidDel="00A40C64">
          <w:rPr>
            <w:b/>
            <w:bCs/>
          </w:rPr>
          <w:delText>Hak Bebas Royalti Noneksklusif</w:delText>
        </w:r>
        <w:r w:rsidRPr="00A40C64" w:rsidDel="00A40C64">
          <w:rPr>
            <w:b/>
            <w:bCs/>
            <w:rPrChange w:id="483" w:author="inacbg" w:date="2022-02-04T08:12:00Z">
              <w:rPr/>
            </w:rPrChange>
          </w:rPr>
          <w:delText xml:space="preserve"> (</w:delText>
        </w:r>
        <w:r w:rsidRPr="00764F79" w:rsidDel="00A40C64">
          <w:rPr>
            <w:b/>
            <w:bCs/>
          </w:rPr>
          <w:delText>Non-exclusive Royalty-Free Right</w:delText>
        </w:r>
        <w:r w:rsidRPr="00A40C64" w:rsidDel="00A40C64">
          <w:rPr>
            <w:b/>
            <w:bCs/>
            <w:rPrChange w:id="484" w:author="inacbg" w:date="2022-02-04T08:12:00Z">
              <w:rPr/>
            </w:rPrChange>
          </w:rPr>
          <w:delText>) atas karya ilmiah saya yang berjudul:</w:delText>
        </w:r>
      </w:del>
    </w:p>
    <w:p w14:paraId="07FB7D88" w14:textId="7FF247E8" w:rsidR="00221BB0" w:rsidRPr="00A40C64" w:rsidDel="00A40C64" w:rsidRDefault="00221BB0">
      <w:pPr>
        <w:jc w:val="center"/>
        <w:rPr>
          <w:del w:id="485" w:author="inacbg" w:date="2022-02-04T08:11:00Z"/>
          <w:b/>
          <w:bCs/>
          <w:rPrChange w:id="486" w:author="inacbg" w:date="2022-02-04T08:12:00Z">
            <w:rPr>
              <w:del w:id="487" w:author="inacbg" w:date="2022-02-04T08:11:00Z"/>
            </w:rPr>
          </w:rPrChange>
        </w:rPr>
        <w:pPrChange w:id="488" w:author="inacbg" w:date="2022-02-04T08:12:00Z">
          <w:pPr>
            <w:pStyle w:val="NormalIntro"/>
          </w:pPr>
        </w:pPrChange>
      </w:pPr>
    </w:p>
    <w:p w14:paraId="5F039BC0" w14:textId="71EB232C" w:rsidR="009F68C8" w:rsidRPr="00A40C64" w:rsidDel="00A40C64" w:rsidRDefault="009F68C8">
      <w:pPr>
        <w:jc w:val="center"/>
        <w:rPr>
          <w:ins w:id="489" w:author="Husni Mubarok" w:date="2022-01-27T13:58:00Z"/>
          <w:del w:id="490" w:author="inacbg" w:date="2022-02-04T08:11:00Z"/>
          <w:b/>
          <w:bCs/>
          <w:sz w:val="28"/>
          <w:lang w:val="id-ID"/>
          <w:rPrChange w:id="491" w:author="inacbg" w:date="2022-02-04T08:12:00Z">
            <w:rPr>
              <w:ins w:id="492" w:author="Husni Mubarok" w:date="2022-01-27T13:58:00Z"/>
              <w:del w:id="493" w:author="inacbg" w:date="2022-02-04T08:11:00Z"/>
              <w:bCs/>
              <w:sz w:val="28"/>
              <w:lang w:val="id-ID"/>
            </w:rPr>
          </w:rPrChange>
        </w:rPr>
        <w:pPrChange w:id="494" w:author="inacbg" w:date="2022-02-04T08:12:00Z">
          <w:pPr>
            <w:spacing w:line="240" w:lineRule="auto"/>
            <w:jc w:val="center"/>
          </w:pPr>
        </w:pPrChange>
      </w:pPr>
      <w:ins w:id="495" w:author="Husni Mubarok" w:date="2022-01-27T13:58:00Z">
        <w:del w:id="496" w:author="inacbg" w:date="2022-02-04T08:11:00Z">
          <w:r w:rsidRPr="00A40C64" w:rsidDel="00A40C64">
            <w:rPr>
              <w:b/>
              <w:bCs/>
              <w:sz w:val="28"/>
              <w:lang w:val="id-ID"/>
              <w:rPrChange w:id="497" w:author="inacbg" w:date="2022-02-04T08:12:00Z">
                <w:rPr>
                  <w:bCs/>
                  <w:sz w:val="28"/>
                  <w:lang w:val="id-ID"/>
                </w:rPr>
              </w:rPrChange>
            </w:rPr>
            <w:delText>Analisis Perangcangan Sistem Pendaftaran Otomatis</w:delText>
          </w:r>
        </w:del>
      </w:ins>
    </w:p>
    <w:p w14:paraId="287B06B8" w14:textId="782A0550" w:rsidR="009F68C8" w:rsidRPr="00A40C64" w:rsidDel="00A40C64" w:rsidRDefault="009F68C8">
      <w:pPr>
        <w:jc w:val="center"/>
        <w:rPr>
          <w:ins w:id="498" w:author="Husni Mubarok" w:date="2022-01-27T13:58:00Z"/>
          <w:del w:id="499" w:author="inacbg" w:date="2022-02-04T08:11:00Z"/>
          <w:b/>
          <w:bCs/>
          <w:i/>
          <w:sz w:val="28"/>
          <w:lang w:val="id-ID"/>
          <w:rPrChange w:id="500" w:author="inacbg" w:date="2022-02-04T08:12:00Z">
            <w:rPr>
              <w:ins w:id="501" w:author="Husni Mubarok" w:date="2022-01-27T13:58:00Z"/>
              <w:del w:id="502" w:author="inacbg" w:date="2022-02-04T08:11:00Z"/>
              <w:bCs/>
              <w:i/>
              <w:sz w:val="28"/>
              <w:lang w:val="id-ID"/>
            </w:rPr>
          </w:rPrChange>
        </w:rPr>
        <w:pPrChange w:id="503" w:author="inacbg" w:date="2022-02-04T08:12:00Z">
          <w:pPr>
            <w:spacing w:line="240" w:lineRule="auto"/>
            <w:jc w:val="center"/>
          </w:pPr>
        </w:pPrChange>
      </w:pPr>
      <w:ins w:id="504" w:author="Husni Mubarok" w:date="2022-01-27T13:58:00Z">
        <w:del w:id="505" w:author="inacbg" w:date="2022-02-04T08:11:00Z">
          <w:r w:rsidRPr="00A40C64" w:rsidDel="00A40C64">
            <w:rPr>
              <w:b/>
              <w:bCs/>
              <w:sz w:val="28"/>
              <w:lang w:val="id-ID"/>
              <w:rPrChange w:id="506" w:author="inacbg" w:date="2022-02-04T08:12:00Z">
                <w:rPr>
                  <w:bCs/>
                  <w:sz w:val="28"/>
                  <w:lang w:val="id-ID"/>
                </w:rPr>
              </w:rPrChange>
            </w:rPr>
            <w:delText>Menggunakan Aplikasi Whatsapp</w:delText>
          </w:r>
        </w:del>
      </w:ins>
    </w:p>
    <w:p w14:paraId="560B7B1C" w14:textId="42A7159B" w:rsidR="00221BB0" w:rsidRPr="00A40C64" w:rsidDel="00A40C64" w:rsidRDefault="00221BB0">
      <w:pPr>
        <w:jc w:val="center"/>
        <w:rPr>
          <w:del w:id="507" w:author="inacbg" w:date="2022-02-04T08:11:00Z"/>
          <w:b/>
          <w:bCs/>
          <w:rPrChange w:id="508" w:author="inacbg" w:date="2022-02-04T08:12:00Z">
            <w:rPr>
              <w:del w:id="509" w:author="inacbg" w:date="2022-02-04T08:11:00Z"/>
            </w:rPr>
          </w:rPrChange>
        </w:rPr>
        <w:pPrChange w:id="510" w:author="inacbg" w:date="2022-02-04T08:12:00Z">
          <w:pPr>
            <w:pStyle w:val="NormalIntro"/>
            <w:jc w:val="center"/>
          </w:pPr>
        </w:pPrChange>
      </w:pPr>
      <w:del w:id="511" w:author="inacbg" w:date="2022-02-04T08:11:00Z">
        <w:r w:rsidRPr="00A40C64" w:rsidDel="00A40C64">
          <w:rPr>
            <w:b/>
            <w:bCs/>
            <w:rPrChange w:id="512" w:author="inacbg" w:date="2022-02-04T08:12:00Z">
              <w:rPr/>
            </w:rPrChange>
          </w:rPr>
          <w:delText>[BELUM ADA JUDUL]</w:delText>
        </w:r>
      </w:del>
    </w:p>
    <w:p w14:paraId="117EBD90" w14:textId="1EF4ADCF" w:rsidR="00221BB0" w:rsidRPr="00A40C64" w:rsidDel="00A40C64" w:rsidRDefault="00221BB0">
      <w:pPr>
        <w:jc w:val="center"/>
        <w:rPr>
          <w:del w:id="513" w:author="inacbg" w:date="2022-02-04T08:11:00Z"/>
          <w:b/>
          <w:bCs/>
          <w:rPrChange w:id="514" w:author="inacbg" w:date="2022-02-04T08:12:00Z">
            <w:rPr>
              <w:del w:id="515" w:author="inacbg" w:date="2022-02-04T08:11:00Z"/>
            </w:rPr>
          </w:rPrChange>
        </w:rPr>
        <w:pPrChange w:id="516" w:author="inacbg" w:date="2022-02-04T08:12:00Z">
          <w:pPr>
            <w:pStyle w:val="NormalIntro"/>
          </w:pPr>
        </w:pPrChange>
      </w:pPr>
    </w:p>
    <w:p w14:paraId="463AEF5D" w14:textId="2843BD79" w:rsidR="00221BB0" w:rsidRPr="00A40C64" w:rsidDel="00A40C64" w:rsidRDefault="00221BB0">
      <w:pPr>
        <w:jc w:val="center"/>
        <w:rPr>
          <w:del w:id="517" w:author="inacbg" w:date="2022-02-04T08:11:00Z"/>
          <w:b/>
          <w:bCs/>
          <w:rPrChange w:id="518" w:author="inacbg" w:date="2022-02-04T08:12:00Z">
            <w:rPr>
              <w:del w:id="519" w:author="inacbg" w:date="2022-02-04T08:11:00Z"/>
            </w:rPr>
          </w:rPrChange>
        </w:rPr>
        <w:pPrChange w:id="520" w:author="inacbg" w:date="2022-02-04T08:12:00Z">
          <w:pPr>
            <w:pStyle w:val="NormalIntro"/>
          </w:pPr>
        </w:pPrChange>
      </w:pPr>
      <w:del w:id="521" w:author="inacbg" w:date="2022-02-04T08:11:00Z">
        <w:r w:rsidRPr="00A40C64" w:rsidDel="00A40C64">
          <w:rPr>
            <w:b/>
            <w:bCs/>
            <w:rPrChange w:id="522" w:author="inacbg" w:date="2022-02-04T08:12:00Z">
              <w:rPr/>
            </w:rPrChange>
          </w:rPr>
          <w:delText xml:space="preserve">beserta perangkat yang ada (jika diperlukan). Dengan Hak Bebas Royalti Noneksklusif ini </w:delText>
        </w:r>
      </w:del>
      <w:del w:id="523" w:author="inacbg" w:date="2022-02-04T08:10:00Z">
        <w:r w:rsidRPr="00A40C64" w:rsidDel="006D5672">
          <w:rPr>
            <w:b/>
            <w:bCs/>
            <w:rPrChange w:id="524" w:author="inacbg" w:date="2022-02-04T08:12:00Z">
              <w:rPr/>
            </w:rPrChange>
          </w:rPr>
          <w:delText>Universitas Indonesia</w:delText>
        </w:r>
      </w:del>
      <w:del w:id="525" w:author="inacbg" w:date="2022-02-04T08:11:00Z">
        <w:r w:rsidRPr="00A40C64" w:rsidDel="00A40C64">
          <w:rPr>
            <w:b/>
            <w:bCs/>
            <w:rPrChange w:id="526" w:author="inacbg" w:date="2022-02-04T08:12:00Z">
              <w:rPr/>
            </w:rPrChange>
          </w:rPr>
          <w:delText xml:space="preserve"> berhak menyimpan, mengalihmedia/formatkan, mengelola dalam bentuk pangkalan data (database), merawat, dan memublikasikan tugas akhir saya tanpa meminta izin dari saya selama tetap mencantumkan nama saya sebagai penulis/pencipta dan sebagai pemilik Hak Cipta.</w:delText>
        </w:r>
      </w:del>
    </w:p>
    <w:p w14:paraId="5DFDA983" w14:textId="49C89B5B" w:rsidR="00221BB0" w:rsidRPr="00A40C64" w:rsidDel="00A40C64" w:rsidRDefault="00221BB0">
      <w:pPr>
        <w:jc w:val="center"/>
        <w:rPr>
          <w:del w:id="527" w:author="inacbg" w:date="2022-02-04T08:11:00Z"/>
          <w:b/>
          <w:bCs/>
          <w:rPrChange w:id="528" w:author="inacbg" w:date="2022-02-04T08:12:00Z">
            <w:rPr>
              <w:del w:id="529" w:author="inacbg" w:date="2022-02-04T08:11:00Z"/>
            </w:rPr>
          </w:rPrChange>
        </w:rPr>
        <w:pPrChange w:id="530" w:author="inacbg" w:date="2022-02-04T08:12:00Z">
          <w:pPr>
            <w:pStyle w:val="NormalIntro"/>
          </w:pPr>
        </w:pPrChange>
      </w:pPr>
    </w:p>
    <w:p w14:paraId="675CE18D" w14:textId="0F946ED3" w:rsidR="00B642C6" w:rsidRPr="00A40C64" w:rsidDel="00A40C64" w:rsidRDefault="00221BB0">
      <w:pPr>
        <w:jc w:val="center"/>
        <w:rPr>
          <w:del w:id="531" w:author="inacbg" w:date="2022-02-04T08:11:00Z"/>
          <w:b/>
          <w:bCs/>
          <w:rPrChange w:id="532" w:author="inacbg" w:date="2022-02-04T08:12:00Z">
            <w:rPr>
              <w:del w:id="533" w:author="inacbg" w:date="2022-02-04T08:11:00Z"/>
            </w:rPr>
          </w:rPrChange>
        </w:rPr>
        <w:pPrChange w:id="534" w:author="inacbg" w:date="2022-02-04T08:12:00Z">
          <w:pPr>
            <w:pStyle w:val="NormalIntro"/>
          </w:pPr>
        </w:pPrChange>
      </w:pPr>
      <w:del w:id="535" w:author="inacbg" w:date="2022-02-04T08:11:00Z">
        <w:r w:rsidRPr="00A40C64" w:rsidDel="00A40C64">
          <w:rPr>
            <w:b/>
            <w:bCs/>
            <w:rPrChange w:id="536" w:author="inacbg" w:date="2022-02-04T08:12:00Z">
              <w:rPr/>
            </w:rPrChange>
          </w:rPr>
          <w:delText>Demikian pernyataan ini saya buat dengan sebenarnya.</w:delText>
        </w:r>
      </w:del>
    </w:p>
    <w:p w14:paraId="7145CBB1" w14:textId="4C6C5A09" w:rsidR="00B642C6" w:rsidRPr="00A40C64" w:rsidDel="00A40C64" w:rsidRDefault="00B642C6">
      <w:pPr>
        <w:jc w:val="center"/>
        <w:rPr>
          <w:del w:id="537" w:author="inacbg" w:date="2022-02-04T08:11:00Z"/>
          <w:b/>
          <w:bCs/>
          <w:rPrChange w:id="538" w:author="inacbg" w:date="2022-02-04T08:12:00Z">
            <w:rPr>
              <w:del w:id="539" w:author="inacbg" w:date="2022-02-04T08:11:00Z"/>
            </w:rPr>
          </w:rPrChange>
        </w:rPr>
        <w:pPrChange w:id="540" w:author="inacbg" w:date="2022-02-04T08:12:00Z">
          <w:pPr>
            <w:pStyle w:val="NormalIntro"/>
          </w:pPr>
        </w:pPrChange>
      </w:pPr>
    </w:p>
    <w:p w14:paraId="1DA42D9A" w14:textId="73C6ECC0" w:rsidR="00B642C6" w:rsidRPr="00A40C64" w:rsidDel="00A40C64" w:rsidRDefault="00B642C6">
      <w:pPr>
        <w:jc w:val="center"/>
        <w:rPr>
          <w:del w:id="541" w:author="inacbg" w:date="2022-02-04T08:11:00Z"/>
          <w:b/>
          <w:bCs/>
          <w:rPrChange w:id="542" w:author="inacbg" w:date="2022-02-04T08:12:00Z">
            <w:rPr>
              <w:del w:id="543" w:author="inacbg" w:date="2022-02-04T08:11:00Z"/>
            </w:rPr>
          </w:rPrChange>
        </w:rPr>
        <w:pPrChange w:id="544" w:author="inacbg" w:date="2022-02-04T08:12:00Z">
          <w:pPr>
            <w:pStyle w:val="NormalIntro"/>
          </w:pPr>
        </w:pPrChange>
      </w:pPr>
    </w:p>
    <w:p w14:paraId="3E7640CA" w14:textId="317567A7" w:rsidR="00B642C6" w:rsidRPr="00A40C64" w:rsidDel="00A40C64" w:rsidRDefault="00B642C6">
      <w:pPr>
        <w:jc w:val="center"/>
        <w:rPr>
          <w:del w:id="545" w:author="inacbg" w:date="2022-02-04T08:11:00Z"/>
          <w:b/>
          <w:bCs/>
          <w:rPrChange w:id="546" w:author="inacbg" w:date="2022-02-04T08:12:00Z">
            <w:rPr>
              <w:del w:id="547" w:author="inacbg" w:date="2022-02-04T08:11:00Z"/>
            </w:rPr>
          </w:rPrChange>
        </w:rPr>
        <w:pPrChange w:id="548" w:author="inacbg" w:date="2022-02-04T08:12:00Z">
          <w:pPr>
            <w:pStyle w:val="NormalIntro"/>
          </w:pPr>
        </w:pPrChange>
      </w:pPr>
    </w:p>
    <w:p w14:paraId="59A06909" w14:textId="4A855618" w:rsidR="00B642C6" w:rsidRPr="00A40C64" w:rsidDel="00A40C64" w:rsidRDefault="00B642C6">
      <w:pPr>
        <w:jc w:val="center"/>
        <w:rPr>
          <w:del w:id="549" w:author="inacbg" w:date="2022-02-04T08:11:00Z"/>
          <w:b/>
          <w:bCs/>
          <w:lang w:val="id-ID"/>
          <w:rPrChange w:id="550" w:author="inacbg" w:date="2022-02-04T08:12:00Z">
            <w:rPr>
              <w:del w:id="551" w:author="inacbg" w:date="2022-02-04T08:11:00Z"/>
            </w:rPr>
          </w:rPrChange>
        </w:rPr>
        <w:pPrChange w:id="552" w:author="inacbg" w:date="2022-02-04T08:12:00Z">
          <w:pPr>
            <w:pStyle w:val="NormalIntro"/>
            <w:tabs>
              <w:tab w:val="left" w:pos="3960"/>
            </w:tabs>
            <w:ind w:left="2610"/>
            <w:jc w:val="left"/>
          </w:pPr>
        </w:pPrChange>
      </w:pPr>
      <w:del w:id="553" w:author="inacbg" w:date="2022-02-04T08:11:00Z">
        <w:r w:rsidRPr="00A40C64" w:rsidDel="00A40C64">
          <w:rPr>
            <w:b/>
            <w:bCs/>
            <w:rPrChange w:id="554" w:author="inacbg" w:date="2022-02-04T08:12:00Z">
              <w:rPr/>
            </w:rPrChange>
          </w:rPr>
          <w:delText>Dibuat di</w:delText>
        </w:r>
        <w:r w:rsidRPr="00A40C64" w:rsidDel="00A40C64">
          <w:rPr>
            <w:b/>
            <w:bCs/>
            <w:rPrChange w:id="555" w:author="inacbg" w:date="2022-02-04T08:12:00Z">
              <w:rPr/>
            </w:rPrChange>
          </w:rPr>
          <w:tab/>
          <w:delText>: Depok</w:delText>
        </w:r>
      </w:del>
      <w:ins w:id="556" w:author="Husni Mubarok" w:date="2022-01-27T13:58:00Z">
        <w:del w:id="557" w:author="inacbg" w:date="2022-02-04T08:11:00Z">
          <w:r w:rsidR="009F68C8" w:rsidRPr="00A40C64" w:rsidDel="00A40C64">
            <w:rPr>
              <w:b/>
              <w:bCs/>
              <w:lang w:val="id-ID"/>
              <w:rPrChange w:id="558" w:author="inacbg" w:date="2022-02-04T08:12:00Z">
                <w:rPr>
                  <w:lang w:val="id-ID"/>
                </w:rPr>
              </w:rPrChange>
            </w:rPr>
            <w:delText>Jakarta</w:delText>
          </w:r>
        </w:del>
      </w:ins>
    </w:p>
    <w:p w14:paraId="79EA6E6F" w14:textId="7F269737" w:rsidR="00B642C6" w:rsidRPr="00A40C64" w:rsidDel="00A40C64" w:rsidRDefault="00B642C6">
      <w:pPr>
        <w:jc w:val="center"/>
        <w:rPr>
          <w:del w:id="559" w:author="inacbg" w:date="2022-02-04T08:11:00Z"/>
          <w:b/>
          <w:bCs/>
          <w:lang w:val="id-ID"/>
          <w:rPrChange w:id="560" w:author="inacbg" w:date="2022-02-04T08:12:00Z">
            <w:rPr>
              <w:del w:id="561" w:author="inacbg" w:date="2022-02-04T08:11:00Z"/>
            </w:rPr>
          </w:rPrChange>
        </w:rPr>
        <w:pPrChange w:id="562" w:author="inacbg" w:date="2022-02-04T08:12:00Z">
          <w:pPr>
            <w:pStyle w:val="NormalIntro"/>
            <w:tabs>
              <w:tab w:val="left" w:pos="3960"/>
            </w:tabs>
            <w:ind w:left="2610"/>
            <w:jc w:val="left"/>
          </w:pPr>
        </w:pPrChange>
      </w:pPr>
      <w:del w:id="563" w:author="inacbg" w:date="2022-02-04T08:11:00Z">
        <w:r w:rsidRPr="00A40C64" w:rsidDel="00A40C64">
          <w:rPr>
            <w:b/>
            <w:bCs/>
            <w:rPrChange w:id="564" w:author="inacbg" w:date="2022-02-04T08:12:00Z">
              <w:rPr/>
            </w:rPrChange>
          </w:rPr>
          <w:delText>Pada tanggal</w:delText>
        </w:r>
        <w:r w:rsidRPr="00A40C64" w:rsidDel="00A40C64">
          <w:rPr>
            <w:b/>
            <w:bCs/>
            <w:rPrChange w:id="565" w:author="inacbg" w:date="2022-02-04T08:12:00Z">
              <w:rPr/>
            </w:rPrChange>
          </w:rPr>
          <w:tab/>
          <w:delText>: 18 Juni 2011</w:delText>
        </w:r>
      </w:del>
      <w:ins w:id="566" w:author="Husni Mubarok" w:date="2022-01-27T13:58:00Z">
        <w:del w:id="567" w:author="inacbg" w:date="2022-02-04T08:11:00Z">
          <w:r w:rsidR="009F68C8" w:rsidRPr="00A40C64" w:rsidDel="00A40C64">
            <w:rPr>
              <w:b/>
              <w:bCs/>
              <w:lang w:val="id-ID"/>
              <w:rPrChange w:id="568" w:author="inacbg" w:date="2022-02-04T08:12:00Z">
                <w:rPr>
                  <w:lang w:val="id-ID"/>
                </w:rPr>
              </w:rPrChange>
            </w:rPr>
            <w:delText>27 Januari 2022</w:delText>
          </w:r>
        </w:del>
      </w:ins>
    </w:p>
    <w:p w14:paraId="319B954E" w14:textId="13E99BDB" w:rsidR="00B642C6" w:rsidRPr="00A40C64" w:rsidDel="00A40C64" w:rsidRDefault="00B642C6">
      <w:pPr>
        <w:jc w:val="center"/>
        <w:rPr>
          <w:del w:id="569" w:author="inacbg" w:date="2022-02-04T08:11:00Z"/>
          <w:b/>
          <w:bCs/>
          <w:rPrChange w:id="570" w:author="inacbg" w:date="2022-02-04T08:12:00Z">
            <w:rPr>
              <w:del w:id="571" w:author="inacbg" w:date="2022-02-04T08:11:00Z"/>
            </w:rPr>
          </w:rPrChange>
        </w:rPr>
        <w:pPrChange w:id="572" w:author="inacbg" w:date="2022-02-04T08:12:00Z">
          <w:pPr>
            <w:pStyle w:val="NormalIntro"/>
            <w:jc w:val="center"/>
          </w:pPr>
        </w:pPrChange>
      </w:pPr>
      <w:del w:id="573" w:author="inacbg" w:date="2022-02-04T08:11:00Z">
        <w:r w:rsidRPr="00A40C64" w:rsidDel="00A40C64">
          <w:rPr>
            <w:b/>
            <w:bCs/>
            <w:rPrChange w:id="574" w:author="inacbg" w:date="2022-02-04T08:12:00Z">
              <w:rPr/>
            </w:rPrChange>
          </w:rPr>
          <w:delText>Yang menyatakan</w:delText>
        </w:r>
      </w:del>
    </w:p>
    <w:p w14:paraId="38BBAA47" w14:textId="040CEBF1" w:rsidR="00B642C6" w:rsidRPr="00A40C64" w:rsidDel="00A40C64" w:rsidRDefault="00B642C6">
      <w:pPr>
        <w:jc w:val="center"/>
        <w:rPr>
          <w:del w:id="575" w:author="inacbg" w:date="2022-02-04T08:11:00Z"/>
          <w:b/>
          <w:bCs/>
          <w:rPrChange w:id="576" w:author="inacbg" w:date="2022-02-04T08:12:00Z">
            <w:rPr>
              <w:del w:id="577" w:author="inacbg" w:date="2022-02-04T08:11:00Z"/>
            </w:rPr>
          </w:rPrChange>
        </w:rPr>
        <w:pPrChange w:id="578" w:author="inacbg" w:date="2022-02-04T08:12:00Z">
          <w:pPr>
            <w:pStyle w:val="NormalIntro"/>
            <w:jc w:val="center"/>
          </w:pPr>
        </w:pPrChange>
      </w:pPr>
    </w:p>
    <w:p w14:paraId="12803093" w14:textId="7EC425AF" w:rsidR="00B642C6" w:rsidRPr="00A40C64" w:rsidDel="00A40C64" w:rsidRDefault="00B642C6">
      <w:pPr>
        <w:jc w:val="center"/>
        <w:rPr>
          <w:del w:id="579" w:author="inacbg" w:date="2022-02-04T08:11:00Z"/>
          <w:b/>
          <w:bCs/>
          <w:rPrChange w:id="580" w:author="inacbg" w:date="2022-02-04T08:12:00Z">
            <w:rPr>
              <w:del w:id="581" w:author="inacbg" w:date="2022-02-04T08:11:00Z"/>
            </w:rPr>
          </w:rPrChange>
        </w:rPr>
        <w:pPrChange w:id="582" w:author="inacbg" w:date="2022-02-04T08:12:00Z">
          <w:pPr>
            <w:pStyle w:val="NormalIntro"/>
            <w:jc w:val="center"/>
          </w:pPr>
        </w:pPrChange>
      </w:pPr>
    </w:p>
    <w:p w14:paraId="5AD43584" w14:textId="45E6A010" w:rsidR="00B642C6" w:rsidRPr="00A40C64" w:rsidDel="00A40C64" w:rsidRDefault="00B642C6">
      <w:pPr>
        <w:jc w:val="center"/>
        <w:rPr>
          <w:del w:id="583" w:author="inacbg" w:date="2022-02-04T08:11:00Z"/>
          <w:b/>
          <w:bCs/>
          <w:rPrChange w:id="584" w:author="inacbg" w:date="2022-02-04T08:12:00Z">
            <w:rPr>
              <w:del w:id="585" w:author="inacbg" w:date="2022-02-04T08:11:00Z"/>
            </w:rPr>
          </w:rPrChange>
        </w:rPr>
        <w:pPrChange w:id="586" w:author="inacbg" w:date="2022-02-04T08:12:00Z">
          <w:pPr>
            <w:pStyle w:val="NormalIntro"/>
            <w:jc w:val="center"/>
          </w:pPr>
        </w:pPrChange>
      </w:pPr>
    </w:p>
    <w:p w14:paraId="1A15F90C" w14:textId="3B975876" w:rsidR="00B642C6" w:rsidRPr="00A40C64" w:rsidDel="00A40C64" w:rsidRDefault="00B642C6">
      <w:pPr>
        <w:jc w:val="center"/>
        <w:rPr>
          <w:del w:id="587" w:author="inacbg" w:date="2022-02-04T08:11:00Z"/>
          <w:b/>
          <w:bCs/>
          <w:rPrChange w:id="588" w:author="inacbg" w:date="2022-02-04T08:12:00Z">
            <w:rPr>
              <w:del w:id="589" w:author="inacbg" w:date="2022-02-04T08:11:00Z"/>
            </w:rPr>
          </w:rPrChange>
        </w:rPr>
        <w:pPrChange w:id="590" w:author="inacbg" w:date="2022-02-04T08:12:00Z">
          <w:pPr>
            <w:pStyle w:val="NormalIntro"/>
            <w:jc w:val="center"/>
          </w:pPr>
        </w:pPrChange>
      </w:pPr>
    </w:p>
    <w:p w14:paraId="58001102" w14:textId="76E70F97" w:rsidR="00B642C6" w:rsidRPr="00A40C64" w:rsidDel="00A40C64" w:rsidRDefault="00B642C6">
      <w:pPr>
        <w:jc w:val="center"/>
        <w:rPr>
          <w:del w:id="591" w:author="inacbg" w:date="2022-02-04T08:11:00Z"/>
          <w:b/>
          <w:bCs/>
          <w:rPrChange w:id="592" w:author="inacbg" w:date="2022-02-04T08:12:00Z">
            <w:rPr>
              <w:del w:id="593" w:author="inacbg" w:date="2022-02-04T08:11:00Z"/>
            </w:rPr>
          </w:rPrChange>
        </w:rPr>
        <w:pPrChange w:id="594" w:author="inacbg" w:date="2022-02-04T08:12:00Z">
          <w:pPr>
            <w:pStyle w:val="NormalIntro"/>
            <w:jc w:val="center"/>
          </w:pPr>
        </w:pPrChange>
      </w:pPr>
      <w:del w:id="595" w:author="inacbg" w:date="2022-02-04T08:11:00Z">
        <w:r w:rsidRPr="00A40C64" w:rsidDel="00A40C64">
          <w:rPr>
            <w:b/>
            <w:bCs/>
            <w:rPrChange w:id="596" w:author="inacbg" w:date="2022-02-04T08:12:00Z">
              <w:rPr/>
            </w:rPrChange>
          </w:rPr>
          <w:delText>(</w:delText>
        </w:r>
        <w:r w:rsidR="009F36AB" w:rsidRPr="00A40C64" w:rsidDel="00A40C64">
          <w:rPr>
            <w:b/>
            <w:bCs/>
            <w:rPrChange w:id="597" w:author="inacbg" w:date="2022-02-04T08:12:00Z">
              <w:rPr/>
            </w:rPrChange>
          </w:rPr>
          <w:delText>[NAMA]</w:delText>
        </w:r>
      </w:del>
      <w:ins w:id="598" w:author="Husni Mubarok" w:date="2022-01-27T13:58:00Z">
        <w:del w:id="599" w:author="inacbg" w:date="2022-02-04T08:11:00Z">
          <w:r w:rsidR="009F68C8" w:rsidRPr="00A40C64" w:rsidDel="00A40C64">
            <w:rPr>
              <w:b/>
              <w:bCs/>
              <w:lang w:val="id-ID"/>
              <w:rPrChange w:id="600" w:author="inacbg" w:date="2022-02-04T08:12:00Z">
                <w:rPr>
                  <w:lang w:val="id-ID"/>
                </w:rPr>
              </w:rPrChange>
            </w:rPr>
            <w:delText>Husni Mubarok</w:delText>
          </w:r>
        </w:del>
      </w:ins>
      <w:del w:id="601" w:author="inacbg" w:date="2022-02-04T08:11:00Z">
        <w:r w:rsidRPr="00A40C64" w:rsidDel="00A40C64">
          <w:rPr>
            <w:b/>
            <w:bCs/>
            <w:rPrChange w:id="602" w:author="inacbg" w:date="2022-02-04T08:12:00Z">
              <w:rPr/>
            </w:rPrChange>
          </w:rPr>
          <w:delText>)</w:delText>
        </w:r>
      </w:del>
    </w:p>
    <w:p w14:paraId="159956CA" w14:textId="194E00BB" w:rsidR="00221BB0" w:rsidRPr="00A40C64" w:rsidDel="00A40C64" w:rsidRDefault="00221BB0">
      <w:pPr>
        <w:jc w:val="center"/>
        <w:rPr>
          <w:del w:id="603" w:author="inacbg" w:date="2022-02-04T08:11:00Z"/>
          <w:b/>
          <w:bCs/>
          <w:rPrChange w:id="604" w:author="inacbg" w:date="2022-02-04T08:12:00Z">
            <w:rPr>
              <w:del w:id="605" w:author="inacbg" w:date="2022-02-04T08:11:00Z"/>
            </w:rPr>
          </w:rPrChange>
        </w:rPr>
        <w:pPrChange w:id="606" w:author="inacbg" w:date="2022-02-04T08:12:00Z">
          <w:pPr>
            <w:pStyle w:val="NormalIntro"/>
          </w:pPr>
        </w:pPrChange>
      </w:pPr>
    </w:p>
    <w:p w14:paraId="36A34DCA" w14:textId="4CA2FD93" w:rsidR="00F76CF0" w:rsidRPr="00BC4DC9" w:rsidDel="00A40C64" w:rsidRDefault="00F76CF0">
      <w:pPr>
        <w:jc w:val="center"/>
        <w:rPr>
          <w:del w:id="607" w:author="inacbg" w:date="2022-02-04T08:11:00Z"/>
        </w:rPr>
        <w:pPrChange w:id="608" w:author="inacbg" w:date="2022-02-04T08:12:00Z">
          <w:pPr>
            <w:pStyle w:val="Heading1"/>
            <w:numPr>
              <w:numId w:val="0"/>
            </w:numPr>
          </w:pPr>
        </w:pPrChange>
      </w:pPr>
      <w:bookmarkStart w:id="609" w:name="_Toc292386334"/>
      <w:del w:id="610" w:author="inacbg" w:date="2022-02-04T08:11:00Z">
        <w:r w:rsidRPr="00A40C64" w:rsidDel="00A40C64">
          <w:rPr>
            <w:b/>
            <w:bCs/>
            <w:rPrChange w:id="611" w:author="inacbg" w:date="2022-02-04T08:12:00Z">
              <w:rPr>
                <w:b w:val="0"/>
                <w:bCs w:val="0"/>
                <w:caps w:val="0"/>
              </w:rPr>
            </w:rPrChange>
          </w:rPr>
          <w:delText>ABSTRAK</w:delText>
        </w:r>
        <w:bookmarkEnd w:id="609"/>
      </w:del>
    </w:p>
    <w:p w14:paraId="31EC0005" w14:textId="749CAE93" w:rsidR="00F76CF0" w:rsidRPr="00A40C64" w:rsidDel="00A40C64" w:rsidRDefault="00F76CF0">
      <w:pPr>
        <w:jc w:val="center"/>
        <w:rPr>
          <w:del w:id="612" w:author="inacbg" w:date="2022-02-04T08:11:00Z"/>
          <w:b/>
          <w:bCs/>
          <w:rPrChange w:id="613" w:author="inacbg" w:date="2022-02-04T08:12:00Z">
            <w:rPr>
              <w:del w:id="614" w:author="inacbg" w:date="2022-02-04T08:11:00Z"/>
            </w:rPr>
          </w:rPrChange>
        </w:rPr>
        <w:pPrChange w:id="615" w:author="inacbg" w:date="2022-02-04T08:12:00Z">
          <w:pPr>
            <w:pStyle w:val="NormalIntro"/>
            <w:tabs>
              <w:tab w:val="left" w:pos="1530"/>
            </w:tabs>
            <w:ind w:left="1710" w:hanging="1710"/>
          </w:pPr>
        </w:pPrChange>
      </w:pPr>
      <w:del w:id="616" w:author="inacbg" w:date="2022-02-04T08:11:00Z">
        <w:r w:rsidRPr="00A40C64" w:rsidDel="00A40C64">
          <w:rPr>
            <w:b/>
            <w:bCs/>
            <w:rPrChange w:id="617" w:author="inacbg" w:date="2022-02-04T08:12:00Z">
              <w:rPr/>
            </w:rPrChange>
          </w:rPr>
          <w:delText>Nama</w:delText>
        </w:r>
        <w:r w:rsidRPr="00A40C64" w:rsidDel="00A40C64">
          <w:rPr>
            <w:b/>
            <w:bCs/>
            <w:rPrChange w:id="618" w:author="inacbg" w:date="2022-02-04T08:12:00Z">
              <w:rPr/>
            </w:rPrChange>
          </w:rPr>
          <w:tab/>
          <w:delText>:</w:delText>
        </w:r>
        <w:r w:rsidRPr="00A40C64" w:rsidDel="00A40C64">
          <w:rPr>
            <w:b/>
            <w:bCs/>
            <w:rPrChange w:id="619" w:author="inacbg" w:date="2022-02-04T08:12:00Z">
              <w:rPr/>
            </w:rPrChange>
          </w:rPr>
          <w:tab/>
        </w:r>
      </w:del>
      <w:ins w:id="620" w:author="Husni Mubarok" w:date="2022-01-27T13:58:00Z">
        <w:del w:id="621" w:author="inacbg" w:date="2022-02-04T08:11:00Z">
          <w:r w:rsidR="009F68C8" w:rsidRPr="00A40C64" w:rsidDel="00A40C64">
            <w:rPr>
              <w:b/>
              <w:bCs/>
              <w:lang w:val="id-ID"/>
              <w:rPrChange w:id="622" w:author="inacbg" w:date="2022-02-04T08:12:00Z">
                <w:rPr>
                  <w:lang w:val="id-ID"/>
                </w:rPr>
              </w:rPrChange>
            </w:rPr>
            <w:delText>Husni Mubarok</w:delText>
          </w:r>
          <w:r w:rsidR="009F68C8" w:rsidRPr="00A40C64" w:rsidDel="00A40C64">
            <w:rPr>
              <w:b/>
              <w:bCs/>
              <w:rPrChange w:id="623" w:author="inacbg" w:date="2022-02-04T08:12:00Z">
                <w:rPr/>
              </w:rPrChange>
            </w:rPr>
            <w:delText xml:space="preserve"> </w:delText>
          </w:r>
        </w:del>
      </w:ins>
      <w:del w:id="624" w:author="inacbg" w:date="2022-02-04T08:11:00Z">
        <w:r w:rsidR="00A8652E" w:rsidRPr="00A40C64" w:rsidDel="00A40C64">
          <w:rPr>
            <w:b/>
            <w:bCs/>
            <w:rPrChange w:id="625" w:author="inacbg" w:date="2022-02-04T08:12:00Z">
              <w:rPr/>
            </w:rPrChange>
          </w:rPr>
          <w:delText>[NAMA]</w:delText>
        </w:r>
      </w:del>
    </w:p>
    <w:p w14:paraId="45C99E27" w14:textId="23564C13" w:rsidR="00F76CF0" w:rsidRPr="00A40C64" w:rsidDel="00A40C64" w:rsidRDefault="00F76CF0">
      <w:pPr>
        <w:jc w:val="center"/>
        <w:rPr>
          <w:del w:id="626" w:author="inacbg" w:date="2022-02-04T08:11:00Z"/>
          <w:b/>
          <w:bCs/>
          <w:rPrChange w:id="627" w:author="inacbg" w:date="2022-02-04T08:12:00Z">
            <w:rPr>
              <w:del w:id="628" w:author="inacbg" w:date="2022-02-04T08:11:00Z"/>
            </w:rPr>
          </w:rPrChange>
        </w:rPr>
        <w:pPrChange w:id="629" w:author="inacbg" w:date="2022-02-04T08:12:00Z">
          <w:pPr>
            <w:pStyle w:val="NormalIntro"/>
            <w:tabs>
              <w:tab w:val="left" w:pos="1530"/>
            </w:tabs>
            <w:ind w:left="1710" w:hanging="1710"/>
          </w:pPr>
        </w:pPrChange>
      </w:pPr>
      <w:del w:id="630" w:author="inacbg" w:date="2022-02-04T08:11:00Z">
        <w:r w:rsidRPr="00A40C64" w:rsidDel="00A40C64">
          <w:rPr>
            <w:b/>
            <w:bCs/>
            <w:rPrChange w:id="631" w:author="inacbg" w:date="2022-02-04T08:12:00Z">
              <w:rPr/>
            </w:rPrChange>
          </w:rPr>
          <w:delText>Program Studi</w:delText>
        </w:r>
        <w:r w:rsidRPr="00A40C64" w:rsidDel="00A40C64">
          <w:rPr>
            <w:b/>
            <w:bCs/>
            <w:rPrChange w:id="632" w:author="inacbg" w:date="2022-02-04T08:12:00Z">
              <w:rPr/>
            </w:rPrChange>
          </w:rPr>
          <w:tab/>
          <w:delText>:</w:delText>
        </w:r>
        <w:r w:rsidRPr="00A40C64" w:rsidDel="00A40C64">
          <w:rPr>
            <w:b/>
            <w:bCs/>
            <w:rPrChange w:id="633" w:author="inacbg" w:date="2022-02-04T08:12:00Z">
              <w:rPr/>
            </w:rPrChange>
          </w:rPr>
          <w:tab/>
        </w:r>
      </w:del>
      <w:ins w:id="634" w:author="Husni Mubarok" w:date="2022-01-27T13:59:00Z">
        <w:del w:id="635" w:author="inacbg" w:date="2022-02-04T08:11:00Z">
          <w:r w:rsidR="009F68C8" w:rsidRPr="00A40C64" w:rsidDel="00A40C64">
            <w:rPr>
              <w:b/>
              <w:bCs/>
              <w:lang w:val="id-ID"/>
              <w:rPrChange w:id="636" w:author="inacbg" w:date="2022-02-04T08:12:00Z">
                <w:rPr>
                  <w:lang w:val="id-ID"/>
                </w:rPr>
              </w:rPrChange>
            </w:rPr>
            <w:delText>Teknik Informatika</w:delText>
          </w:r>
          <w:r w:rsidR="009F68C8" w:rsidRPr="00A40C64" w:rsidDel="00A40C64">
            <w:rPr>
              <w:b/>
              <w:bCs/>
              <w:rPrChange w:id="637" w:author="inacbg" w:date="2022-02-04T08:12:00Z">
                <w:rPr/>
              </w:rPrChange>
            </w:rPr>
            <w:delText xml:space="preserve"> </w:delText>
          </w:r>
        </w:del>
      </w:ins>
      <w:del w:id="638" w:author="inacbg" w:date="2022-02-04T08:11:00Z">
        <w:r w:rsidRPr="00A40C64" w:rsidDel="00A40C64">
          <w:rPr>
            <w:b/>
            <w:bCs/>
            <w:rPrChange w:id="639" w:author="inacbg" w:date="2022-02-04T08:12:00Z">
              <w:rPr/>
            </w:rPrChange>
          </w:rPr>
          <w:delText>Ilmu Komputer</w:delText>
        </w:r>
      </w:del>
    </w:p>
    <w:p w14:paraId="2DE09F0F" w14:textId="64B155EE" w:rsidR="009F68C8" w:rsidRPr="00A40C64" w:rsidDel="00A40C64" w:rsidRDefault="00F76CF0">
      <w:pPr>
        <w:jc w:val="center"/>
        <w:rPr>
          <w:ins w:id="640" w:author="Husni Mubarok" w:date="2022-01-27T13:59:00Z"/>
          <w:del w:id="641" w:author="inacbg" w:date="2022-02-04T08:11:00Z"/>
          <w:b/>
          <w:bCs/>
          <w:lang w:val="id-ID"/>
          <w:rPrChange w:id="642" w:author="inacbg" w:date="2022-02-04T08:12:00Z">
            <w:rPr>
              <w:ins w:id="643" w:author="Husni Mubarok" w:date="2022-01-27T13:59:00Z"/>
              <w:del w:id="644" w:author="inacbg" w:date="2022-02-04T08:11:00Z"/>
              <w:bCs/>
              <w:lang w:val="id-ID"/>
            </w:rPr>
          </w:rPrChange>
        </w:rPr>
        <w:pPrChange w:id="645" w:author="inacbg" w:date="2022-02-04T08:12:00Z">
          <w:pPr>
            <w:pStyle w:val="NormalIntro"/>
            <w:tabs>
              <w:tab w:val="left" w:pos="1530"/>
            </w:tabs>
            <w:ind w:left="1710" w:hanging="1710"/>
          </w:pPr>
        </w:pPrChange>
      </w:pPr>
      <w:del w:id="646" w:author="inacbg" w:date="2022-02-04T08:11:00Z">
        <w:r w:rsidRPr="00A40C64" w:rsidDel="00A40C64">
          <w:rPr>
            <w:b/>
            <w:bCs/>
            <w:rPrChange w:id="647" w:author="inacbg" w:date="2022-02-04T08:12:00Z">
              <w:rPr/>
            </w:rPrChange>
          </w:rPr>
          <w:delText>Judul</w:delText>
        </w:r>
        <w:r w:rsidRPr="00A40C64" w:rsidDel="00A40C64">
          <w:rPr>
            <w:b/>
            <w:bCs/>
            <w:rPrChange w:id="648" w:author="inacbg" w:date="2022-02-04T08:12:00Z">
              <w:rPr/>
            </w:rPrChange>
          </w:rPr>
          <w:tab/>
          <w:delText>:</w:delText>
        </w:r>
        <w:r w:rsidRPr="00A40C64" w:rsidDel="00A40C64">
          <w:rPr>
            <w:b/>
            <w:bCs/>
            <w:rPrChange w:id="649" w:author="inacbg" w:date="2022-02-04T08:12:00Z">
              <w:rPr/>
            </w:rPrChange>
          </w:rPr>
          <w:tab/>
        </w:r>
      </w:del>
      <w:ins w:id="650" w:author="Husni Mubarok" w:date="2022-01-27T13:59:00Z">
        <w:del w:id="651" w:author="inacbg" w:date="2022-02-04T08:11:00Z">
          <w:r w:rsidR="009F68C8" w:rsidRPr="00A40C64" w:rsidDel="00A40C64">
            <w:rPr>
              <w:b/>
              <w:bCs/>
              <w:lang w:val="id-ID"/>
              <w:rPrChange w:id="652" w:author="inacbg" w:date="2022-02-04T08:12:00Z">
                <w:rPr>
                  <w:bCs/>
                  <w:lang w:val="id-ID"/>
                </w:rPr>
              </w:rPrChange>
            </w:rPr>
            <w:delText>Analisis Perangcangan Sistem Pendaftaran</w:delText>
          </w:r>
        </w:del>
      </w:ins>
    </w:p>
    <w:p w14:paraId="1D42BF5E" w14:textId="023A6A8D" w:rsidR="009F68C8" w:rsidRPr="00A40C64" w:rsidDel="00A40C64" w:rsidRDefault="009F68C8">
      <w:pPr>
        <w:jc w:val="center"/>
        <w:rPr>
          <w:ins w:id="653" w:author="Husni Mubarok" w:date="2022-01-27T13:59:00Z"/>
          <w:del w:id="654" w:author="inacbg" w:date="2022-02-04T08:11:00Z"/>
          <w:b/>
          <w:bCs/>
          <w:i/>
          <w:lang w:val="id-ID"/>
          <w:rPrChange w:id="655" w:author="inacbg" w:date="2022-02-04T08:12:00Z">
            <w:rPr>
              <w:ins w:id="656" w:author="Husni Mubarok" w:date="2022-01-27T13:59:00Z"/>
              <w:del w:id="657" w:author="inacbg" w:date="2022-02-04T08:11:00Z"/>
              <w:bCs/>
              <w:i/>
              <w:lang w:val="id-ID"/>
            </w:rPr>
          </w:rPrChange>
        </w:rPr>
        <w:pPrChange w:id="658" w:author="inacbg" w:date="2022-02-04T08:12:00Z">
          <w:pPr>
            <w:pStyle w:val="NormalIntro"/>
            <w:tabs>
              <w:tab w:val="left" w:pos="1530"/>
            </w:tabs>
            <w:ind w:left="1710" w:hanging="1710"/>
          </w:pPr>
        </w:pPrChange>
      </w:pPr>
      <w:ins w:id="659" w:author="Husni Mubarok" w:date="2022-01-27T13:59:00Z">
        <w:del w:id="660" w:author="inacbg" w:date="2022-02-04T08:11:00Z">
          <w:r w:rsidRPr="00A40C64" w:rsidDel="00A40C64">
            <w:rPr>
              <w:b/>
              <w:bCs/>
              <w:lang w:val="id-ID"/>
              <w:rPrChange w:id="661" w:author="inacbg" w:date="2022-02-04T08:12:00Z">
                <w:rPr>
                  <w:bCs/>
                  <w:lang w:val="id-ID"/>
                </w:rPr>
              </w:rPrChange>
            </w:rPr>
            <w:delText>Otomatis Menggunakan Aplikasi Whatsapp</w:delText>
          </w:r>
        </w:del>
      </w:ins>
    </w:p>
    <w:p w14:paraId="62C50BF1" w14:textId="0863B135" w:rsidR="00F76CF0" w:rsidRPr="00A40C64" w:rsidDel="00A40C64" w:rsidRDefault="00F76CF0">
      <w:pPr>
        <w:jc w:val="center"/>
        <w:rPr>
          <w:del w:id="662" w:author="inacbg" w:date="2022-02-04T08:11:00Z"/>
          <w:b/>
          <w:bCs/>
          <w:rPrChange w:id="663" w:author="inacbg" w:date="2022-02-04T08:12:00Z">
            <w:rPr>
              <w:del w:id="664" w:author="inacbg" w:date="2022-02-04T08:11:00Z"/>
            </w:rPr>
          </w:rPrChange>
        </w:rPr>
        <w:pPrChange w:id="665" w:author="inacbg" w:date="2022-02-04T08:12:00Z">
          <w:pPr>
            <w:pStyle w:val="NormalIntro"/>
            <w:tabs>
              <w:tab w:val="left" w:pos="1530"/>
            </w:tabs>
            <w:ind w:left="1710" w:hanging="1710"/>
          </w:pPr>
        </w:pPrChange>
      </w:pPr>
      <w:del w:id="666" w:author="inacbg" w:date="2022-02-04T08:11:00Z">
        <w:r w:rsidRPr="00A40C64" w:rsidDel="00A40C64">
          <w:rPr>
            <w:b/>
            <w:bCs/>
            <w:rPrChange w:id="667" w:author="inacbg" w:date="2022-02-04T08:12:00Z">
              <w:rPr/>
            </w:rPrChange>
          </w:rPr>
          <w:delText>[BELUM ADA JUDUL]</w:delText>
        </w:r>
      </w:del>
    </w:p>
    <w:p w14:paraId="3C680B38" w14:textId="7391FFAA" w:rsidR="00F76CF0" w:rsidRPr="00A40C64" w:rsidDel="00A40C64" w:rsidRDefault="00F76CF0">
      <w:pPr>
        <w:jc w:val="center"/>
        <w:rPr>
          <w:del w:id="668" w:author="inacbg" w:date="2022-02-04T08:11:00Z"/>
          <w:b/>
          <w:bCs/>
          <w:rPrChange w:id="669" w:author="inacbg" w:date="2022-02-04T08:12:00Z">
            <w:rPr>
              <w:del w:id="670" w:author="inacbg" w:date="2022-02-04T08:11:00Z"/>
            </w:rPr>
          </w:rPrChange>
        </w:rPr>
        <w:pPrChange w:id="671" w:author="inacbg" w:date="2022-02-04T08:12:00Z">
          <w:pPr>
            <w:pStyle w:val="NormalIntro"/>
          </w:pPr>
        </w:pPrChange>
      </w:pPr>
    </w:p>
    <w:p w14:paraId="7E83480B" w14:textId="6D430404" w:rsidR="00A8652E" w:rsidRPr="00A40C64" w:rsidDel="00A40C64" w:rsidRDefault="00A8652E">
      <w:pPr>
        <w:jc w:val="center"/>
        <w:rPr>
          <w:del w:id="672" w:author="inacbg" w:date="2022-02-04T08:11:00Z"/>
          <w:b/>
          <w:bCs/>
          <w:rPrChange w:id="673" w:author="inacbg" w:date="2022-02-04T08:12:00Z">
            <w:rPr>
              <w:del w:id="674" w:author="inacbg" w:date="2022-02-04T08:11:00Z"/>
            </w:rPr>
          </w:rPrChange>
        </w:rPr>
        <w:pPrChange w:id="675" w:author="inacbg" w:date="2022-02-04T08:12:00Z">
          <w:pPr>
            <w:pStyle w:val="NormalIntro"/>
          </w:pPr>
        </w:pPrChange>
      </w:pPr>
      <w:del w:id="676" w:author="inacbg" w:date="2022-02-04T08:11:00Z">
        <w:r w:rsidRPr="00A40C64" w:rsidDel="00A40C64">
          <w:rPr>
            <w:b/>
            <w:bCs/>
            <w:rPrChange w:id="677" w:author="inacbg" w:date="2022-02-04T08:12:00Z">
              <w:rPr/>
            </w:rPrChange>
          </w:rPr>
          <w:delText>Lorem ipsum dolor sit amet, consectetur adipiscing elit. Nulla purus eros, eleifend ut congue mollis, mattis id justo. Nam malesuada, diam eget varius gravida, augue libero sagittis odio, at tristique enim nisi eu nibh. Integer sollicitudin cursus volutpat. Suspendisse tempus, metus quis scelerisque auctor, libero justo laoreet leo, ac iaculis augue turpis vel nibh. Praesent ultrices tincidunt arcu vel volutpat. Vestibulum ante ipsum primis in faucibus orci luctus et ultrices posuere cubilia Curae; Nulla placerat hendrerit lacus, in rhoncus elit ullamcorper eget. Nunc congue ullamcorper suscipit. Etiam quam mi, dignissim ac sodales in, rhoncus eget ipsum. Proin eu neque velit. Praesent eu neque at lorem eleifend vulputate vitae at augue. Nam malesuada ligula turpis. Ut et tellus in felis facilisis sodales in vel tortor.</w:delText>
        </w:r>
      </w:del>
    </w:p>
    <w:p w14:paraId="0D6FD2FF" w14:textId="3EFDFAEC" w:rsidR="00F76CF0" w:rsidRPr="00A40C64" w:rsidDel="00A40C64" w:rsidRDefault="00F76CF0">
      <w:pPr>
        <w:jc w:val="center"/>
        <w:rPr>
          <w:del w:id="678" w:author="inacbg" w:date="2022-02-04T08:11:00Z"/>
          <w:b/>
          <w:bCs/>
          <w:rPrChange w:id="679" w:author="inacbg" w:date="2022-02-04T08:12:00Z">
            <w:rPr>
              <w:del w:id="680" w:author="inacbg" w:date="2022-02-04T08:11:00Z"/>
            </w:rPr>
          </w:rPrChange>
        </w:rPr>
        <w:pPrChange w:id="681" w:author="inacbg" w:date="2022-02-04T08:12:00Z">
          <w:pPr>
            <w:pStyle w:val="NormalIntro"/>
          </w:pPr>
        </w:pPrChange>
      </w:pPr>
    </w:p>
    <w:p w14:paraId="15FE4400" w14:textId="22F9C4FD" w:rsidR="00F76CF0" w:rsidRPr="00A40C64" w:rsidDel="00A40C64" w:rsidRDefault="00F76CF0">
      <w:pPr>
        <w:jc w:val="center"/>
        <w:rPr>
          <w:del w:id="682" w:author="inacbg" w:date="2022-02-04T08:11:00Z"/>
          <w:b/>
          <w:bCs/>
          <w:rPrChange w:id="683" w:author="inacbg" w:date="2022-02-04T08:12:00Z">
            <w:rPr>
              <w:del w:id="684" w:author="inacbg" w:date="2022-02-04T08:11:00Z"/>
            </w:rPr>
          </w:rPrChange>
        </w:rPr>
        <w:pPrChange w:id="685" w:author="inacbg" w:date="2022-02-04T08:12:00Z">
          <w:pPr>
            <w:pStyle w:val="NormalIntro"/>
          </w:pPr>
        </w:pPrChange>
      </w:pPr>
      <w:del w:id="686" w:author="inacbg" w:date="2022-02-04T08:11:00Z">
        <w:r w:rsidRPr="00A40C64" w:rsidDel="00A40C64">
          <w:rPr>
            <w:b/>
            <w:bCs/>
            <w:rPrChange w:id="687" w:author="inacbg" w:date="2022-02-04T08:12:00Z">
              <w:rPr/>
            </w:rPrChange>
          </w:rPr>
          <w:delText>Kata Kunci:</w:delText>
        </w:r>
      </w:del>
    </w:p>
    <w:p w14:paraId="568372CA" w14:textId="6306D714" w:rsidR="00F76CF0" w:rsidRPr="00A40C64" w:rsidDel="00A40C64" w:rsidRDefault="00F76CF0">
      <w:pPr>
        <w:jc w:val="center"/>
        <w:rPr>
          <w:del w:id="688" w:author="inacbg" w:date="2022-02-04T08:11:00Z"/>
          <w:b/>
          <w:bCs/>
          <w:rPrChange w:id="689" w:author="inacbg" w:date="2022-02-04T08:12:00Z">
            <w:rPr>
              <w:del w:id="690" w:author="inacbg" w:date="2022-02-04T08:11:00Z"/>
            </w:rPr>
          </w:rPrChange>
        </w:rPr>
        <w:pPrChange w:id="691" w:author="inacbg" w:date="2022-02-04T08:12:00Z">
          <w:pPr>
            <w:pStyle w:val="NormalIntro"/>
          </w:pPr>
        </w:pPrChange>
      </w:pPr>
    </w:p>
    <w:p w14:paraId="0BD79178" w14:textId="08151830" w:rsidR="00A8652E" w:rsidRPr="00A40C64" w:rsidDel="00A40C64" w:rsidRDefault="00A8652E">
      <w:pPr>
        <w:jc w:val="center"/>
        <w:rPr>
          <w:del w:id="692" w:author="inacbg" w:date="2022-02-04T08:11:00Z"/>
          <w:b/>
          <w:bCs/>
          <w:rPrChange w:id="693" w:author="inacbg" w:date="2022-02-04T08:12:00Z">
            <w:rPr>
              <w:del w:id="694" w:author="inacbg" w:date="2022-02-04T08:11:00Z"/>
            </w:rPr>
          </w:rPrChange>
        </w:rPr>
        <w:pPrChange w:id="695" w:author="inacbg" w:date="2022-02-04T08:12:00Z">
          <w:pPr/>
        </w:pPrChange>
      </w:pPr>
      <w:del w:id="696" w:author="inacbg" w:date="2022-02-04T08:11:00Z">
        <w:r w:rsidRPr="00A40C64" w:rsidDel="00A40C64">
          <w:rPr>
            <w:b/>
            <w:bCs/>
            <w:rPrChange w:id="697" w:author="inacbg" w:date="2022-02-04T08:12:00Z">
              <w:rPr/>
            </w:rPrChange>
          </w:rPr>
          <w:delText>Lorem, ipsum, dolor, sit, amet, consectetur, adipiscing, elit</w:delText>
        </w:r>
      </w:del>
    </w:p>
    <w:p w14:paraId="67F45327" w14:textId="733A23C5" w:rsidR="00F76CF0" w:rsidRPr="00BC4DC9" w:rsidDel="00A40C64" w:rsidRDefault="00F76CF0">
      <w:pPr>
        <w:jc w:val="center"/>
        <w:rPr>
          <w:del w:id="698" w:author="inacbg" w:date="2022-02-04T08:11:00Z"/>
        </w:rPr>
        <w:pPrChange w:id="699" w:author="inacbg" w:date="2022-02-04T08:12:00Z">
          <w:pPr>
            <w:pStyle w:val="Heading1"/>
            <w:numPr>
              <w:numId w:val="0"/>
            </w:numPr>
          </w:pPr>
        </w:pPrChange>
      </w:pPr>
      <w:bookmarkStart w:id="700" w:name="_Toc292386335"/>
      <w:del w:id="701" w:author="inacbg" w:date="2022-02-04T08:11:00Z">
        <w:r w:rsidRPr="00A40C64" w:rsidDel="00A40C64">
          <w:rPr>
            <w:b/>
            <w:bCs/>
            <w:rPrChange w:id="702" w:author="inacbg" w:date="2022-02-04T08:12:00Z">
              <w:rPr>
                <w:b w:val="0"/>
                <w:bCs w:val="0"/>
                <w:caps w:val="0"/>
              </w:rPr>
            </w:rPrChange>
          </w:rPr>
          <w:delText>ABSTRACT</w:delText>
        </w:r>
        <w:bookmarkEnd w:id="700"/>
      </w:del>
    </w:p>
    <w:p w14:paraId="2326DF9A" w14:textId="62D8D877" w:rsidR="00F76CF0" w:rsidRPr="00A40C64" w:rsidDel="00A40C64" w:rsidRDefault="00F76CF0">
      <w:pPr>
        <w:jc w:val="center"/>
        <w:rPr>
          <w:del w:id="703" w:author="inacbg" w:date="2022-02-04T08:11:00Z"/>
          <w:b/>
          <w:bCs/>
          <w:rPrChange w:id="704" w:author="inacbg" w:date="2022-02-04T08:12:00Z">
            <w:rPr>
              <w:del w:id="705" w:author="inacbg" w:date="2022-02-04T08:11:00Z"/>
            </w:rPr>
          </w:rPrChange>
        </w:rPr>
        <w:pPrChange w:id="706" w:author="inacbg" w:date="2022-02-04T08:12:00Z">
          <w:pPr>
            <w:pStyle w:val="NormalIntro"/>
            <w:tabs>
              <w:tab w:val="left" w:pos="1530"/>
            </w:tabs>
            <w:ind w:left="1710" w:hanging="1710"/>
          </w:pPr>
        </w:pPrChange>
      </w:pPr>
      <w:del w:id="707" w:author="inacbg" w:date="2022-02-04T08:11:00Z">
        <w:r w:rsidRPr="00A40C64" w:rsidDel="00A40C64">
          <w:rPr>
            <w:b/>
            <w:bCs/>
            <w:rPrChange w:id="708" w:author="inacbg" w:date="2022-02-04T08:12:00Z">
              <w:rPr/>
            </w:rPrChange>
          </w:rPr>
          <w:delText>Name</w:delText>
        </w:r>
        <w:r w:rsidRPr="00A40C64" w:rsidDel="00A40C64">
          <w:rPr>
            <w:b/>
            <w:bCs/>
            <w:rPrChange w:id="709" w:author="inacbg" w:date="2022-02-04T08:12:00Z">
              <w:rPr/>
            </w:rPrChange>
          </w:rPr>
          <w:tab/>
          <w:delText>:</w:delText>
        </w:r>
        <w:r w:rsidRPr="00A40C64" w:rsidDel="00A40C64">
          <w:rPr>
            <w:b/>
            <w:bCs/>
            <w:rPrChange w:id="710" w:author="inacbg" w:date="2022-02-04T08:12:00Z">
              <w:rPr/>
            </w:rPrChange>
          </w:rPr>
          <w:tab/>
        </w:r>
      </w:del>
      <w:ins w:id="711" w:author="Husni Mubarok" w:date="2022-01-27T14:00:00Z">
        <w:del w:id="712" w:author="inacbg" w:date="2022-02-04T08:11:00Z">
          <w:r w:rsidR="009F68C8" w:rsidRPr="00A40C64" w:rsidDel="00A40C64">
            <w:rPr>
              <w:b/>
              <w:bCs/>
              <w:lang w:val="id-ID"/>
              <w:rPrChange w:id="713" w:author="inacbg" w:date="2022-02-04T08:12:00Z">
                <w:rPr>
                  <w:lang w:val="id-ID"/>
                </w:rPr>
              </w:rPrChange>
            </w:rPr>
            <w:delText>Husni Mubarok</w:delText>
          </w:r>
          <w:r w:rsidR="009F68C8" w:rsidRPr="00A40C64" w:rsidDel="00A40C64">
            <w:rPr>
              <w:b/>
              <w:bCs/>
              <w:rPrChange w:id="714" w:author="inacbg" w:date="2022-02-04T08:12:00Z">
                <w:rPr/>
              </w:rPrChange>
            </w:rPr>
            <w:delText xml:space="preserve"> </w:delText>
          </w:r>
        </w:del>
      </w:ins>
      <w:del w:id="715" w:author="inacbg" w:date="2022-02-04T08:11:00Z">
        <w:r w:rsidR="00A8652E" w:rsidRPr="00A40C64" w:rsidDel="00A40C64">
          <w:rPr>
            <w:b/>
            <w:bCs/>
            <w:rPrChange w:id="716" w:author="inacbg" w:date="2022-02-04T08:12:00Z">
              <w:rPr/>
            </w:rPrChange>
          </w:rPr>
          <w:delText>[NAMA]</w:delText>
        </w:r>
      </w:del>
    </w:p>
    <w:p w14:paraId="255CE805" w14:textId="4B2CB443" w:rsidR="00F76CF0" w:rsidRPr="00A40C64" w:rsidDel="00A40C64" w:rsidRDefault="00F76CF0">
      <w:pPr>
        <w:jc w:val="center"/>
        <w:rPr>
          <w:del w:id="717" w:author="inacbg" w:date="2022-02-04T08:11:00Z"/>
          <w:b/>
          <w:bCs/>
          <w:rPrChange w:id="718" w:author="inacbg" w:date="2022-02-04T08:12:00Z">
            <w:rPr>
              <w:del w:id="719" w:author="inacbg" w:date="2022-02-04T08:11:00Z"/>
            </w:rPr>
          </w:rPrChange>
        </w:rPr>
        <w:pPrChange w:id="720" w:author="inacbg" w:date="2022-02-04T08:12:00Z">
          <w:pPr>
            <w:pStyle w:val="NormalIntro"/>
            <w:tabs>
              <w:tab w:val="left" w:pos="1530"/>
            </w:tabs>
            <w:ind w:left="1710" w:hanging="1710"/>
          </w:pPr>
        </w:pPrChange>
      </w:pPr>
      <w:del w:id="721" w:author="inacbg" w:date="2022-02-04T08:11:00Z">
        <w:r w:rsidRPr="00A40C64" w:rsidDel="00A40C64">
          <w:rPr>
            <w:b/>
            <w:bCs/>
            <w:rPrChange w:id="722" w:author="inacbg" w:date="2022-02-04T08:12:00Z">
              <w:rPr/>
            </w:rPrChange>
          </w:rPr>
          <w:delText>Study Program</w:delText>
        </w:r>
        <w:r w:rsidRPr="00A40C64" w:rsidDel="00A40C64">
          <w:rPr>
            <w:b/>
            <w:bCs/>
            <w:rPrChange w:id="723" w:author="inacbg" w:date="2022-02-04T08:12:00Z">
              <w:rPr/>
            </w:rPrChange>
          </w:rPr>
          <w:tab/>
          <w:delText>:</w:delText>
        </w:r>
        <w:r w:rsidRPr="00A40C64" w:rsidDel="00A40C64">
          <w:rPr>
            <w:b/>
            <w:bCs/>
            <w:rPrChange w:id="724" w:author="inacbg" w:date="2022-02-04T08:12:00Z">
              <w:rPr/>
            </w:rPrChange>
          </w:rPr>
          <w:tab/>
        </w:r>
      </w:del>
      <w:ins w:id="725" w:author="Husni Mubarok" w:date="2022-01-27T14:00:00Z">
        <w:del w:id="726" w:author="inacbg" w:date="2022-02-04T08:11:00Z">
          <w:r w:rsidR="009F68C8" w:rsidRPr="00A40C64" w:rsidDel="00A40C64">
            <w:rPr>
              <w:b/>
              <w:bCs/>
              <w:lang w:val="id-ID"/>
              <w:rPrChange w:id="727" w:author="inacbg" w:date="2022-02-04T08:12:00Z">
                <w:rPr>
                  <w:lang w:val="id-ID"/>
                </w:rPr>
              </w:rPrChange>
            </w:rPr>
            <w:delText>Teknik Informatika</w:delText>
          </w:r>
        </w:del>
      </w:ins>
      <w:del w:id="728" w:author="inacbg" w:date="2022-02-04T08:11:00Z">
        <w:r w:rsidRPr="00A40C64" w:rsidDel="00A40C64">
          <w:rPr>
            <w:b/>
            <w:bCs/>
            <w:rPrChange w:id="729" w:author="inacbg" w:date="2022-02-04T08:12:00Z">
              <w:rPr/>
            </w:rPrChange>
          </w:rPr>
          <w:delText>Ilmu Komputer</w:delText>
        </w:r>
      </w:del>
    </w:p>
    <w:p w14:paraId="40D0B01A" w14:textId="0D0C3E4B" w:rsidR="009F68C8" w:rsidRPr="00A40C64" w:rsidDel="00A40C64" w:rsidRDefault="009F68C8">
      <w:pPr>
        <w:jc w:val="center"/>
        <w:rPr>
          <w:ins w:id="730" w:author="Husni Mubarok" w:date="2022-01-27T14:01:00Z"/>
          <w:del w:id="731" w:author="inacbg" w:date="2022-02-04T08:11:00Z"/>
          <w:b/>
          <w:bCs/>
          <w:rPrChange w:id="732" w:author="inacbg" w:date="2022-02-04T08:12:00Z">
            <w:rPr>
              <w:ins w:id="733" w:author="Husni Mubarok" w:date="2022-01-27T14:01:00Z"/>
              <w:del w:id="734" w:author="inacbg" w:date="2022-02-04T08:11:00Z"/>
            </w:rPr>
          </w:rPrChange>
        </w:rPr>
        <w:pPrChange w:id="735" w:author="inacbg" w:date="2022-02-04T08:12:00Z">
          <w:pPr>
            <w:pStyle w:val="NormalIntro"/>
            <w:tabs>
              <w:tab w:val="left" w:pos="1530"/>
            </w:tabs>
            <w:ind w:left="1710" w:hanging="1710"/>
          </w:pPr>
        </w:pPrChange>
      </w:pPr>
    </w:p>
    <w:p w14:paraId="14CB2A87" w14:textId="16164398" w:rsidR="009F68C8" w:rsidRPr="00A40C64" w:rsidDel="00A40C64" w:rsidRDefault="00F76CF0">
      <w:pPr>
        <w:jc w:val="center"/>
        <w:rPr>
          <w:ins w:id="736" w:author="Husni Mubarok" w:date="2022-01-27T14:00:00Z"/>
          <w:del w:id="737" w:author="inacbg" w:date="2022-02-04T08:11:00Z"/>
          <w:b/>
          <w:bCs/>
          <w:sz w:val="28"/>
          <w:lang w:val="id-ID"/>
          <w:rPrChange w:id="738" w:author="inacbg" w:date="2022-02-04T08:12:00Z">
            <w:rPr>
              <w:ins w:id="739" w:author="Husni Mubarok" w:date="2022-01-27T14:00:00Z"/>
              <w:del w:id="740" w:author="inacbg" w:date="2022-02-04T08:11:00Z"/>
              <w:bCs/>
              <w:sz w:val="28"/>
              <w:lang w:val="id-ID"/>
            </w:rPr>
          </w:rPrChange>
        </w:rPr>
        <w:pPrChange w:id="741" w:author="inacbg" w:date="2022-02-04T08:12:00Z">
          <w:pPr>
            <w:pStyle w:val="NormalIntro"/>
            <w:tabs>
              <w:tab w:val="left" w:pos="1985"/>
            </w:tabs>
            <w:ind w:left="1701" w:hanging="1701"/>
          </w:pPr>
        </w:pPrChange>
      </w:pPr>
      <w:del w:id="742" w:author="inacbg" w:date="2022-02-04T08:11:00Z">
        <w:r w:rsidRPr="00A40C64" w:rsidDel="00A40C64">
          <w:rPr>
            <w:b/>
            <w:bCs/>
            <w:rPrChange w:id="743" w:author="inacbg" w:date="2022-02-04T08:12:00Z">
              <w:rPr/>
            </w:rPrChange>
          </w:rPr>
          <w:delText>Title</w:delText>
        </w:r>
      </w:del>
      <w:ins w:id="744" w:author="Husni Mubarok" w:date="2022-01-27T14:00:00Z">
        <w:del w:id="745" w:author="inacbg" w:date="2022-02-04T08:11:00Z">
          <w:r w:rsidR="009F68C8" w:rsidRPr="00A40C64" w:rsidDel="00A40C64">
            <w:rPr>
              <w:b/>
              <w:bCs/>
              <w:rPrChange w:id="746" w:author="inacbg" w:date="2022-02-04T08:12:00Z">
                <w:rPr/>
              </w:rPrChange>
            </w:rPr>
            <w:tab/>
          </w:r>
        </w:del>
      </w:ins>
      <w:del w:id="747" w:author="inacbg" w:date="2022-02-04T08:11:00Z">
        <w:r w:rsidRPr="00A40C64" w:rsidDel="00A40C64">
          <w:rPr>
            <w:b/>
            <w:bCs/>
            <w:rPrChange w:id="748" w:author="inacbg" w:date="2022-02-04T08:12:00Z">
              <w:rPr/>
            </w:rPrChange>
          </w:rPr>
          <w:tab/>
          <w:delText>:</w:delText>
        </w:r>
        <w:r w:rsidRPr="00A40C64" w:rsidDel="00A40C64">
          <w:rPr>
            <w:b/>
            <w:bCs/>
            <w:rPrChange w:id="749" w:author="inacbg" w:date="2022-02-04T08:12:00Z">
              <w:rPr/>
            </w:rPrChange>
          </w:rPr>
          <w:tab/>
        </w:r>
      </w:del>
      <w:ins w:id="750" w:author="Husni Mubarok" w:date="2022-01-27T14:00:00Z">
        <w:del w:id="751" w:author="inacbg" w:date="2022-02-04T08:11:00Z">
          <w:r w:rsidR="009F68C8" w:rsidRPr="00A40C64" w:rsidDel="00A40C64">
            <w:rPr>
              <w:b/>
              <w:bCs/>
              <w:sz w:val="28"/>
              <w:lang w:val="id-ID"/>
              <w:rPrChange w:id="752" w:author="inacbg" w:date="2022-02-04T08:12:00Z">
                <w:rPr>
                  <w:bCs/>
                  <w:sz w:val="28"/>
                  <w:lang w:val="id-ID"/>
                </w:rPr>
              </w:rPrChange>
            </w:rPr>
            <w:delText>Analisis Perangcangan Sistem Pendaftaran</w:delText>
          </w:r>
        </w:del>
      </w:ins>
    </w:p>
    <w:p w14:paraId="512B4A98" w14:textId="6F2BE3AD" w:rsidR="009F68C8" w:rsidRPr="00A40C64" w:rsidDel="00A40C64" w:rsidRDefault="009F68C8">
      <w:pPr>
        <w:jc w:val="center"/>
        <w:rPr>
          <w:ins w:id="753" w:author="Husni Mubarok" w:date="2022-01-27T14:00:00Z"/>
          <w:del w:id="754" w:author="inacbg" w:date="2022-02-04T08:11:00Z"/>
          <w:b/>
          <w:bCs/>
          <w:i/>
          <w:sz w:val="28"/>
          <w:lang w:val="id-ID"/>
          <w:rPrChange w:id="755" w:author="inacbg" w:date="2022-02-04T08:12:00Z">
            <w:rPr>
              <w:ins w:id="756" w:author="Husni Mubarok" w:date="2022-01-27T14:00:00Z"/>
              <w:del w:id="757" w:author="inacbg" w:date="2022-02-04T08:11:00Z"/>
              <w:bCs/>
              <w:i/>
              <w:sz w:val="28"/>
              <w:lang w:val="id-ID"/>
            </w:rPr>
          </w:rPrChange>
        </w:rPr>
        <w:pPrChange w:id="758" w:author="inacbg" w:date="2022-02-04T08:12:00Z">
          <w:pPr>
            <w:pStyle w:val="NormalIntro"/>
            <w:tabs>
              <w:tab w:val="left" w:pos="2127"/>
            </w:tabs>
            <w:ind w:left="2268" w:hanging="2268"/>
          </w:pPr>
        </w:pPrChange>
      </w:pPr>
      <w:ins w:id="759" w:author="Husni Mubarok" w:date="2022-01-27T14:00:00Z">
        <w:del w:id="760" w:author="inacbg" w:date="2022-02-04T08:11:00Z">
          <w:r w:rsidRPr="00A40C64" w:rsidDel="00A40C64">
            <w:rPr>
              <w:b/>
              <w:bCs/>
              <w:sz w:val="28"/>
              <w:lang w:val="id-ID"/>
              <w:rPrChange w:id="761" w:author="inacbg" w:date="2022-02-04T08:12:00Z">
                <w:rPr>
                  <w:bCs/>
                  <w:sz w:val="28"/>
                  <w:lang w:val="id-ID"/>
                </w:rPr>
              </w:rPrChange>
            </w:rPr>
            <w:delText>Otomatis Menggunakan Aplikasi Whatsapp</w:delText>
          </w:r>
        </w:del>
      </w:ins>
    </w:p>
    <w:p w14:paraId="783DCFD2" w14:textId="66098AC3" w:rsidR="00F76CF0" w:rsidRPr="00A40C64" w:rsidDel="00A40C64" w:rsidRDefault="00F76CF0">
      <w:pPr>
        <w:jc w:val="center"/>
        <w:rPr>
          <w:del w:id="762" w:author="inacbg" w:date="2022-02-04T08:11:00Z"/>
          <w:b/>
          <w:bCs/>
          <w:rPrChange w:id="763" w:author="inacbg" w:date="2022-02-04T08:12:00Z">
            <w:rPr>
              <w:del w:id="764" w:author="inacbg" w:date="2022-02-04T08:11:00Z"/>
            </w:rPr>
          </w:rPrChange>
        </w:rPr>
        <w:pPrChange w:id="765" w:author="inacbg" w:date="2022-02-04T08:12:00Z">
          <w:pPr>
            <w:pStyle w:val="NormalIntro"/>
            <w:tabs>
              <w:tab w:val="left" w:pos="1530"/>
            </w:tabs>
            <w:ind w:left="1710" w:hanging="1710"/>
          </w:pPr>
        </w:pPrChange>
      </w:pPr>
      <w:del w:id="766" w:author="inacbg" w:date="2022-02-04T08:11:00Z">
        <w:r w:rsidRPr="00A40C64" w:rsidDel="00A40C64">
          <w:rPr>
            <w:b/>
            <w:bCs/>
            <w:rPrChange w:id="767" w:author="inacbg" w:date="2022-02-04T08:12:00Z">
              <w:rPr/>
            </w:rPrChange>
          </w:rPr>
          <w:delText>[BELUM ADA JUDUL]</w:delText>
        </w:r>
      </w:del>
    </w:p>
    <w:p w14:paraId="765A9A7B" w14:textId="171D4803" w:rsidR="00F76CF0" w:rsidRPr="00A40C64" w:rsidDel="00A40C64" w:rsidRDefault="00F76CF0">
      <w:pPr>
        <w:jc w:val="center"/>
        <w:rPr>
          <w:del w:id="768" w:author="inacbg" w:date="2022-02-04T08:11:00Z"/>
          <w:b/>
          <w:bCs/>
          <w:rPrChange w:id="769" w:author="inacbg" w:date="2022-02-04T08:12:00Z">
            <w:rPr>
              <w:del w:id="770" w:author="inacbg" w:date="2022-02-04T08:11:00Z"/>
            </w:rPr>
          </w:rPrChange>
        </w:rPr>
        <w:pPrChange w:id="771" w:author="inacbg" w:date="2022-02-04T08:12:00Z">
          <w:pPr>
            <w:pStyle w:val="NormalIntro"/>
          </w:pPr>
        </w:pPrChange>
      </w:pPr>
    </w:p>
    <w:p w14:paraId="0CE54FCE" w14:textId="2968EFF5" w:rsidR="00A8652E" w:rsidRPr="00A40C64" w:rsidDel="00A40C64" w:rsidRDefault="00A8652E">
      <w:pPr>
        <w:jc w:val="center"/>
        <w:rPr>
          <w:del w:id="772" w:author="inacbg" w:date="2022-02-04T08:11:00Z"/>
          <w:b/>
          <w:bCs/>
          <w:rPrChange w:id="773" w:author="inacbg" w:date="2022-02-04T08:12:00Z">
            <w:rPr>
              <w:del w:id="774" w:author="inacbg" w:date="2022-02-04T08:11:00Z"/>
            </w:rPr>
          </w:rPrChange>
        </w:rPr>
        <w:pPrChange w:id="775" w:author="inacbg" w:date="2022-02-04T08:12:00Z">
          <w:pPr>
            <w:pStyle w:val="NormalIntro"/>
          </w:pPr>
        </w:pPrChange>
      </w:pPr>
      <w:del w:id="776" w:author="inacbg" w:date="2022-02-04T08:11:00Z">
        <w:r w:rsidRPr="00A40C64" w:rsidDel="00A40C64">
          <w:rPr>
            <w:b/>
            <w:bCs/>
            <w:rPrChange w:id="777" w:author="inacbg" w:date="2022-02-04T08:12:00Z">
              <w:rPr/>
            </w:rPrChange>
          </w:rPr>
          <w:delText>orem ipsum dolor sit amet, consectetur adipiscing elit. Nulla purus eros, eleifend ut congue mollis, mattis id justo. Nam malesuada, diam eget varius gravida, augue libero sagittis odio, at tristique enim nisi eu nibh. Integer sollicitudin cursus volutpat. Suspendisse tempus, metus quis scelerisque auctor, libero justo laoreet leo, ac iaculis augue turpis vel nibh. Praesent ultrices tincidunt arcu vel volutpat. Vestibulum ante ipsum primis in faucibus orci luctus et ultrices posuere cubilia Curae; Nulla placerat hendrerit lacus, in rhoncus elit ullamcorper eget. Nunc congue ullamcorper suscipit. Etiam quam mi, dignissim ac sodales in, rhoncus eget ipsum. Proin eu neque velit. Praesent eu neque at lorem eleifend vulputate vitae at augue. Nam malesuada ligula turpis. Ut et tellus in felis facilisis sodales in vel tortor.</w:delText>
        </w:r>
      </w:del>
    </w:p>
    <w:p w14:paraId="543353B2" w14:textId="39CA4097" w:rsidR="00F76CF0" w:rsidRPr="00A40C64" w:rsidDel="00A40C64" w:rsidRDefault="00F76CF0">
      <w:pPr>
        <w:jc w:val="center"/>
        <w:rPr>
          <w:del w:id="778" w:author="inacbg" w:date="2022-02-04T08:11:00Z"/>
          <w:b/>
          <w:bCs/>
          <w:rPrChange w:id="779" w:author="inacbg" w:date="2022-02-04T08:12:00Z">
            <w:rPr>
              <w:del w:id="780" w:author="inacbg" w:date="2022-02-04T08:11:00Z"/>
            </w:rPr>
          </w:rPrChange>
        </w:rPr>
        <w:pPrChange w:id="781" w:author="inacbg" w:date="2022-02-04T08:12:00Z">
          <w:pPr>
            <w:pStyle w:val="NormalIntro"/>
          </w:pPr>
        </w:pPrChange>
      </w:pPr>
    </w:p>
    <w:p w14:paraId="501EC6E7" w14:textId="2B31CBE0" w:rsidR="00F76CF0" w:rsidRPr="00A40C64" w:rsidDel="00A40C64" w:rsidRDefault="00F76CF0">
      <w:pPr>
        <w:jc w:val="center"/>
        <w:rPr>
          <w:del w:id="782" w:author="inacbg" w:date="2022-02-04T08:11:00Z"/>
          <w:b/>
          <w:bCs/>
          <w:rPrChange w:id="783" w:author="inacbg" w:date="2022-02-04T08:12:00Z">
            <w:rPr>
              <w:del w:id="784" w:author="inacbg" w:date="2022-02-04T08:11:00Z"/>
            </w:rPr>
          </w:rPrChange>
        </w:rPr>
        <w:pPrChange w:id="785" w:author="inacbg" w:date="2022-02-04T08:12:00Z">
          <w:pPr>
            <w:pStyle w:val="NormalIntro"/>
          </w:pPr>
        </w:pPrChange>
      </w:pPr>
      <w:del w:id="786" w:author="inacbg" w:date="2022-02-04T08:11:00Z">
        <w:r w:rsidRPr="00A40C64" w:rsidDel="00A40C64">
          <w:rPr>
            <w:b/>
            <w:bCs/>
            <w:rPrChange w:id="787" w:author="inacbg" w:date="2022-02-04T08:12:00Z">
              <w:rPr/>
            </w:rPrChange>
          </w:rPr>
          <w:delText>Key words:</w:delText>
        </w:r>
      </w:del>
    </w:p>
    <w:p w14:paraId="47C173B2" w14:textId="3067177C" w:rsidR="00F76CF0" w:rsidRPr="00A40C64" w:rsidDel="00A40C64" w:rsidRDefault="00F76CF0">
      <w:pPr>
        <w:jc w:val="center"/>
        <w:rPr>
          <w:del w:id="788" w:author="inacbg" w:date="2022-02-04T08:11:00Z"/>
          <w:b/>
          <w:bCs/>
          <w:rPrChange w:id="789" w:author="inacbg" w:date="2022-02-04T08:12:00Z">
            <w:rPr>
              <w:del w:id="790" w:author="inacbg" w:date="2022-02-04T08:11:00Z"/>
            </w:rPr>
          </w:rPrChange>
        </w:rPr>
        <w:pPrChange w:id="791" w:author="inacbg" w:date="2022-02-04T08:12:00Z">
          <w:pPr>
            <w:pStyle w:val="NormalIntro"/>
          </w:pPr>
        </w:pPrChange>
      </w:pPr>
    </w:p>
    <w:p w14:paraId="63803D18" w14:textId="68FB626D" w:rsidR="00A8652E" w:rsidRPr="00A40C64" w:rsidDel="00A40C64" w:rsidRDefault="00A8652E">
      <w:pPr>
        <w:jc w:val="center"/>
        <w:rPr>
          <w:del w:id="792" w:author="inacbg" w:date="2022-02-04T08:11:00Z"/>
          <w:b/>
          <w:bCs/>
          <w:rPrChange w:id="793" w:author="inacbg" w:date="2022-02-04T08:12:00Z">
            <w:rPr>
              <w:del w:id="794" w:author="inacbg" w:date="2022-02-04T08:11:00Z"/>
            </w:rPr>
          </w:rPrChange>
        </w:rPr>
        <w:pPrChange w:id="795" w:author="inacbg" w:date="2022-02-04T08:12:00Z">
          <w:pPr/>
        </w:pPrChange>
      </w:pPr>
      <w:del w:id="796" w:author="inacbg" w:date="2022-02-04T08:11:00Z">
        <w:r w:rsidRPr="00A40C64" w:rsidDel="00A40C64">
          <w:rPr>
            <w:b/>
            <w:bCs/>
            <w:rPrChange w:id="797" w:author="inacbg" w:date="2022-02-04T08:12:00Z">
              <w:rPr/>
            </w:rPrChange>
          </w:rPr>
          <w:delText>Lorem, ipsum, dolor, sit, amet, consectetur, adipiscing, elit</w:delText>
        </w:r>
      </w:del>
    </w:p>
    <w:p w14:paraId="49B49BDB" w14:textId="7F2DD30F" w:rsidR="00F76CF0" w:rsidRDefault="00F76CF0" w:rsidP="00A40C64">
      <w:pPr>
        <w:jc w:val="center"/>
        <w:rPr>
          <w:b/>
          <w:bCs/>
        </w:rPr>
      </w:pPr>
      <w:bookmarkStart w:id="798" w:name="_Toc292386336"/>
      <w:r w:rsidRPr="00A40C64">
        <w:rPr>
          <w:b/>
          <w:bCs/>
          <w:rPrChange w:id="799" w:author="inacbg" w:date="2022-02-04T08:12:00Z">
            <w:rPr/>
          </w:rPrChange>
        </w:rPr>
        <w:t>DAFTAR ISI</w:t>
      </w:r>
      <w:bookmarkEnd w:id="798"/>
    </w:p>
    <w:p w14:paraId="08D664E6" w14:textId="1795D283" w:rsidR="00F16DFE" w:rsidRDefault="00365953" w:rsidP="00404F39">
      <w:pPr>
        <w:pStyle w:val="TOC1"/>
      </w:pPr>
      <w:r>
        <w:t xml:space="preserve">DAFTAR ISI </w:t>
      </w:r>
      <w:r w:rsidR="00F16DFE">
        <w:tab/>
        <w:t xml:space="preserve"> ii</w:t>
      </w:r>
    </w:p>
    <w:p w14:paraId="441C5881" w14:textId="398A4719" w:rsidR="00F16DFE" w:rsidRDefault="00EB58C9" w:rsidP="00404F39">
      <w:pPr>
        <w:pStyle w:val="TOC1"/>
        <w:rPr>
          <w:rFonts w:asciiTheme="minorHAnsi" w:eastAsiaTheme="minorEastAsia" w:hAnsiTheme="minorHAnsi" w:cstheme="minorBidi"/>
          <w:noProof/>
          <w:sz w:val="22"/>
          <w:lang w:eastAsia="en-US"/>
        </w:rPr>
      </w:pPr>
      <w:r>
        <w:fldChar w:fldCharType="begin"/>
      </w:r>
      <w:r>
        <w:instrText xml:space="preserve"> TOC \o "1-3" \h \z \u </w:instrText>
      </w:r>
      <w:r>
        <w:fldChar w:fldCharType="separate"/>
      </w:r>
      <w:hyperlink w:anchor="_Toc94886057" w:history="1">
        <w:r w:rsidR="00F16DFE" w:rsidRPr="005F6485">
          <w:rPr>
            <w:rStyle w:val="Hyperlink"/>
            <w:noProof/>
          </w:rPr>
          <w:t>BAB 1 PENDAHULUAN</w:t>
        </w:r>
        <w:r w:rsidR="00F16DFE">
          <w:rPr>
            <w:noProof/>
            <w:webHidden/>
          </w:rPr>
          <w:tab/>
        </w:r>
        <w:r w:rsidR="00F16DFE">
          <w:rPr>
            <w:noProof/>
            <w:webHidden/>
          </w:rPr>
          <w:fldChar w:fldCharType="begin"/>
        </w:r>
        <w:r w:rsidR="00F16DFE">
          <w:rPr>
            <w:noProof/>
            <w:webHidden/>
          </w:rPr>
          <w:instrText xml:space="preserve"> PAGEREF _Toc94886057 \h </w:instrText>
        </w:r>
        <w:r w:rsidR="00F16DFE">
          <w:rPr>
            <w:noProof/>
            <w:webHidden/>
          </w:rPr>
        </w:r>
        <w:r w:rsidR="00F16DFE">
          <w:rPr>
            <w:noProof/>
            <w:webHidden/>
          </w:rPr>
          <w:fldChar w:fldCharType="separate"/>
        </w:r>
        <w:r w:rsidR="00F16DFE">
          <w:rPr>
            <w:noProof/>
            <w:webHidden/>
          </w:rPr>
          <w:t>1</w:t>
        </w:r>
        <w:r w:rsidR="00F16DFE">
          <w:rPr>
            <w:noProof/>
            <w:webHidden/>
          </w:rPr>
          <w:fldChar w:fldCharType="end"/>
        </w:r>
      </w:hyperlink>
    </w:p>
    <w:p w14:paraId="0E7C159F" w14:textId="51E5C70F" w:rsidR="00F16DFE" w:rsidRDefault="00000000">
      <w:pPr>
        <w:pStyle w:val="TOC2"/>
        <w:tabs>
          <w:tab w:val="left" w:pos="900"/>
          <w:tab w:val="right" w:leader="dot" w:pos="7928"/>
        </w:tabs>
        <w:rPr>
          <w:rFonts w:asciiTheme="minorHAnsi" w:eastAsiaTheme="minorEastAsia" w:hAnsiTheme="minorHAnsi" w:cstheme="minorBidi"/>
          <w:noProof/>
          <w:sz w:val="22"/>
          <w:lang w:eastAsia="en-US"/>
        </w:rPr>
      </w:pPr>
      <w:hyperlink w:anchor="_Toc94886059" w:history="1">
        <w:r w:rsidR="00F16DFE" w:rsidRPr="005F6485">
          <w:rPr>
            <w:rStyle w:val="Hyperlink"/>
            <w:noProof/>
          </w:rPr>
          <w:t>1.1.</w:t>
        </w:r>
        <w:r w:rsidR="00F16DFE">
          <w:rPr>
            <w:rFonts w:asciiTheme="minorHAnsi" w:eastAsiaTheme="minorEastAsia" w:hAnsiTheme="minorHAnsi" w:cstheme="minorBidi"/>
            <w:noProof/>
            <w:sz w:val="22"/>
            <w:lang w:eastAsia="en-US"/>
          </w:rPr>
          <w:tab/>
        </w:r>
        <w:r w:rsidR="00F16DFE" w:rsidRPr="005F6485">
          <w:rPr>
            <w:rStyle w:val="Hyperlink"/>
            <w:noProof/>
          </w:rPr>
          <w:t>Latar Belakang</w:t>
        </w:r>
        <w:r w:rsidR="00F16DFE">
          <w:rPr>
            <w:noProof/>
            <w:webHidden/>
          </w:rPr>
          <w:tab/>
        </w:r>
        <w:r w:rsidR="00F16DFE">
          <w:rPr>
            <w:noProof/>
            <w:webHidden/>
          </w:rPr>
          <w:fldChar w:fldCharType="begin"/>
        </w:r>
        <w:r w:rsidR="00F16DFE">
          <w:rPr>
            <w:noProof/>
            <w:webHidden/>
          </w:rPr>
          <w:instrText xml:space="preserve"> PAGEREF _Toc94886059 \h </w:instrText>
        </w:r>
        <w:r w:rsidR="00F16DFE">
          <w:rPr>
            <w:noProof/>
            <w:webHidden/>
          </w:rPr>
        </w:r>
        <w:r w:rsidR="00F16DFE">
          <w:rPr>
            <w:noProof/>
            <w:webHidden/>
          </w:rPr>
          <w:fldChar w:fldCharType="separate"/>
        </w:r>
        <w:r w:rsidR="00F16DFE">
          <w:rPr>
            <w:noProof/>
            <w:webHidden/>
          </w:rPr>
          <w:t>1</w:t>
        </w:r>
        <w:r w:rsidR="00F16DFE">
          <w:rPr>
            <w:noProof/>
            <w:webHidden/>
          </w:rPr>
          <w:fldChar w:fldCharType="end"/>
        </w:r>
      </w:hyperlink>
    </w:p>
    <w:p w14:paraId="4956368C" w14:textId="21267C69" w:rsidR="00F16DFE" w:rsidRDefault="00000000">
      <w:pPr>
        <w:pStyle w:val="TOC2"/>
        <w:tabs>
          <w:tab w:val="left" w:pos="900"/>
          <w:tab w:val="right" w:leader="dot" w:pos="7928"/>
        </w:tabs>
        <w:rPr>
          <w:rFonts w:asciiTheme="minorHAnsi" w:eastAsiaTheme="minorEastAsia" w:hAnsiTheme="minorHAnsi" w:cstheme="minorBidi"/>
          <w:noProof/>
          <w:sz w:val="22"/>
          <w:lang w:eastAsia="en-US"/>
        </w:rPr>
      </w:pPr>
      <w:hyperlink w:anchor="_Toc94886063" w:history="1">
        <w:r w:rsidR="00F16DFE" w:rsidRPr="005F6485">
          <w:rPr>
            <w:rStyle w:val="Hyperlink"/>
            <w:noProof/>
          </w:rPr>
          <w:t>1.2.</w:t>
        </w:r>
        <w:r w:rsidR="00F16DFE">
          <w:rPr>
            <w:rFonts w:asciiTheme="minorHAnsi" w:eastAsiaTheme="minorEastAsia" w:hAnsiTheme="minorHAnsi" w:cstheme="minorBidi"/>
            <w:noProof/>
            <w:sz w:val="22"/>
            <w:lang w:eastAsia="en-US"/>
          </w:rPr>
          <w:tab/>
        </w:r>
        <w:r w:rsidR="00F16DFE" w:rsidRPr="005F6485">
          <w:rPr>
            <w:rStyle w:val="Hyperlink"/>
            <w:noProof/>
          </w:rPr>
          <w:t>Perumusan Masalah</w:t>
        </w:r>
        <w:r w:rsidR="00F16DFE">
          <w:rPr>
            <w:noProof/>
            <w:webHidden/>
          </w:rPr>
          <w:tab/>
        </w:r>
        <w:r w:rsidR="00F16DFE">
          <w:rPr>
            <w:noProof/>
            <w:webHidden/>
          </w:rPr>
          <w:fldChar w:fldCharType="begin"/>
        </w:r>
        <w:r w:rsidR="00F16DFE">
          <w:rPr>
            <w:noProof/>
            <w:webHidden/>
          </w:rPr>
          <w:instrText xml:space="preserve"> PAGEREF _Toc94886063 \h </w:instrText>
        </w:r>
        <w:r w:rsidR="00F16DFE">
          <w:rPr>
            <w:noProof/>
            <w:webHidden/>
          </w:rPr>
        </w:r>
        <w:r w:rsidR="00F16DFE">
          <w:rPr>
            <w:noProof/>
            <w:webHidden/>
          </w:rPr>
          <w:fldChar w:fldCharType="separate"/>
        </w:r>
        <w:r w:rsidR="00F16DFE">
          <w:rPr>
            <w:noProof/>
            <w:webHidden/>
          </w:rPr>
          <w:t>1</w:t>
        </w:r>
        <w:r w:rsidR="00F16DFE">
          <w:rPr>
            <w:noProof/>
            <w:webHidden/>
          </w:rPr>
          <w:fldChar w:fldCharType="end"/>
        </w:r>
      </w:hyperlink>
    </w:p>
    <w:p w14:paraId="0B778522" w14:textId="5ABD9A35" w:rsidR="00F16DFE" w:rsidRDefault="00000000">
      <w:pPr>
        <w:pStyle w:val="TOC2"/>
        <w:tabs>
          <w:tab w:val="left" w:pos="900"/>
          <w:tab w:val="right" w:leader="dot" w:pos="7928"/>
        </w:tabs>
        <w:rPr>
          <w:rFonts w:asciiTheme="minorHAnsi" w:eastAsiaTheme="minorEastAsia" w:hAnsiTheme="minorHAnsi" w:cstheme="minorBidi"/>
          <w:noProof/>
          <w:sz w:val="22"/>
          <w:lang w:eastAsia="en-US"/>
        </w:rPr>
      </w:pPr>
      <w:hyperlink w:anchor="_Toc94886064" w:history="1">
        <w:r w:rsidR="00F16DFE" w:rsidRPr="005F6485">
          <w:rPr>
            <w:rStyle w:val="Hyperlink"/>
            <w:noProof/>
          </w:rPr>
          <w:t>1.3.</w:t>
        </w:r>
        <w:r w:rsidR="00F16DFE">
          <w:rPr>
            <w:rFonts w:asciiTheme="minorHAnsi" w:eastAsiaTheme="minorEastAsia" w:hAnsiTheme="minorHAnsi" w:cstheme="minorBidi"/>
            <w:noProof/>
            <w:sz w:val="22"/>
            <w:lang w:eastAsia="en-US"/>
          </w:rPr>
          <w:tab/>
        </w:r>
        <w:r w:rsidR="00F16DFE" w:rsidRPr="005F6485">
          <w:rPr>
            <w:rStyle w:val="Hyperlink"/>
            <w:noProof/>
          </w:rPr>
          <w:t>Tujuan Penelitian dan Manfaat</w:t>
        </w:r>
        <w:r w:rsidR="00F16DFE">
          <w:rPr>
            <w:noProof/>
            <w:webHidden/>
          </w:rPr>
          <w:tab/>
        </w:r>
        <w:r w:rsidR="00F16DFE">
          <w:rPr>
            <w:noProof/>
            <w:webHidden/>
          </w:rPr>
          <w:fldChar w:fldCharType="begin"/>
        </w:r>
        <w:r w:rsidR="00F16DFE">
          <w:rPr>
            <w:noProof/>
            <w:webHidden/>
          </w:rPr>
          <w:instrText xml:space="preserve"> PAGEREF _Toc94886064 \h </w:instrText>
        </w:r>
        <w:r w:rsidR="00F16DFE">
          <w:rPr>
            <w:noProof/>
            <w:webHidden/>
          </w:rPr>
        </w:r>
        <w:r w:rsidR="00F16DFE">
          <w:rPr>
            <w:noProof/>
            <w:webHidden/>
          </w:rPr>
          <w:fldChar w:fldCharType="separate"/>
        </w:r>
        <w:r w:rsidR="00F16DFE">
          <w:rPr>
            <w:noProof/>
            <w:webHidden/>
          </w:rPr>
          <w:t>1</w:t>
        </w:r>
        <w:r w:rsidR="00F16DFE">
          <w:rPr>
            <w:noProof/>
            <w:webHidden/>
          </w:rPr>
          <w:fldChar w:fldCharType="end"/>
        </w:r>
      </w:hyperlink>
    </w:p>
    <w:p w14:paraId="033B2EE4" w14:textId="07BF431A" w:rsidR="00F16DFE" w:rsidRDefault="00000000">
      <w:pPr>
        <w:pStyle w:val="TOC2"/>
        <w:tabs>
          <w:tab w:val="left" w:pos="900"/>
          <w:tab w:val="right" w:leader="dot" w:pos="7928"/>
        </w:tabs>
        <w:rPr>
          <w:rFonts w:asciiTheme="minorHAnsi" w:eastAsiaTheme="minorEastAsia" w:hAnsiTheme="minorHAnsi" w:cstheme="minorBidi"/>
          <w:noProof/>
          <w:sz w:val="22"/>
          <w:lang w:eastAsia="en-US"/>
        </w:rPr>
      </w:pPr>
      <w:hyperlink w:anchor="_Toc94886068" w:history="1">
        <w:r w:rsidR="00F16DFE" w:rsidRPr="005F6485">
          <w:rPr>
            <w:rStyle w:val="Hyperlink"/>
            <w:noProof/>
          </w:rPr>
          <w:t>1.4.</w:t>
        </w:r>
        <w:r w:rsidR="00F16DFE">
          <w:rPr>
            <w:rFonts w:asciiTheme="minorHAnsi" w:eastAsiaTheme="minorEastAsia" w:hAnsiTheme="minorHAnsi" w:cstheme="minorBidi"/>
            <w:noProof/>
            <w:sz w:val="22"/>
            <w:lang w:eastAsia="en-US"/>
          </w:rPr>
          <w:tab/>
        </w:r>
        <w:r w:rsidR="00F16DFE" w:rsidRPr="005F6485">
          <w:rPr>
            <w:rStyle w:val="Hyperlink"/>
            <w:noProof/>
          </w:rPr>
          <w:t>Metodologi Penelitian</w:t>
        </w:r>
        <w:r w:rsidR="00F16DFE">
          <w:rPr>
            <w:noProof/>
            <w:webHidden/>
          </w:rPr>
          <w:tab/>
        </w:r>
        <w:r w:rsidR="00F16DFE">
          <w:rPr>
            <w:noProof/>
            <w:webHidden/>
          </w:rPr>
          <w:fldChar w:fldCharType="begin"/>
        </w:r>
        <w:r w:rsidR="00F16DFE">
          <w:rPr>
            <w:noProof/>
            <w:webHidden/>
          </w:rPr>
          <w:instrText xml:space="preserve"> PAGEREF _Toc94886068 \h </w:instrText>
        </w:r>
        <w:r w:rsidR="00F16DFE">
          <w:rPr>
            <w:noProof/>
            <w:webHidden/>
          </w:rPr>
        </w:r>
        <w:r w:rsidR="00F16DFE">
          <w:rPr>
            <w:noProof/>
            <w:webHidden/>
          </w:rPr>
          <w:fldChar w:fldCharType="separate"/>
        </w:r>
        <w:r w:rsidR="00F16DFE">
          <w:rPr>
            <w:noProof/>
            <w:webHidden/>
          </w:rPr>
          <w:t>1</w:t>
        </w:r>
        <w:r w:rsidR="00F16DFE">
          <w:rPr>
            <w:noProof/>
            <w:webHidden/>
          </w:rPr>
          <w:fldChar w:fldCharType="end"/>
        </w:r>
      </w:hyperlink>
    </w:p>
    <w:p w14:paraId="10828386" w14:textId="404F789C" w:rsidR="00F16DFE" w:rsidRDefault="00000000">
      <w:pPr>
        <w:pStyle w:val="TOC3"/>
        <w:rPr>
          <w:rFonts w:asciiTheme="minorHAnsi" w:eastAsiaTheme="minorEastAsia" w:hAnsiTheme="minorHAnsi" w:cstheme="minorBidi"/>
          <w:noProof/>
          <w:sz w:val="22"/>
          <w:lang w:eastAsia="en-US"/>
        </w:rPr>
      </w:pPr>
      <w:hyperlink w:anchor="_Toc94886069" w:history="1">
        <w:r w:rsidR="00F16DFE" w:rsidRPr="005F6485">
          <w:rPr>
            <w:rStyle w:val="Hyperlink"/>
            <w:b/>
            <w:bCs/>
            <w:noProof/>
          </w:rPr>
          <w:t>2.2.1.</w:t>
        </w:r>
        <w:r w:rsidR="00F16DFE">
          <w:rPr>
            <w:rFonts w:asciiTheme="minorHAnsi" w:eastAsiaTheme="minorEastAsia" w:hAnsiTheme="minorHAnsi" w:cstheme="minorBidi"/>
            <w:noProof/>
            <w:sz w:val="22"/>
            <w:lang w:eastAsia="en-US"/>
          </w:rPr>
          <w:tab/>
        </w:r>
        <w:r w:rsidR="00F16DFE" w:rsidRPr="005F6485">
          <w:rPr>
            <w:rStyle w:val="Hyperlink"/>
            <w:b/>
            <w:bCs/>
            <w:noProof/>
          </w:rPr>
          <w:t>Metode Pengumpulan Data</w:t>
        </w:r>
        <w:r w:rsidR="00F16DFE">
          <w:rPr>
            <w:noProof/>
            <w:webHidden/>
          </w:rPr>
          <w:tab/>
        </w:r>
        <w:r w:rsidR="00F16DFE">
          <w:rPr>
            <w:noProof/>
            <w:webHidden/>
          </w:rPr>
          <w:fldChar w:fldCharType="begin"/>
        </w:r>
        <w:r w:rsidR="00F16DFE">
          <w:rPr>
            <w:noProof/>
            <w:webHidden/>
          </w:rPr>
          <w:instrText xml:space="preserve"> PAGEREF _Toc94886069 \h </w:instrText>
        </w:r>
        <w:r w:rsidR="00F16DFE">
          <w:rPr>
            <w:noProof/>
            <w:webHidden/>
          </w:rPr>
        </w:r>
        <w:r w:rsidR="00F16DFE">
          <w:rPr>
            <w:noProof/>
            <w:webHidden/>
          </w:rPr>
          <w:fldChar w:fldCharType="separate"/>
        </w:r>
        <w:r w:rsidR="00F16DFE">
          <w:rPr>
            <w:noProof/>
            <w:webHidden/>
          </w:rPr>
          <w:t>1</w:t>
        </w:r>
        <w:r w:rsidR="00F16DFE">
          <w:rPr>
            <w:noProof/>
            <w:webHidden/>
          </w:rPr>
          <w:fldChar w:fldCharType="end"/>
        </w:r>
      </w:hyperlink>
    </w:p>
    <w:p w14:paraId="79FC62FA" w14:textId="6C8A1CBA" w:rsidR="00F16DFE" w:rsidRDefault="00000000">
      <w:pPr>
        <w:pStyle w:val="TOC3"/>
        <w:rPr>
          <w:rFonts w:asciiTheme="minorHAnsi" w:eastAsiaTheme="minorEastAsia" w:hAnsiTheme="minorHAnsi" w:cstheme="minorBidi"/>
          <w:noProof/>
          <w:sz w:val="22"/>
          <w:lang w:eastAsia="en-US"/>
        </w:rPr>
      </w:pPr>
      <w:hyperlink w:anchor="_Toc94886070" w:history="1">
        <w:r w:rsidR="00F16DFE" w:rsidRPr="005F6485">
          <w:rPr>
            <w:rStyle w:val="Hyperlink"/>
            <w:b/>
            <w:bCs/>
            <w:noProof/>
          </w:rPr>
          <w:t>2.2.2.</w:t>
        </w:r>
        <w:r w:rsidR="00F16DFE">
          <w:rPr>
            <w:rFonts w:asciiTheme="minorHAnsi" w:eastAsiaTheme="minorEastAsia" w:hAnsiTheme="minorHAnsi" w:cstheme="minorBidi"/>
            <w:noProof/>
            <w:sz w:val="22"/>
            <w:lang w:eastAsia="en-US"/>
          </w:rPr>
          <w:tab/>
        </w:r>
        <w:r w:rsidR="00F16DFE" w:rsidRPr="005F6485">
          <w:rPr>
            <w:rStyle w:val="Hyperlink"/>
            <w:b/>
            <w:bCs/>
            <w:noProof/>
          </w:rPr>
          <w:t>Metode Pendekatan Sistem</w:t>
        </w:r>
        <w:r w:rsidR="00F16DFE">
          <w:rPr>
            <w:noProof/>
            <w:webHidden/>
          </w:rPr>
          <w:tab/>
        </w:r>
        <w:r w:rsidR="00F16DFE">
          <w:rPr>
            <w:noProof/>
            <w:webHidden/>
          </w:rPr>
          <w:fldChar w:fldCharType="begin"/>
        </w:r>
        <w:r w:rsidR="00F16DFE">
          <w:rPr>
            <w:noProof/>
            <w:webHidden/>
          </w:rPr>
          <w:instrText xml:space="preserve"> PAGEREF _Toc94886070 \h </w:instrText>
        </w:r>
        <w:r w:rsidR="00F16DFE">
          <w:rPr>
            <w:noProof/>
            <w:webHidden/>
          </w:rPr>
        </w:r>
        <w:r w:rsidR="00F16DFE">
          <w:rPr>
            <w:noProof/>
            <w:webHidden/>
          </w:rPr>
          <w:fldChar w:fldCharType="separate"/>
        </w:r>
        <w:r w:rsidR="00F16DFE">
          <w:rPr>
            <w:noProof/>
            <w:webHidden/>
          </w:rPr>
          <w:t>1</w:t>
        </w:r>
        <w:r w:rsidR="00F16DFE">
          <w:rPr>
            <w:noProof/>
            <w:webHidden/>
          </w:rPr>
          <w:fldChar w:fldCharType="end"/>
        </w:r>
      </w:hyperlink>
    </w:p>
    <w:p w14:paraId="626E039C" w14:textId="79529519" w:rsidR="00F16DFE" w:rsidRDefault="00000000">
      <w:pPr>
        <w:pStyle w:val="TOC3"/>
        <w:rPr>
          <w:rFonts w:asciiTheme="minorHAnsi" w:eastAsiaTheme="minorEastAsia" w:hAnsiTheme="minorHAnsi" w:cstheme="minorBidi"/>
          <w:noProof/>
          <w:sz w:val="22"/>
          <w:lang w:eastAsia="en-US"/>
        </w:rPr>
      </w:pPr>
      <w:hyperlink w:anchor="_Toc94886071" w:history="1">
        <w:r w:rsidR="00F16DFE" w:rsidRPr="005F6485">
          <w:rPr>
            <w:rStyle w:val="Hyperlink"/>
            <w:b/>
            <w:bCs/>
            <w:noProof/>
          </w:rPr>
          <w:t>2.2.3.</w:t>
        </w:r>
        <w:r w:rsidR="00F16DFE">
          <w:rPr>
            <w:rFonts w:asciiTheme="minorHAnsi" w:eastAsiaTheme="minorEastAsia" w:hAnsiTheme="minorHAnsi" w:cstheme="minorBidi"/>
            <w:noProof/>
            <w:sz w:val="22"/>
            <w:lang w:eastAsia="en-US"/>
          </w:rPr>
          <w:tab/>
        </w:r>
        <w:r w:rsidR="00F16DFE" w:rsidRPr="005F6485">
          <w:rPr>
            <w:rStyle w:val="Hyperlink"/>
            <w:b/>
            <w:bCs/>
            <w:noProof/>
          </w:rPr>
          <w:t>Metode Analisa Sistem</w:t>
        </w:r>
        <w:r w:rsidR="00F16DFE">
          <w:rPr>
            <w:noProof/>
            <w:webHidden/>
          </w:rPr>
          <w:tab/>
        </w:r>
        <w:r w:rsidR="00F16DFE">
          <w:rPr>
            <w:noProof/>
            <w:webHidden/>
          </w:rPr>
          <w:fldChar w:fldCharType="begin"/>
        </w:r>
        <w:r w:rsidR="00F16DFE">
          <w:rPr>
            <w:noProof/>
            <w:webHidden/>
          </w:rPr>
          <w:instrText xml:space="preserve"> PAGEREF _Toc94886071 \h </w:instrText>
        </w:r>
        <w:r w:rsidR="00F16DFE">
          <w:rPr>
            <w:noProof/>
            <w:webHidden/>
          </w:rPr>
        </w:r>
        <w:r w:rsidR="00F16DFE">
          <w:rPr>
            <w:noProof/>
            <w:webHidden/>
          </w:rPr>
          <w:fldChar w:fldCharType="separate"/>
        </w:r>
        <w:r w:rsidR="00F16DFE">
          <w:rPr>
            <w:noProof/>
            <w:webHidden/>
          </w:rPr>
          <w:t>1</w:t>
        </w:r>
        <w:r w:rsidR="00F16DFE">
          <w:rPr>
            <w:noProof/>
            <w:webHidden/>
          </w:rPr>
          <w:fldChar w:fldCharType="end"/>
        </w:r>
      </w:hyperlink>
    </w:p>
    <w:p w14:paraId="318D5C01" w14:textId="19A80C80" w:rsidR="00F16DFE" w:rsidRDefault="00000000" w:rsidP="00404F39">
      <w:pPr>
        <w:pStyle w:val="TOC1"/>
        <w:rPr>
          <w:rFonts w:asciiTheme="minorHAnsi" w:eastAsiaTheme="minorEastAsia" w:hAnsiTheme="minorHAnsi" w:cstheme="minorBidi"/>
          <w:noProof/>
          <w:sz w:val="22"/>
          <w:lang w:eastAsia="en-US"/>
        </w:rPr>
      </w:pPr>
      <w:hyperlink w:anchor="_Toc94886073" w:history="1">
        <w:r w:rsidR="00F16DFE" w:rsidRPr="005F6485">
          <w:rPr>
            <w:rStyle w:val="Hyperlink"/>
            <w:noProof/>
          </w:rPr>
          <w:t>BAB 2</w:t>
        </w:r>
        <w:r w:rsidR="00F16DFE" w:rsidRPr="005F6485">
          <w:rPr>
            <w:rStyle w:val="Hyperlink"/>
            <w:rFonts w:ascii="Book Antiqua" w:eastAsia="Calibri" w:hAnsi="Book Antiqua"/>
            <w:noProof/>
            <w:lang w:val="en-ID"/>
          </w:rPr>
          <w:t xml:space="preserve"> LANDASAN TEORI</w:t>
        </w:r>
        <w:r w:rsidR="00F16DFE">
          <w:rPr>
            <w:noProof/>
            <w:webHidden/>
          </w:rPr>
          <w:tab/>
        </w:r>
        <w:r w:rsidR="00F16DFE">
          <w:rPr>
            <w:noProof/>
            <w:webHidden/>
          </w:rPr>
          <w:fldChar w:fldCharType="begin"/>
        </w:r>
        <w:r w:rsidR="00F16DFE">
          <w:rPr>
            <w:noProof/>
            <w:webHidden/>
          </w:rPr>
          <w:instrText xml:space="preserve"> PAGEREF _Toc94886073 \h </w:instrText>
        </w:r>
        <w:r w:rsidR="00F16DFE">
          <w:rPr>
            <w:noProof/>
            <w:webHidden/>
          </w:rPr>
        </w:r>
        <w:r w:rsidR="00F16DFE">
          <w:rPr>
            <w:noProof/>
            <w:webHidden/>
          </w:rPr>
          <w:fldChar w:fldCharType="separate"/>
        </w:r>
        <w:r w:rsidR="00F16DFE">
          <w:rPr>
            <w:noProof/>
            <w:webHidden/>
          </w:rPr>
          <w:t>3</w:t>
        </w:r>
        <w:r w:rsidR="00F16DFE">
          <w:rPr>
            <w:noProof/>
            <w:webHidden/>
          </w:rPr>
          <w:fldChar w:fldCharType="end"/>
        </w:r>
      </w:hyperlink>
    </w:p>
    <w:p w14:paraId="170F4E29" w14:textId="3E62B3A2" w:rsidR="00F16DFE" w:rsidRDefault="00000000">
      <w:pPr>
        <w:pStyle w:val="TOC2"/>
        <w:tabs>
          <w:tab w:val="left" w:pos="900"/>
          <w:tab w:val="right" w:leader="dot" w:pos="7928"/>
        </w:tabs>
        <w:rPr>
          <w:rFonts w:asciiTheme="minorHAnsi" w:eastAsiaTheme="minorEastAsia" w:hAnsiTheme="minorHAnsi" w:cstheme="minorBidi"/>
          <w:noProof/>
          <w:sz w:val="22"/>
          <w:lang w:eastAsia="en-US"/>
        </w:rPr>
      </w:pPr>
      <w:hyperlink w:anchor="_Toc94886074" w:history="1">
        <w:r w:rsidR="00F16DFE" w:rsidRPr="005F6485">
          <w:rPr>
            <w:rStyle w:val="Hyperlink"/>
            <w:iCs/>
            <w:noProof/>
          </w:rPr>
          <w:t>2.1.</w:t>
        </w:r>
        <w:r w:rsidR="00F16DFE">
          <w:rPr>
            <w:rFonts w:asciiTheme="minorHAnsi" w:eastAsiaTheme="minorEastAsia" w:hAnsiTheme="minorHAnsi" w:cstheme="minorBidi"/>
            <w:noProof/>
            <w:sz w:val="22"/>
            <w:lang w:eastAsia="en-US"/>
          </w:rPr>
          <w:tab/>
        </w:r>
        <w:r w:rsidR="00F16DFE" w:rsidRPr="005F6485">
          <w:rPr>
            <w:rStyle w:val="Hyperlink"/>
            <w:iCs/>
            <w:noProof/>
          </w:rPr>
          <w:t>Pengertian Sistem</w:t>
        </w:r>
        <w:r w:rsidR="00F16DFE">
          <w:rPr>
            <w:noProof/>
            <w:webHidden/>
          </w:rPr>
          <w:tab/>
        </w:r>
        <w:r w:rsidR="00F16DFE">
          <w:rPr>
            <w:noProof/>
            <w:webHidden/>
          </w:rPr>
          <w:fldChar w:fldCharType="begin"/>
        </w:r>
        <w:r w:rsidR="00F16DFE">
          <w:rPr>
            <w:noProof/>
            <w:webHidden/>
          </w:rPr>
          <w:instrText xml:space="preserve"> PAGEREF _Toc94886074 \h </w:instrText>
        </w:r>
        <w:r w:rsidR="00F16DFE">
          <w:rPr>
            <w:noProof/>
            <w:webHidden/>
          </w:rPr>
        </w:r>
        <w:r w:rsidR="00F16DFE">
          <w:rPr>
            <w:noProof/>
            <w:webHidden/>
          </w:rPr>
          <w:fldChar w:fldCharType="separate"/>
        </w:r>
        <w:r w:rsidR="00F16DFE">
          <w:rPr>
            <w:noProof/>
            <w:webHidden/>
          </w:rPr>
          <w:t>3</w:t>
        </w:r>
        <w:r w:rsidR="00F16DFE">
          <w:rPr>
            <w:noProof/>
            <w:webHidden/>
          </w:rPr>
          <w:fldChar w:fldCharType="end"/>
        </w:r>
      </w:hyperlink>
    </w:p>
    <w:p w14:paraId="41362C6C" w14:textId="3BA021B5" w:rsidR="00F16DFE" w:rsidRDefault="00000000">
      <w:pPr>
        <w:pStyle w:val="TOC2"/>
        <w:tabs>
          <w:tab w:val="left" w:pos="900"/>
          <w:tab w:val="right" w:leader="dot" w:pos="7928"/>
        </w:tabs>
        <w:rPr>
          <w:rFonts w:asciiTheme="minorHAnsi" w:eastAsiaTheme="minorEastAsia" w:hAnsiTheme="minorHAnsi" w:cstheme="minorBidi"/>
          <w:noProof/>
          <w:sz w:val="22"/>
          <w:lang w:eastAsia="en-US"/>
        </w:rPr>
      </w:pPr>
      <w:hyperlink w:anchor="_Toc94886075" w:history="1">
        <w:r w:rsidR="00F16DFE" w:rsidRPr="005F6485">
          <w:rPr>
            <w:rStyle w:val="Hyperlink"/>
            <w:b/>
            <w:bCs/>
            <w:noProof/>
          </w:rPr>
          <w:t>2.2.</w:t>
        </w:r>
        <w:r w:rsidR="00F16DFE">
          <w:rPr>
            <w:rFonts w:asciiTheme="minorHAnsi" w:eastAsiaTheme="minorEastAsia" w:hAnsiTheme="minorHAnsi" w:cstheme="minorBidi"/>
            <w:noProof/>
            <w:sz w:val="22"/>
            <w:lang w:eastAsia="en-US"/>
          </w:rPr>
          <w:tab/>
        </w:r>
        <w:r w:rsidR="00F16DFE" w:rsidRPr="005F6485">
          <w:rPr>
            <w:rStyle w:val="Hyperlink"/>
            <w:b/>
            <w:bCs/>
            <w:noProof/>
          </w:rPr>
          <w:t>Konsep Pendaftaran Pasien</w:t>
        </w:r>
        <w:r w:rsidR="00F16DFE">
          <w:rPr>
            <w:noProof/>
            <w:webHidden/>
          </w:rPr>
          <w:tab/>
        </w:r>
        <w:r w:rsidR="00F16DFE">
          <w:rPr>
            <w:noProof/>
            <w:webHidden/>
          </w:rPr>
          <w:fldChar w:fldCharType="begin"/>
        </w:r>
        <w:r w:rsidR="00F16DFE">
          <w:rPr>
            <w:noProof/>
            <w:webHidden/>
          </w:rPr>
          <w:instrText xml:space="preserve"> PAGEREF _Toc94886075 \h </w:instrText>
        </w:r>
        <w:r w:rsidR="00F16DFE">
          <w:rPr>
            <w:noProof/>
            <w:webHidden/>
          </w:rPr>
        </w:r>
        <w:r w:rsidR="00F16DFE">
          <w:rPr>
            <w:noProof/>
            <w:webHidden/>
          </w:rPr>
          <w:fldChar w:fldCharType="separate"/>
        </w:r>
        <w:r w:rsidR="00F16DFE">
          <w:rPr>
            <w:noProof/>
            <w:webHidden/>
          </w:rPr>
          <w:t>3</w:t>
        </w:r>
        <w:r w:rsidR="00F16DFE">
          <w:rPr>
            <w:noProof/>
            <w:webHidden/>
          </w:rPr>
          <w:fldChar w:fldCharType="end"/>
        </w:r>
      </w:hyperlink>
    </w:p>
    <w:p w14:paraId="5653078C" w14:textId="59FC25FC" w:rsidR="00F16DFE" w:rsidRDefault="00000000">
      <w:pPr>
        <w:pStyle w:val="TOC2"/>
        <w:tabs>
          <w:tab w:val="left" w:pos="900"/>
          <w:tab w:val="right" w:leader="dot" w:pos="7928"/>
        </w:tabs>
        <w:rPr>
          <w:rFonts w:asciiTheme="minorHAnsi" w:eastAsiaTheme="minorEastAsia" w:hAnsiTheme="minorHAnsi" w:cstheme="minorBidi"/>
          <w:noProof/>
          <w:sz w:val="22"/>
          <w:lang w:eastAsia="en-US"/>
        </w:rPr>
      </w:pPr>
      <w:hyperlink w:anchor="_Toc94886076" w:history="1">
        <w:r w:rsidR="00F16DFE" w:rsidRPr="005F6485">
          <w:rPr>
            <w:rStyle w:val="Hyperlink"/>
            <w:b/>
            <w:bCs/>
            <w:noProof/>
          </w:rPr>
          <w:t>2.3.</w:t>
        </w:r>
        <w:r w:rsidR="00F16DFE">
          <w:rPr>
            <w:rFonts w:asciiTheme="minorHAnsi" w:eastAsiaTheme="minorEastAsia" w:hAnsiTheme="minorHAnsi" w:cstheme="minorBidi"/>
            <w:noProof/>
            <w:sz w:val="22"/>
            <w:lang w:eastAsia="en-US"/>
          </w:rPr>
          <w:tab/>
        </w:r>
        <w:r w:rsidR="00F16DFE" w:rsidRPr="005F6485">
          <w:rPr>
            <w:rStyle w:val="Hyperlink"/>
            <w:b/>
            <w:bCs/>
            <w:noProof/>
          </w:rPr>
          <w:t>Konsep Chatbot</w:t>
        </w:r>
        <w:r w:rsidR="00F16DFE">
          <w:rPr>
            <w:noProof/>
            <w:webHidden/>
          </w:rPr>
          <w:tab/>
        </w:r>
        <w:r w:rsidR="00F16DFE">
          <w:rPr>
            <w:noProof/>
            <w:webHidden/>
          </w:rPr>
          <w:fldChar w:fldCharType="begin"/>
        </w:r>
        <w:r w:rsidR="00F16DFE">
          <w:rPr>
            <w:noProof/>
            <w:webHidden/>
          </w:rPr>
          <w:instrText xml:space="preserve"> PAGEREF _Toc94886076 \h </w:instrText>
        </w:r>
        <w:r w:rsidR="00F16DFE">
          <w:rPr>
            <w:noProof/>
            <w:webHidden/>
          </w:rPr>
        </w:r>
        <w:r w:rsidR="00F16DFE">
          <w:rPr>
            <w:noProof/>
            <w:webHidden/>
          </w:rPr>
          <w:fldChar w:fldCharType="separate"/>
        </w:r>
        <w:r w:rsidR="00F16DFE">
          <w:rPr>
            <w:noProof/>
            <w:webHidden/>
          </w:rPr>
          <w:t>4</w:t>
        </w:r>
        <w:r w:rsidR="00F16DFE">
          <w:rPr>
            <w:noProof/>
            <w:webHidden/>
          </w:rPr>
          <w:fldChar w:fldCharType="end"/>
        </w:r>
      </w:hyperlink>
    </w:p>
    <w:p w14:paraId="4A55574E" w14:textId="6F5D8753" w:rsidR="00F16DFE" w:rsidRDefault="00000000" w:rsidP="00404F39">
      <w:pPr>
        <w:pStyle w:val="TOC1"/>
        <w:rPr>
          <w:rFonts w:asciiTheme="minorHAnsi" w:eastAsiaTheme="minorEastAsia" w:hAnsiTheme="minorHAnsi" w:cstheme="minorBidi"/>
          <w:noProof/>
          <w:sz w:val="22"/>
          <w:lang w:eastAsia="en-US"/>
        </w:rPr>
      </w:pPr>
      <w:hyperlink w:anchor="_Toc94886077" w:history="1">
        <w:r w:rsidR="00F16DFE" w:rsidRPr="005F6485">
          <w:rPr>
            <w:rStyle w:val="Hyperlink"/>
            <w:noProof/>
          </w:rPr>
          <w:t>BAB 3 OBJEK PENELITIAN</w:t>
        </w:r>
        <w:r w:rsidR="00F16DFE">
          <w:rPr>
            <w:noProof/>
            <w:webHidden/>
          </w:rPr>
          <w:tab/>
        </w:r>
        <w:r w:rsidR="00F16DFE">
          <w:rPr>
            <w:noProof/>
            <w:webHidden/>
          </w:rPr>
          <w:fldChar w:fldCharType="begin"/>
        </w:r>
        <w:r w:rsidR="00F16DFE">
          <w:rPr>
            <w:noProof/>
            <w:webHidden/>
          </w:rPr>
          <w:instrText xml:space="preserve"> PAGEREF _Toc94886077 \h </w:instrText>
        </w:r>
        <w:r w:rsidR="00F16DFE">
          <w:rPr>
            <w:noProof/>
            <w:webHidden/>
          </w:rPr>
        </w:r>
        <w:r w:rsidR="00F16DFE">
          <w:rPr>
            <w:noProof/>
            <w:webHidden/>
          </w:rPr>
          <w:fldChar w:fldCharType="separate"/>
        </w:r>
        <w:r w:rsidR="00F16DFE">
          <w:rPr>
            <w:noProof/>
            <w:webHidden/>
          </w:rPr>
          <w:t>6</w:t>
        </w:r>
        <w:r w:rsidR="00F16DFE">
          <w:rPr>
            <w:noProof/>
            <w:webHidden/>
          </w:rPr>
          <w:fldChar w:fldCharType="end"/>
        </w:r>
      </w:hyperlink>
    </w:p>
    <w:p w14:paraId="4703362F" w14:textId="6142472B" w:rsidR="00F16DFE" w:rsidRDefault="00000000">
      <w:pPr>
        <w:pStyle w:val="TOC2"/>
        <w:tabs>
          <w:tab w:val="left" w:pos="900"/>
          <w:tab w:val="right" w:leader="dot" w:pos="7928"/>
        </w:tabs>
        <w:rPr>
          <w:rFonts w:asciiTheme="minorHAnsi" w:eastAsiaTheme="minorEastAsia" w:hAnsiTheme="minorHAnsi" w:cstheme="minorBidi"/>
          <w:noProof/>
          <w:sz w:val="22"/>
          <w:lang w:eastAsia="en-US"/>
        </w:rPr>
      </w:pPr>
      <w:hyperlink w:anchor="_Toc94886078" w:history="1">
        <w:r w:rsidR="00F16DFE" w:rsidRPr="005F6485">
          <w:rPr>
            <w:rStyle w:val="Hyperlink"/>
            <w:noProof/>
          </w:rPr>
          <w:t>3.1.</w:t>
        </w:r>
        <w:r w:rsidR="00F16DFE">
          <w:rPr>
            <w:rFonts w:asciiTheme="minorHAnsi" w:eastAsiaTheme="minorEastAsia" w:hAnsiTheme="minorHAnsi" w:cstheme="minorBidi"/>
            <w:noProof/>
            <w:sz w:val="22"/>
            <w:lang w:eastAsia="en-US"/>
          </w:rPr>
          <w:tab/>
        </w:r>
        <w:r w:rsidR="00F16DFE" w:rsidRPr="005F6485">
          <w:rPr>
            <w:rStyle w:val="Hyperlink"/>
            <w:noProof/>
          </w:rPr>
          <w:t>Sejarah Perusahaan</w:t>
        </w:r>
        <w:r w:rsidR="00F16DFE">
          <w:rPr>
            <w:noProof/>
            <w:webHidden/>
          </w:rPr>
          <w:tab/>
        </w:r>
        <w:r w:rsidR="00F16DFE">
          <w:rPr>
            <w:noProof/>
            <w:webHidden/>
          </w:rPr>
          <w:fldChar w:fldCharType="begin"/>
        </w:r>
        <w:r w:rsidR="00F16DFE">
          <w:rPr>
            <w:noProof/>
            <w:webHidden/>
          </w:rPr>
          <w:instrText xml:space="preserve"> PAGEREF _Toc94886078 \h </w:instrText>
        </w:r>
        <w:r w:rsidR="00F16DFE">
          <w:rPr>
            <w:noProof/>
            <w:webHidden/>
          </w:rPr>
        </w:r>
        <w:r w:rsidR="00F16DFE">
          <w:rPr>
            <w:noProof/>
            <w:webHidden/>
          </w:rPr>
          <w:fldChar w:fldCharType="separate"/>
        </w:r>
        <w:r w:rsidR="00F16DFE">
          <w:rPr>
            <w:noProof/>
            <w:webHidden/>
          </w:rPr>
          <w:t>6</w:t>
        </w:r>
        <w:r w:rsidR="00F16DFE">
          <w:rPr>
            <w:noProof/>
            <w:webHidden/>
          </w:rPr>
          <w:fldChar w:fldCharType="end"/>
        </w:r>
      </w:hyperlink>
    </w:p>
    <w:p w14:paraId="614283A9" w14:textId="3192B5D7" w:rsidR="00F16DFE" w:rsidRDefault="00000000">
      <w:pPr>
        <w:pStyle w:val="TOC2"/>
        <w:tabs>
          <w:tab w:val="left" w:pos="900"/>
          <w:tab w:val="right" w:leader="dot" w:pos="7928"/>
        </w:tabs>
        <w:rPr>
          <w:rFonts w:asciiTheme="minorHAnsi" w:eastAsiaTheme="minorEastAsia" w:hAnsiTheme="minorHAnsi" w:cstheme="minorBidi"/>
          <w:noProof/>
          <w:sz w:val="22"/>
          <w:lang w:eastAsia="en-US"/>
        </w:rPr>
      </w:pPr>
      <w:hyperlink w:anchor="_Toc94886079" w:history="1">
        <w:r w:rsidR="00F16DFE" w:rsidRPr="005F6485">
          <w:rPr>
            <w:rStyle w:val="Hyperlink"/>
            <w:noProof/>
          </w:rPr>
          <w:t>3.2.</w:t>
        </w:r>
        <w:r w:rsidR="00F16DFE">
          <w:rPr>
            <w:rFonts w:asciiTheme="minorHAnsi" w:eastAsiaTheme="minorEastAsia" w:hAnsiTheme="minorHAnsi" w:cstheme="minorBidi"/>
            <w:noProof/>
            <w:sz w:val="22"/>
            <w:lang w:eastAsia="en-US"/>
          </w:rPr>
          <w:tab/>
        </w:r>
        <w:r w:rsidR="00F16DFE" w:rsidRPr="005F6485">
          <w:rPr>
            <w:rStyle w:val="Hyperlink"/>
            <w:noProof/>
          </w:rPr>
          <w:t>Struktur Organisasi Perusahaan</w:t>
        </w:r>
        <w:r w:rsidR="00F16DFE">
          <w:rPr>
            <w:noProof/>
            <w:webHidden/>
          </w:rPr>
          <w:tab/>
        </w:r>
        <w:r w:rsidR="00F16DFE">
          <w:rPr>
            <w:noProof/>
            <w:webHidden/>
          </w:rPr>
          <w:fldChar w:fldCharType="begin"/>
        </w:r>
        <w:r w:rsidR="00F16DFE">
          <w:rPr>
            <w:noProof/>
            <w:webHidden/>
          </w:rPr>
          <w:instrText xml:space="preserve"> PAGEREF _Toc94886079 \h </w:instrText>
        </w:r>
        <w:r w:rsidR="00F16DFE">
          <w:rPr>
            <w:noProof/>
            <w:webHidden/>
          </w:rPr>
        </w:r>
        <w:r w:rsidR="00F16DFE">
          <w:rPr>
            <w:noProof/>
            <w:webHidden/>
          </w:rPr>
          <w:fldChar w:fldCharType="separate"/>
        </w:r>
        <w:r w:rsidR="00F16DFE">
          <w:rPr>
            <w:noProof/>
            <w:webHidden/>
          </w:rPr>
          <w:t>7</w:t>
        </w:r>
        <w:r w:rsidR="00F16DFE">
          <w:rPr>
            <w:noProof/>
            <w:webHidden/>
          </w:rPr>
          <w:fldChar w:fldCharType="end"/>
        </w:r>
      </w:hyperlink>
    </w:p>
    <w:p w14:paraId="4FC1DB63" w14:textId="2D170384" w:rsidR="00F16DFE" w:rsidRDefault="00000000">
      <w:pPr>
        <w:pStyle w:val="TOC2"/>
        <w:tabs>
          <w:tab w:val="left" w:pos="900"/>
          <w:tab w:val="right" w:leader="dot" w:pos="7928"/>
        </w:tabs>
        <w:rPr>
          <w:rFonts w:asciiTheme="minorHAnsi" w:eastAsiaTheme="minorEastAsia" w:hAnsiTheme="minorHAnsi" w:cstheme="minorBidi"/>
          <w:noProof/>
          <w:sz w:val="22"/>
          <w:lang w:eastAsia="en-US"/>
        </w:rPr>
      </w:pPr>
      <w:hyperlink w:anchor="_Toc94886080" w:history="1">
        <w:r w:rsidR="00F16DFE" w:rsidRPr="005F6485">
          <w:rPr>
            <w:rStyle w:val="Hyperlink"/>
            <w:noProof/>
          </w:rPr>
          <w:t>3.3.</w:t>
        </w:r>
        <w:r w:rsidR="00F16DFE">
          <w:rPr>
            <w:rFonts w:asciiTheme="minorHAnsi" w:eastAsiaTheme="minorEastAsia" w:hAnsiTheme="minorHAnsi" w:cstheme="minorBidi"/>
            <w:noProof/>
            <w:sz w:val="22"/>
            <w:lang w:eastAsia="en-US"/>
          </w:rPr>
          <w:tab/>
        </w:r>
        <w:r w:rsidR="00F16DFE" w:rsidRPr="005F6485">
          <w:rPr>
            <w:rStyle w:val="Hyperlink"/>
            <w:noProof/>
          </w:rPr>
          <w:t>Uraian Jabatan</w:t>
        </w:r>
        <w:r w:rsidR="00F16DFE">
          <w:rPr>
            <w:noProof/>
            <w:webHidden/>
          </w:rPr>
          <w:tab/>
        </w:r>
        <w:r w:rsidR="00F16DFE">
          <w:rPr>
            <w:noProof/>
            <w:webHidden/>
          </w:rPr>
          <w:fldChar w:fldCharType="begin"/>
        </w:r>
        <w:r w:rsidR="00F16DFE">
          <w:rPr>
            <w:noProof/>
            <w:webHidden/>
          </w:rPr>
          <w:instrText xml:space="preserve"> PAGEREF _Toc94886080 \h </w:instrText>
        </w:r>
        <w:r w:rsidR="00F16DFE">
          <w:rPr>
            <w:noProof/>
            <w:webHidden/>
          </w:rPr>
        </w:r>
        <w:r w:rsidR="00F16DFE">
          <w:rPr>
            <w:noProof/>
            <w:webHidden/>
          </w:rPr>
          <w:fldChar w:fldCharType="separate"/>
        </w:r>
        <w:r w:rsidR="00F16DFE">
          <w:rPr>
            <w:noProof/>
            <w:webHidden/>
          </w:rPr>
          <w:t>7</w:t>
        </w:r>
        <w:r w:rsidR="00F16DFE">
          <w:rPr>
            <w:noProof/>
            <w:webHidden/>
          </w:rPr>
          <w:fldChar w:fldCharType="end"/>
        </w:r>
      </w:hyperlink>
    </w:p>
    <w:p w14:paraId="5B0A3B81" w14:textId="6CEBA0DE" w:rsidR="00F16DFE" w:rsidRDefault="00000000" w:rsidP="00404F39">
      <w:pPr>
        <w:pStyle w:val="TOC1"/>
        <w:rPr>
          <w:rFonts w:asciiTheme="minorHAnsi" w:eastAsiaTheme="minorEastAsia" w:hAnsiTheme="minorHAnsi" w:cstheme="minorBidi"/>
          <w:noProof/>
          <w:sz w:val="22"/>
          <w:lang w:eastAsia="en-US"/>
        </w:rPr>
      </w:pPr>
      <w:hyperlink w:anchor="_Toc94886081" w:history="1">
        <w:r w:rsidR="00F16DFE" w:rsidRPr="005F6485">
          <w:rPr>
            <w:rStyle w:val="Hyperlink"/>
            <w:noProof/>
          </w:rPr>
          <w:t>BAB 4</w:t>
        </w:r>
        <w:r w:rsidR="00F16DFE" w:rsidRPr="005F6485">
          <w:rPr>
            <w:rStyle w:val="Hyperlink"/>
            <w:rFonts w:ascii="Book Antiqua" w:eastAsia="Calibri" w:hAnsi="Book Antiqua"/>
            <w:noProof/>
            <w:lang w:val="en-ID"/>
          </w:rPr>
          <w:t xml:space="preserve"> ANALISIS DAN PEMBAHASAN</w:t>
        </w:r>
        <w:r w:rsidR="00F16DFE">
          <w:rPr>
            <w:noProof/>
            <w:webHidden/>
          </w:rPr>
          <w:tab/>
        </w:r>
        <w:r w:rsidR="00F16DFE">
          <w:rPr>
            <w:noProof/>
            <w:webHidden/>
          </w:rPr>
          <w:fldChar w:fldCharType="begin"/>
        </w:r>
        <w:r w:rsidR="00F16DFE">
          <w:rPr>
            <w:noProof/>
            <w:webHidden/>
          </w:rPr>
          <w:instrText xml:space="preserve"> PAGEREF _Toc94886081 \h </w:instrText>
        </w:r>
        <w:r w:rsidR="00F16DFE">
          <w:rPr>
            <w:noProof/>
            <w:webHidden/>
          </w:rPr>
        </w:r>
        <w:r w:rsidR="00F16DFE">
          <w:rPr>
            <w:noProof/>
            <w:webHidden/>
          </w:rPr>
          <w:fldChar w:fldCharType="separate"/>
        </w:r>
        <w:r w:rsidR="00F16DFE">
          <w:rPr>
            <w:noProof/>
            <w:webHidden/>
          </w:rPr>
          <w:t>12</w:t>
        </w:r>
        <w:r w:rsidR="00F16DFE">
          <w:rPr>
            <w:noProof/>
            <w:webHidden/>
          </w:rPr>
          <w:fldChar w:fldCharType="end"/>
        </w:r>
      </w:hyperlink>
    </w:p>
    <w:p w14:paraId="3299BC33" w14:textId="3A739273" w:rsidR="00F16DFE" w:rsidRDefault="00000000">
      <w:pPr>
        <w:pStyle w:val="TOC2"/>
        <w:tabs>
          <w:tab w:val="left" w:pos="900"/>
          <w:tab w:val="right" w:leader="dot" w:pos="7928"/>
        </w:tabs>
        <w:rPr>
          <w:rFonts w:asciiTheme="minorHAnsi" w:eastAsiaTheme="minorEastAsia" w:hAnsiTheme="minorHAnsi" w:cstheme="minorBidi"/>
          <w:noProof/>
          <w:sz w:val="22"/>
          <w:lang w:eastAsia="en-US"/>
        </w:rPr>
      </w:pPr>
      <w:hyperlink w:anchor="_Toc94886082" w:history="1">
        <w:r w:rsidR="00F16DFE" w:rsidRPr="005F6485">
          <w:rPr>
            <w:rStyle w:val="Hyperlink"/>
            <w:rFonts w:eastAsia="Calibri"/>
            <w:noProof/>
            <w:lang w:val="en-ID"/>
          </w:rPr>
          <w:t>4.1.</w:t>
        </w:r>
        <w:r w:rsidR="00F16DFE">
          <w:rPr>
            <w:rFonts w:asciiTheme="minorHAnsi" w:eastAsiaTheme="minorEastAsia" w:hAnsiTheme="minorHAnsi" w:cstheme="minorBidi"/>
            <w:noProof/>
            <w:sz w:val="22"/>
            <w:lang w:eastAsia="en-US"/>
          </w:rPr>
          <w:tab/>
        </w:r>
        <w:r w:rsidR="00F16DFE" w:rsidRPr="005F6485">
          <w:rPr>
            <w:rStyle w:val="Hyperlink"/>
            <w:rFonts w:eastAsia="Calibri"/>
            <w:noProof/>
            <w:lang w:val="en-ID"/>
          </w:rPr>
          <w:t>Deskripsi Sistem Berjalan</w:t>
        </w:r>
        <w:r w:rsidR="00F16DFE">
          <w:rPr>
            <w:noProof/>
            <w:webHidden/>
          </w:rPr>
          <w:tab/>
        </w:r>
        <w:r w:rsidR="00F16DFE">
          <w:rPr>
            <w:noProof/>
            <w:webHidden/>
          </w:rPr>
          <w:fldChar w:fldCharType="begin"/>
        </w:r>
        <w:r w:rsidR="00F16DFE">
          <w:rPr>
            <w:noProof/>
            <w:webHidden/>
          </w:rPr>
          <w:instrText xml:space="preserve"> PAGEREF _Toc94886082 \h </w:instrText>
        </w:r>
        <w:r w:rsidR="00F16DFE">
          <w:rPr>
            <w:noProof/>
            <w:webHidden/>
          </w:rPr>
        </w:r>
        <w:r w:rsidR="00F16DFE">
          <w:rPr>
            <w:noProof/>
            <w:webHidden/>
          </w:rPr>
          <w:fldChar w:fldCharType="separate"/>
        </w:r>
        <w:r w:rsidR="00F16DFE">
          <w:rPr>
            <w:noProof/>
            <w:webHidden/>
          </w:rPr>
          <w:t>12</w:t>
        </w:r>
        <w:r w:rsidR="00F16DFE">
          <w:rPr>
            <w:noProof/>
            <w:webHidden/>
          </w:rPr>
          <w:fldChar w:fldCharType="end"/>
        </w:r>
      </w:hyperlink>
    </w:p>
    <w:p w14:paraId="4ED5BF6D" w14:textId="2B9626FF" w:rsidR="00F16DFE" w:rsidRDefault="00000000">
      <w:pPr>
        <w:pStyle w:val="TOC2"/>
        <w:tabs>
          <w:tab w:val="left" w:pos="900"/>
          <w:tab w:val="right" w:leader="dot" w:pos="7928"/>
        </w:tabs>
        <w:rPr>
          <w:rFonts w:asciiTheme="minorHAnsi" w:eastAsiaTheme="minorEastAsia" w:hAnsiTheme="minorHAnsi" w:cstheme="minorBidi"/>
          <w:noProof/>
          <w:sz w:val="22"/>
          <w:lang w:eastAsia="en-US"/>
        </w:rPr>
      </w:pPr>
      <w:hyperlink w:anchor="_Toc94886083" w:history="1">
        <w:r w:rsidR="00F16DFE" w:rsidRPr="005F6485">
          <w:rPr>
            <w:rStyle w:val="Hyperlink"/>
            <w:noProof/>
            <w:lang w:val="en-ID"/>
          </w:rPr>
          <w:t>4.2.</w:t>
        </w:r>
        <w:r w:rsidR="00F16DFE">
          <w:rPr>
            <w:rFonts w:asciiTheme="minorHAnsi" w:eastAsiaTheme="minorEastAsia" w:hAnsiTheme="minorHAnsi" w:cstheme="minorBidi"/>
            <w:noProof/>
            <w:sz w:val="22"/>
            <w:lang w:eastAsia="en-US"/>
          </w:rPr>
          <w:tab/>
        </w:r>
        <w:r w:rsidR="00F16DFE" w:rsidRPr="005F6485">
          <w:rPr>
            <w:rStyle w:val="Hyperlink"/>
            <w:noProof/>
            <w:lang w:val="en-ID"/>
          </w:rPr>
          <w:t>Analisis Permasalahan Sistem</w:t>
        </w:r>
        <w:r w:rsidR="00F16DFE">
          <w:rPr>
            <w:noProof/>
            <w:webHidden/>
          </w:rPr>
          <w:tab/>
        </w:r>
        <w:r w:rsidR="00F16DFE">
          <w:rPr>
            <w:noProof/>
            <w:webHidden/>
          </w:rPr>
          <w:fldChar w:fldCharType="begin"/>
        </w:r>
        <w:r w:rsidR="00F16DFE">
          <w:rPr>
            <w:noProof/>
            <w:webHidden/>
          </w:rPr>
          <w:instrText xml:space="preserve"> PAGEREF _Toc94886083 \h </w:instrText>
        </w:r>
        <w:r w:rsidR="00F16DFE">
          <w:rPr>
            <w:noProof/>
            <w:webHidden/>
          </w:rPr>
        </w:r>
        <w:r w:rsidR="00F16DFE">
          <w:rPr>
            <w:noProof/>
            <w:webHidden/>
          </w:rPr>
          <w:fldChar w:fldCharType="separate"/>
        </w:r>
        <w:r w:rsidR="00F16DFE">
          <w:rPr>
            <w:noProof/>
            <w:webHidden/>
          </w:rPr>
          <w:t>12</w:t>
        </w:r>
        <w:r w:rsidR="00F16DFE">
          <w:rPr>
            <w:noProof/>
            <w:webHidden/>
          </w:rPr>
          <w:fldChar w:fldCharType="end"/>
        </w:r>
      </w:hyperlink>
    </w:p>
    <w:p w14:paraId="791D9CB3" w14:textId="7322CAE3" w:rsidR="00F16DFE" w:rsidRDefault="00000000">
      <w:pPr>
        <w:pStyle w:val="TOC2"/>
        <w:tabs>
          <w:tab w:val="left" w:pos="900"/>
          <w:tab w:val="right" w:leader="dot" w:pos="7928"/>
        </w:tabs>
        <w:rPr>
          <w:rFonts w:asciiTheme="minorHAnsi" w:eastAsiaTheme="minorEastAsia" w:hAnsiTheme="minorHAnsi" w:cstheme="minorBidi"/>
          <w:noProof/>
          <w:sz w:val="22"/>
          <w:lang w:eastAsia="en-US"/>
        </w:rPr>
      </w:pPr>
      <w:hyperlink w:anchor="_Toc94886084" w:history="1">
        <w:r w:rsidR="00F16DFE" w:rsidRPr="005F6485">
          <w:rPr>
            <w:rStyle w:val="Hyperlink"/>
            <w:noProof/>
            <w:lang w:val="en-ID"/>
          </w:rPr>
          <w:t>4.3.</w:t>
        </w:r>
        <w:r w:rsidR="00F16DFE">
          <w:rPr>
            <w:rFonts w:asciiTheme="minorHAnsi" w:eastAsiaTheme="minorEastAsia" w:hAnsiTheme="minorHAnsi" w:cstheme="minorBidi"/>
            <w:noProof/>
            <w:sz w:val="22"/>
            <w:lang w:eastAsia="en-US"/>
          </w:rPr>
          <w:tab/>
        </w:r>
        <w:r w:rsidR="00F16DFE" w:rsidRPr="005F6485">
          <w:rPr>
            <w:rStyle w:val="Hyperlink"/>
            <w:noProof/>
            <w:lang w:val="en-ID"/>
          </w:rPr>
          <w:t>Usulan Sistem</w:t>
        </w:r>
        <w:r w:rsidR="00F16DFE">
          <w:rPr>
            <w:noProof/>
            <w:webHidden/>
          </w:rPr>
          <w:tab/>
        </w:r>
        <w:r w:rsidR="00F16DFE">
          <w:rPr>
            <w:noProof/>
            <w:webHidden/>
          </w:rPr>
          <w:fldChar w:fldCharType="begin"/>
        </w:r>
        <w:r w:rsidR="00F16DFE">
          <w:rPr>
            <w:noProof/>
            <w:webHidden/>
          </w:rPr>
          <w:instrText xml:space="preserve"> PAGEREF _Toc94886084 \h </w:instrText>
        </w:r>
        <w:r w:rsidR="00F16DFE">
          <w:rPr>
            <w:noProof/>
            <w:webHidden/>
          </w:rPr>
        </w:r>
        <w:r w:rsidR="00F16DFE">
          <w:rPr>
            <w:noProof/>
            <w:webHidden/>
          </w:rPr>
          <w:fldChar w:fldCharType="separate"/>
        </w:r>
        <w:r w:rsidR="00F16DFE">
          <w:rPr>
            <w:noProof/>
            <w:webHidden/>
          </w:rPr>
          <w:t>12</w:t>
        </w:r>
        <w:r w:rsidR="00F16DFE">
          <w:rPr>
            <w:noProof/>
            <w:webHidden/>
          </w:rPr>
          <w:fldChar w:fldCharType="end"/>
        </w:r>
      </w:hyperlink>
    </w:p>
    <w:p w14:paraId="001172A5" w14:textId="5103F778" w:rsidR="00F16DFE" w:rsidRDefault="00000000">
      <w:pPr>
        <w:pStyle w:val="TOC2"/>
        <w:tabs>
          <w:tab w:val="left" w:pos="900"/>
          <w:tab w:val="right" w:leader="dot" w:pos="7928"/>
        </w:tabs>
        <w:rPr>
          <w:rFonts w:asciiTheme="minorHAnsi" w:eastAsiaTheme="minorEastAsia" w:hAnsiTheme="minorHAnsi" w:cstheme="minorBidi"/>
          <w:noProof/>
          <w:sz w:val="22"/>
          <w:lang w:eastAsia="en-US"/>
        </w:rPr>
      </w:pPr>
      <w:hyperlink w:anchor="_Toc94886085" w:history="1">
        <w:r w:rsidR="00F16DFE" w:rsidRPr="005F6485">
          <w:rPr>
            <w:rStyle w:val="Hyperlink"/>
            <w:noProof/>
            <w:lang w:val="en-ID"/>
          </w:rPr>
          <w:t>4.4.</w:t>
        </w:r>
        <w:r w:rsidR="00F16DFE">
          <w:rPr>
            <w:rFonts w:asciiTheme="minorHAnsi" w:eastAsiaTheme="minorEastAsia" w:hAnsiTheme="minorHAnsi" w:cstheme="minorBidi"/>
            <w:noProof/>
            <w:sz w:val="22"/>
            <w:lang w:eastAsia="en-US"/>
          </w:rPr>
          <w:tab/>
        </w:r>
        <w:r w:rsidR="00F16DFE" w:rsidRPr="005F6485">
          <w:rPr>
            <w:rStyle w:val="Hyperlink"/>
            <w:noProof/>
            <w:lang w:val="en-ID"/>
          </w:rPr>
          <w:t>Kelayakan/kebutuhan Usulan Sistem</w:t>
        </w:r>
        <w:r w:rsidR="00F16DFE">
          <w:rPr>
            <w:noProof/>
            <w:webHidden/>
          </w:rPr>
          <w:tab/>
        </w:r>
        <w:r w:rsidR="00F16DFE">
          <w:rPr>
            <w:noProof/>
            <w:webHidden/>
          </w:rPr>
          <w:fldChar w:fldCharType="begin"/>
        </w:r>
        <w:r w:rsidR="00F16DFE">
          <w:rPr>
            <w:noProof/>
            <w:webHidden/>
          </w:rPr>
          <w:instrText xml:space="preserve"> PAGEREF _Toc94886085 \h </w:instrText>
        </w:r>
        <w:r w:rsidR="00F16DFE">
          <w:rPr>
            <w:noProof/>
            <w:webHidden/>
          </w:rPr>
        </w:r>
        <w:r w:rsidR="00F16DFE">
          <w:rPr>
            <w:noProof/>
            <w:webHidden/>
          </w:rPr>
          <w:fldChar w:fldCharType="separate"/>
        </w:r>
        <w:r w:rsidR="00F16DFE">
          <w:rPr>
            <w:noProof/>
            <w:webHidden/>
          </w:rPr>
          <w:t>14</w:t>
        </w:r>
        <w:r w:rsidR="00F16DFE">
          <w:rPr>
            <w:noProof/>
            <w:webHidden/>
          </w:rPr>
          <w:fldChar w:fldCharType="end"/>
        </w:r>
      </w:hyperlink>
    </w:p>
    <w:p w14:paraId="3867E1E8" w14:textId="3F52FFF8" w:rsidR="00F16DFE" w:rsidRDefault="00000000" w:rsidP="00404F39">
      <w:pPr>
        <w:pStyle w:val="TOC1"/>
        <w:rPr>
          <w:rFonts w:asciiTheme="minorHAnsi" w:eastAsiaTheme="minorEastAsia" w:hAnsiTheme="minorHAnsi" w:cstheme="minorBidi"/>
          <w:noProof/>
          <w:sz w:val="22"/>
          <w:lang w:eastAsia="en-US"/>
        </w:rPr>
      </w:pPr>
      <w:hyperlink w:anchor="_Toc94886086" w:history="1">
        <w:r w:rsidR="00F16DFE" w:rsidRPr="005F6485">
          <w:rPr>
            <w:rStyle w:val="Hyperlink"/>
            <w:noProof/>
          </w:rPr>
          <w:t>BAB 5</w:t>
        </w:r>
        <w:r w:rsidR="00F16DFE" w:rsidRPr="005F6485">
          <w:rPr>
            <w:rStyle w:val="Hyperlink"/>
            <w:rFonts w:ascii="Book Antiqua" w:eastAsia="Calibri" w:hAnsi="Book Antiqua"/>
            <w:noProof/>
            <w:lang w:val="en-ID"/>
          </w:rPr>
          <w:t xml:space="preserve"> KESIMPULAN DAN SARAN</w:t>
        </w:r>
        <w:r w:rsidR="00F16DFE">
          <w:rPr>
            <w:noProof/>
            <w:webHidden/>
          </w:rPr>
          <w:tab/>
        </w:r>
        <w:r w:rsidR="00F16DFE">
          <w:rPr>
            <w:noProof/>
            <w:webHidden/>
          </w:rPr>
          <w:fldChar w:fldCharType="begin"/>
        </w:r>
        <w:r w:rsidR="00F16DFE">
          <w:rPr>
            <w:noProof/>
            <w:webHidden/>
          </w:rPr>
          <w:instrText xml:space="preserve"> PAGEREF _Toc94886086 \h </w:instrText>
        </w:r>
        <w:r w:rsidR="00F16DFE">
          <w:rPr>
            <w:noProof/>
            <w:webHidden/>
          </w:rPr>
        </w:r>
        <w:r w:rsidR="00F16DFE">
          <w:rPr>
            <w:noProof/>
            <w:webHidden/>
          </w:rPr>
          <w:fldChar w:fldCharType="separate"/>
        </w:r>
        <w:r w:rsidR="00F16DFE">
          <w:rPr>
            <w:noProof/>
            <w:webHidden/>
          </w:rPr>
          <w:t>15</w:t>
        </w:r>
        <w:r w:rsidR="00F16DFE">
          <w:rPr>
            <w:noProof/>
            <w:webHidden/>
          </w:rPr>
          <w:fldChar w:fldCharType="end"/>
        </w:r>
      </w:hyperlink>
    </w:p>
    <w:p w14:paraId="04526371" w14:textId="69B92F31" w:rsidR="00F16DFE" w:rsidRDefault="00000000">
      <w:pPr>
        <w:pStyle w:val="TOC2"/>
        <w:tabs>
          <w:tab w:val="left" w:pos="900"/>
          <w:tab w:val="right" w:leader="dot" w:pos="7928"/>
        </w:tabs>
        <w:rPr>
          <w:rFonts w:asciiTheme="minorHAnsi" w:eastAsiaTheme="minorEastAsia" w:hAnsiTheme="minorHAnsi" w:cstheme="minorBidi"/>
          <w:noProof/>
          <w:sz w:val="22"/>
          <w:lang w:eastAsia="en-US"/>
        </w:rPr>
      </w:pPr>
      <w:hyperlink w:anchor="_Toc94886087" w:history="1">
        <w:r w:rsidR="00F16DFE" w:rsidRPr="005F6485">
          <w:rPr>
            <w:rStyle w:val="Hyperlink"/>
            <w:rFonts w:eastAsia="Times New Roman"/>
            <w:b/>
            <w:bCs/>
            <w:noProof/>
            <w:lang w:val="id" w:eastAsia="en-US"/>
          </w:rPr>
          <w:t>5.1</w:t>
        </w:r>
        <w:r w:rsidR="00F16DFE">
          <w:rPr>
            <w:rFonts w:asciiTheme="minorHAnsi" w:eastAsiaTheme="minorEastAsia" w:hAnsiTheme="minorHAnsi" w:cstheme="minorBidi"/>
            <w:noProof/>
            <w:sz w:val="22"/>
            <w:lang w:eastAsia="en-US"/>
          </w:rPr>
          <w:tab/>
        </w:r>
        <w:r w:rsidR="00F16DFE" w:rsidRPr="005F6485">
          <w:rPr>
            <w:rStyle w:val="Hyperlink"/>
            <w:rFonts w:ascii="Book Antiqua" w:eastAsia="Calibri" w:hAnsi="Book Antiqua"/>
            <w:b/>
            <w:bCs/>
            <w:noProof/>
            <w:lang w:val="en-ID"/>
          </w:rPr>
          <w:t>Kesimpulan</w:t>
        </w:r>
        <w:r w:rsidR="00F16DFE">
          <w:rPr>
            <w:noProof/>
            <w:webHidden/>
          </w:rPr>
          <w:tab/>
        </w:r>
        <w:r w:rsidR="00F16DFE">
          <w:rPr>
            <w:noProof/>
            <w:webHidden/>
          </w:rPr>
          <w:fldChar w:fldCharType="begin"/>
        </w:r>
        <w:r w:rsidR="00F16DFE">
          <w:rPr>
            <w:noProof/>
            <w:webHidden/>
          </w:rPr>
          <w:instrText xml:space="preserve"> PAGEREF _Toc94886087 \h </w:instrText>
        </w:r>
        <w:r w:rsidR="00F16DFE">
          <w:rPr>
            <w:noProof/>
            <w:webHidden/>
          </w:rPr>
        </w:r>
        <w:r w:rsidR="00F16DFE">
          <w:rPr>
            <w:noProof/>
            <w:webHidden/>
          </w:rPr>
          <w:fldChar w:fldCharType="separate"/>
        </w:r>
        <w:r w:rsidR="00F16DFE">
          <w:rPr>
            <w:noProof/>
            <w:webHidden/>
          </w:rPr>
          <w:t>15</w:t>
        </w:r>
        <w:r w:rsidR="00F16DFE">
          <w:rPr>
            <w:noProof/>
            <w:webHidden/>
          </w:rPr>
          <w:fldChar w:fldCharType="end"/>
        </w:r>
      </w:hyperlink>
    </w:p>
    <w:p w14:paraId="67BDA537" w14:textId="7092CA69" w:rsidR="00F16DFE" w:rsidRDefault="00000000">
      <w:pPr>
        <w:pStyle w:val="TOC2"/>
        <w:tabs>
          <w:tab w:val="left" w:pos="900"/>
          <w:tab w:val="right" w:leader="dot" w:pos="7928"/>
        </w:tabs>
        <w:rPr>
          <w:rFonts w:asciiTheme="minorHAnsi" w:eastAsiaTheme="minorEastAsia" w:hAnsiTheme="minorHAnsi" w:cstheme="minorBidi"/>
          <w:noProof/>
          <w:sz w:val="22"/>
          <w:lang w:eastAsia="en-US"/>
        </w:rPr>
      </w:pPr>
      <w:hyperlink w:anchor="_Toc94886088" w:history="1">
        <w:r w:rsidR="00F16DFE" w:rsidRPr="005F6485">
          <w:rPr>
            <w:rStyle w:val="Hyperlink"/>
            <w:rFonts w:eastAsia="Times New Roman"/>
            <w:b/>
            <w:bCs/>
            <w:noProof/>
            <w:lang w:val="id" w:eastAsia="en-US"/>
          </w:rPr>
          <w:t>5.2</w:t>
        </w:r>
        <w:r w:rsidR="00F16DFE">
          <w:rPr>
            <w:rFonts w:asciiTheme="minorHAnsi" w:eastAsiaTheme="minorEastAsia" w:hAnsiTheme="minorHAnsi" w:cstheme="minorBidi"/>
            <w:noProof/>
            <w:sz w:val="22"/>
            <w:lang w:eastAsia="en-US"/>
          </w:rPr>
          <w:tab/>
        </w:r>
        <w:r w:rsidR="00F16DFE" w:rsidRPr="005F6485">
          <w:rPr>
            <w:rStyle w:val="Hyperlink"/>
            <w:rFonts w:ascii="Book Antiqua" w:eastAsia="Calibri" w:hAnsi="Book Antiqua"/>
            <w:b/>
            <w:bCs/>
            <w:noProof/>
            <w:lang w:val="en-ID"/>
          </w:rPr>
          <w:t>Saran</w:t>
        </w:r>
        <w:r w:rsidR="00F16DFE">
          <w:rPr>
            <w:noProof/>
            <w:webHidden/>
          </w:rPr>
          <w:tab/>
        </w:r>
        <w:r w:rsidR="00F16DFE">
          <w:rPr>
            <w:noProof/>
            <w:webHidden/>
          </w:rPr>
          <w:fldChar w:fldCharType="begin"/>
        </w:r>
        <w:r w:rsidR="00F16DFE">
          <w:rPr>
            <w:noProof/>
            <w:webHidden/>
          </w:rPr>
          <w:instrText xml:space="preserve"> PAGEREF _Toc94886088 \h </w:instrText>
        </w:r>
        <w:r w:rsidR="00F16DFE">
          <w:rPr>
            <w:noProof/>
            <w:webHidden/>
          </w:rPr>
        </w:r>
        <w:r w:rsidR="00F16DFE">
          <w:rPr>
            <w:noProof/>
            <w:webHidden/>
          </w:rPr>
          <w:fldChar w:fldCharType="separate"/>
        </w:r>
        <w:r w:rsidR="00F16DFE">
          <w:rPr>
            <w:noProof/>
            <w:webHidden/>
          </w:rPr>
          <w:t>15</w:t>
        </w:r>
        <w:r w:rsidR="00F16DFE">
          <w:rPr>
            <w:noProof/>
            <w:webHidden/>
          </w:rPr>
          <w:fldChar w:fldCharType="end"/>
        </w:r>
      </w:hyperlink>
    </w:p>
    <w:p w14:paraId="71780D8A" w14:textId="2FC1E8FC" w:rsidR="00F16DFE" w:rsidRDefault="00000000" w:rsidP="00404F39">
      <w:pPr>
        <w:pStyle w:val="TOC1"/>
        <w:rPr>
          <w:rFonts w:asciiTheme="minorHAnsi" w:eastAsiaTheme="minorEastAsia" w:hAnsiTheme="minorHAnsi" w:cstheme="minorBidi"/>
          <w:noProof/>
          <w:sz w:val="22"/>
          <w:lang w:eastAsia="en-US"/>
        </w:rPr>
      </w:pPr>
      <w:hyperlink w:anchor="_Toc94886089" w:history="1">
        <w:r w:rsidR="00F16DFE" w:rsidRPr="005F6485">
          <w:rPr>
            <w:rStyle w:val="Hyperlink"/>
            <w:noProof/>
          </w:rPr>
          <w:t>DAFTAR PUSTAKA</w:t>
        </w:r>
        <w:r w:rsidR="00F16DFE">
          <w:rPr>
            <w:noProof/>
            <w:webHidden/>
          </w:rPr>
          <w:tab/>
        </w:r>
        <w:r w:rsidR="00F16DFE">
          <w:rPr>
            <w:noProof/>
            <w:webHidden/>
          </w:rPr>
          <w:fldChar w:fldCharType="begin"/>
        </w:r>
        <w:r w:rsidR="00F16DFE">
          <w:rPr>
            <w:noProof/>
            <w:webHidden/>
          </w:rPr>
          <w:instrText xml:space="preserve"> PAGEREF _Toc94886089 \h </w:instrText>
        </w:r>
        <w:r w:rsidR="00F16DFE">
          <w:rPr>
            <w:noProof/>
            <w:webHidden/>
          </w:rPr>
        </w:r>
        <w:r w:rsidR="00F16DFE">
          <w:rPr>
            <w:noProof/>
            <w:webHidden/>
          </w:rPr>
          <w:fldChar w:fldCharType="separate"/>
        </w:r>
        <w:r w:rsidR="00F16DFE">
          <w:rPr>
            <w:noProof/>
            <w:webHidden/>
          </w:rPr>
          <w:t>16</w:t>
        </w:r>
        <w:r w:rsidR="00F16DFE">
          <w:rPr>
            <w:noProof/>
            <w:webHidden/>
          </w:rPr>
          <w:fldChar w:fldCharType="end"/>
        </w:r>
      </w:hyperlink>
    </w:p>
    <w:p w14:paraId="7520E275" w14:textId="25AC49D1" w:rsidR="00EB58C9" w:rsidRDefault="00EB58C9">
      <w:pPr>
        <w:rPr>
          <w:rFonts w:eastAsia="Times New Roman"/>
          <w:b/>
          <w:bCs/>
          <w:caps/>
          <w:szCs w:val="28"/>
        </w:rPr>
      </w:pPr>
      <w:r>
        <w:fldChar w:fldCharType="end"/>
      </w:r>
    </w:p>
    <w:p w14:paraId="68E56B5B" w14:textId="44547D34" w:rsidR="00606D74" w:rsidRPr="00606D74" w:rsidRDefault="00606D74" w:rsidP="00606D74"/>
    <w:p w14:paraId="7BC29F5E" w14:textId="77777777" w:rsidR="00606D74" w:rsidRPr="00606D74" w:rsidRDefault="00606D74" w:rsidP="00606D74"/>
    <w:p w14:paraId="745BCF8B" w14:textId="77777777" w:rsidR="00606D74" w:rsidRPr="00606D74" w:rsidRDefault="00606D74" w:rsidP="00F55EEB">
      <w:pPr>
        <w:jc w:val="center"/>
      </w:pPr>
    </w:p>
    <w:p w14:paraId="23ADA728" w14:textId="0135EE87" w:rsidR="00606D74" w:rsidRPr="00606D74" w:rsidRDefault="00606D74" w:rsidP="00606D74">
      <w:pPr>
        <w:sectPr w:rsidR="00606D74" w:rsidRPr="00606D74" w:rsidSect="00404F39">
          <w:headerReference w:type="default" r:id="rId11"/>
          <w:footerReference w:type="default" r:id="rId12"/>
          <w:headerReference w:type="first" r:id="rId13"/>
          <w:footerReference w:type="first" r:id="rId14"/>
          <w:pgSz w:w="11907" w:h="16839" w:code="9"/>
          <w:pgMar w:top="2268" w:right="1701" w:bottom="1701" w:left="2268" w:header="720" w:footer="720" w:gutter="0"/>
          <w:pgNumType w:fmt="lowerRoman"/>
          <w:cols w:space="720"/>
          <w:titlePg/>
          <w:docGrid w:linePitch="360"/>
        </w:sectPr>
      </w:pPr>
    </w:p>
    <w:p w14:paraId="256E61A7" w14:textId="77777777" w:rsidR="00E360AB" w:rsidRDefault="00F76CF0" w:rsidP="00F76CF0">
      <w:pPr>
        <w:pStyle w:val="Heading1"/>
      </w:pPr>
      <w:r>
        <w:lastRenderedPageBreak/>
        <w:br/>
      </w:r>
      <w:bookmarkStart w:id="803" w:name="_Toc292386337"/>
      <w:bookmarkStart w:id="804" w:name="_Toc94886057"/>
      <w:r>
        <w:t>PENDAHULUAN</w:t>
      </w:r>
      <w:bookmarkEnd w:id="803"/>
      <w:bookmarkEnd w:id="804"/>
    </w:p>
    <w:p w14:paraId="16A50B87" w14:textId="1D4400C7" w:rsidR="00A8652E" w:rsidDel="0018406D" w:rsidRDefault="00A8652E" w:rsidP="00CB46E3">
      <w:pPr>
        <w:rPr>
          <w:del w:id="805" w:author="Husni Mubarok" w:date="2022-01-27T14:02:00Z"/>
        </w:rPr>
      </w:pPr>
      <w:del w:id="806" w:author="Husni Mubarok" w:date="2022-01-27T14:02:00Z">
        <w:r w:rsidRPr="00A8652E" w:rsidDel="0018406D">
          <w:delText>Lorem ipsum dolor sit amet, consectetur adipiscing elit. Nulla purus eros, eleifend ut congue mollis, mattis id justo. Nam malesuada, diam eget varius gravida, augue libero sagittis odio, at tristique enim nisi eu nibh. Integer sollicitudin cursus volutpat. Suspendisse tempus, metus quis scelerisque auctor, libero justo laoreet leo, ac iaculis augue turpis vel nibh. Praesent ultrices tincidunt arcu vel volutpat. Vestibulum ante ipsum primis in faucibus orci luctus et ultrices posuere cubilia Curae; Nulla placerat hendrerit lacus, in rhoncus elit ullamcorper eget. Nunc congue ullamcorper suscipit. Etiam quam mi, dignissim ac sodales in, rhoncus eget ipsum. Proin eu neque velit. Praesent eu neque at lorem eleifend vulputate vitae at augue. Nam malesuada ligula turpis. Ut et tellus in felis facilisis sodales in vel tortor.</w:delText>
        </w:r>
        <w:bookmarkStart w:id="807" w:name="_Toc94885828"/>
        <w:bookmarkStart w:id="808" w:name="_Toc94885861"/>
        <w:bookmarkStart w:id="809" w:name="_Toc94886058"/>
        <w:bookmarkEnd w:id="807"/>
        <w:bookmarkEnd w:id="808"/>
        <w:bookmarkEnd w:id="809"/>
      </w:del>
    </w:p>
    <w:p w14:paraId="54B7F4F0" w14:textId="77777777" w:rsidR="00AF65DC" w:rsidRDefault="00AF65DC" w:rsidP="00CB46E3">
      <w:pPr>
        <w:pStyle w:val="Heading2"/>
      </w:pPr>
      <w:bookmarkStart w:id="810" w:name="_Toc294459967"/>
      <w:bookmarkStart w:id="811" w:name="_Toc294460223"/>
      <w:bookmarkStart w:id="812" w:name="_Toc294460481"/>
      <w:bookmarkStart w:id="813" w:name="_Toc94886059"/>
      <w:bookmarkEnd w:id="810"/>
      <w:bookmarkEnd w:id="811"/>
      <w:bookmarkEnd w:id="812"/>
      <w:r>
        <w:t>Latar Belakang</w:t>
      </w:r>
      <w:bookmarkEnd w:id="813"/>
    </w:p>
    <w:p w14:paraId="24830897" w14:textId="77777777" w:rsidR="0018406D" w:rsidRDefault="0018406D" w:rsidP="0018406D">
      <w:pPr>
        <w:autoSpaceDE w:val="0"/>
        <w:autoSpaceDN w:val="0"/>
        <w:adjustRightInd w:val="0"/>
        <w:spacing w:after="0" w:line="480" w:lineRule="auto"/>
        <w:ind w:firstLine="720"/>
        <w:rPr>
          <w:ins w:id="814" w:author="Husni Mubarok" w:date="2022-01-27T14:02:00Z"/>
          <w:szCs w:val="24"/>
        </w:rPr>
      </w:pPr>
      <w:ins w:id="815" w:author="Husni Mubarok" w:date="2022-01-27T14:02:00Z">
        <w:r>
          <w:rPr>
            <w:szCs w:val="24"/>
          </w:rPr>
          <w:t xml:space="preserve">Perkembangan teknologi yang begitu pesat telah memberikan banyak dampak positif bagi kehidupan manusia. Khususnya perkembangan internet dan teknologi komunikasi. Manusia dapat saling terhubung dan berbagi informasi melalui jaringan internet. </w:t>
        </w:r>
      </w:ins>
    </w:p>
    <w:p w14:paraId="51ED5AE7" w14:textId="77777777" w:rsidR="0018406D" w:rsidRDefault="0018406D" w:rsidP="0018406D">
      <w:pPr>
        <w:autoSpaceDE w:val="0"/>
        <w:autoSpaceDN w:val="0"/>
        <w:adjustRightInd w:val="0"/>
        <w:spacing w:after="0" w:line="480" w:lineRule="auto"/>
        <w:ind w:firstLine="720"/>
        <w:rPr>
          <w:ins w:id="816" w:author="Husni Mubarok" w:date="2022-01-27T14:02:00Z"/>
          <w:szCs w:val="24"/>
        </w:rPr>
      </w:pPr>
      <w:ins w:id="817" w:author="Husni Mubarok" w:date="2022-01-27T14:02:00Z">
        <w:r>
          <w:rPr>
            <w:szCs w:val="24"/>
          </w:rPr>
          <w:t xml:space="preserve">Saat ini lebih dari 4 miliar manusia sudah menggunakan internet. Ada banyak aktivitas yang dilakukan dalam menggunakan internet salah satunya adalah penggunaan media sosial, jumlah penggunanya juga mencapai lebih dari 4 miliar. Khususnya indonesia, pengguna media sosial mencapai lebih dari 60% dari penduduk indonesia yaitu sekitar 170 juta dari 274 juta jiwa dan terus bertambah. </w:t>
        </w:r>
      </w:ins>
    </w:p>
    <w:p w14:paraId="19C525CA" w14:textId="37876AC4" w:rsidR="0018406D" w:rsidRDefault="0018406D" w:rsidP="0018406D">
      <w:pPr>
        <w:autoSpaceDE w:val="0"/>
        <w:autoSpaceDN w:val="0"/>
        <w:adjustRightInd w:val="0"/>
        <w:spacing w:after="0" w:line="480" w:lineRule="auto"/>
        <w:ind w:firstLine="720"/>
        <w:rPr>
          <w:ins w:id="818" w:author="Husni Mubarok" w:date="2022-01-27T14:02:00Z"/>
          <w:szCs w:val="24"/>
        </w:rPr>
      </w:pPr>
      <w:ins w:id="819" w:author="Husni Mubarok" w:date="2022-01-27T14:02:00Z">
        <w:r>
          <w:rPr>
            <w:szCs w:val="24"/>
          </w:rPr>
          <w:t xml:space="preserve">Seiring perkembangan teknologi, ada banyak sekali aplikasi media sosial yang dapat digunakan salah satunya adalah aplikasi </w:t>
        </w:r>
        <w:r>
          <w:rPr>
            <w:i/>
            <w:iCs/>
            <w:szCs w:val="24"/>
          </w:rPr>
          <w:t>whatsapp</w:t>
        </w:r>
        <w:r>
          <w:rPr>
            <w:szCs w:val="24"/>
          </w:rPr>
          <w:t>. Aplikasi tersebut digunakan lebih dari 2 miliar pengguna seluruh dunia dan lebih dari 60 juta pengguna di Indonesia. Dengan jumlah pengguna tersebut, aplikasi ini dapat dimanfaatkan berbagai perusahaan dalam meningkatkan berbagai layanan nya. Salah satunya adalah layanan pendaftaran atau pemesanan bagi perusahaan yang bergerak dalam bidang pelayanan seperti rumah sakit, hotel dan lain-lain.</w:t>
        </w:r>
      </w:ins>
    </w:p>
    <w:p w14:paraId="303C6C30" w14:textId="4C2F145C" w:rsidR="00A8652E" w:rsidRPr="00A8652E" w:rsidDel="0018406D" w:rsidRDefault="00A8652E" w:rsidP="00CB46E3">
      <w:pPr>
        <w:rPr>
          <w:del w:id="820" w:author="Husni Mubarok" w:date="2022-01-27T14:02:00Z"/>
        </w:rPr>
      </w:pPr>
      <w:del w:id="821" w:author="Husni Mubarok" w:date="2022-01-27T14:02:00Z">
        <w:r w:rsidRPr="00A8652E" w:rsidDel="0018406D">
          <w:delText>eget. Nunc congue ullamcorper suscipit. Etiam quam mi, dignissim ac sodales in, rhoncus eget ipsum. Proin eu neque velit. Praesent eu neque at lorem eleifend vulputate vitae at augue. Nam malesuada ligula turpis. Ut et tellus in felis facilisis sodales in vel tortor.</w:delText>
        </w:r>
        <w:bookmarkStart w:id="822" w:name="_Toc94885830"/>
        <w:bookmarkStart w:id="823" w:name="_Toc94885863"/>
        <w:bookmarkStart w:id="824" w:name="_Toc94886060"/>
        <w:bookmarkEnd w:id="822"/>
        <w:bookmarkEnd w:id="823"/>
        <w:bookmarkEnd w:id="824"/>
      </w:del>
    </w:p>
    <w:p w14:paraId="190F2E7A" w14:textId="2245A1E3" w:rsidR="00A8652E" w:rsidRPr="00A8652E" w:rsidDel="0018406D" w:rsidRDefault="00A8652E" w:rsidP="00CB46E3">
      <w:pPr>
        <w:rPr>
          <w:del w:id="825" w:author="Husni Mubarok" w:date="2022-01-27T14:02:00Z"/>
        </w:rPr>
      </w:pPr>
      <w:del w:id="826" w:author="Husni Mubarok" w:date="2022-01-27T14:02:00Z">
        <w:r w:rsidRPr="00A8652E" w:rsidDel="0018406D">
          <w:delText>Cras molestie imperdiet mi, non pharetra enim ornare a. Aenean volutpat convallis varius. Donec varius pretium volutpat. Morbi faucibus lorem eget tortor iaculis mollis. Morbi a libero et massa porttitor facilisis ac at tortor. In vehicula vulputate urna, ac pellentesque leo ultricies in. Aenean id lectus ut urna rutrum sagittis eget sed quam. Vivamus neque justo, blandit ut ultricies a, pharetra eu libero. Phasellus at nulla eget massa interdum gravida. Fusce nisi elit, commodo non fringilla at, sodales a felis. Maecenas neque odio, commodo euismod condimentum pellentesque, pretium vel nibh. Mauris et lectus metus. Sed accumsan risus ut purus porttitor mollis. Fusce blandit placerat augue, at tempus sapien pharetra non. Pellentesque ac felis purus. In lobortis faucibus tempor. Sed egestas, odio at luctus gravida, massa elit consequat diam, a ullamcorper metus libero pretium ipsum. Integer nunc massa, tempus eget gravida ac, aliquet quis lorem. Phasellus eu felis arcu, ut tristique nibh. Nulla lacus lorem, luctus tristique vulputate eget, gravida posuere neque.</w:delText>
        </w:r>
        <w:bookmarkStart w:id="827" w:name="_Toc94885831"/>
        <w:bookmarkStart w:id="828" w:name="_Toc94885864"/>
        <w:bookmarkStart w:id="829" w:name="_Toc94886061"/>
        <w:bookmarkEnd w:id="827"/>
        <w:bookmarkEnd w:id="828"/>
        <w:bookmarkEnd w:id="829"/>
      </w:del>
    </w:p>
    <w:p w14:paraId="7676CB45" w14:textId="77DE417B" w:rsidR="00A8652E" w:rsidRPr="00CB46E3" w:rsidDel="0018406D" w:rsidRDefault="00A8652E" w:rsidP="00CB46E3">
      <w:pPr>
        <w:rPr>
          <w:del w:id="830" w:author="Husni Mubarok" w:date="2022-01-27T14:02:00Z"/>
          <w:rFonts w:eastAsia="Times New Roman"/>
          <w:b/>
          <w:bCs/>
          <w:szCs w:val="26"/>
        </w:rPr>
      </w:pPr>
      <w:del w:id="831" w:author="Husni Mubarok" w:date="2022-01-27T14:02:00Z">
        <w:r w:rsidRPr="00A8652E" w:rsidDel="0018406D">
          <w:delText>Duis at nisi eu diam tempus tincidunt sed id nunc. Curabitur eget mauris felis, id bibendum risus. Duis congue posuere quam, nec pulvinar justo venenatis hendrerit. Nullam et justo ac urna cursus interdum non ac quam. Etiam consectetur, sapien in tincidunt tristique, erat lacus ullamcorper urna, sit amet elementum diam nisi sit amet ante. Praesent quis sem ligula. Class aptent taciti sociosqu ad litora torquent per conubia nostra, per inceptos himenaeos. Donec id nisl ut ante adipiscing porttitor. Mauris vel velit velit. Vestibulum ante ipsum primis in faucibus orci luctus et ultrices posuere cubilia Curae; Donec neque lectus, fringilla id commodo ut, dictum quis nulla. Pellentesque habitant morbi tristique senectus et netus et malesuada fames ac turpis egestas. Sed aliquam diam in enim vulputate euismod. Proin tempor urna quis metus gravida rutrum. Sed lobortis nunc at urna malesuada id gravida est fermentum. Sed quis augue ante, dignissim vehicula neque. In hac habitasse platea dictumst. Donec a ligula nulla, a posuere velit. Nullam suscipit sodales turpis dignissim pharetra. Donec vel lacus ipsum.</w:delText>
        </w:r>
        <w:bookmarkStart w:id="832" w:name="_Toc94885832"/>
        <w:bookmarkStart w:id="833" w:name="_Toc94885865"/>
        <w:bookmarkStart w:id="834" w:name="_Toc94886062"/>
        <w:bookmarkEnd w:id="832"/>
        <w:bookmarkEnd w:id="833"/>
        <w:bookmarkEnd w:id="834"/>
      </w:del>
    </w:p>
    <w:p w14:paraId="466104CF" w14:textId="5B383C90" w:rsidR="00AF65DC" w:rsidRDefault="001340A2" w:rsidP="00A8652E">
      <w:pPr>
        <w:pStyle w:val="Heading2"/>
      </w:pPr>
      <w:bookmarkStart w:id="835" w:name="_Toc294459969"/>
      <w:bookmarkStart w:id="836" w:name="_Toc294460225"/>
      <w:bookmarkStart w:id="837" w:name="_Toc294460483"/>
      <w:bookmarkStart w:id="838" w:name="_Toc294459970"/>
      <w:bookmarkStart w:id="839" w:name="_Toc294460226"/>
      <w:bookmarkStart w:id="840" w:name="_Toc294460484"/>
      <w:bookmarkStart w:id="841" w:name="_Toc294459971"/>
      <w:bookmarkStart w:id="842" w:name="_Toc294460227"/>
      <w:bookmarkStart w:id="843" w:name="_Toc294460485"/>
      <w:bookmarkStart w:id="844" w:name="_Toc94886063"/>
      <w:bookmarkEnd w:id="835"/>
      <w:bookmarkEnd w:id="836"/>
      <w:bookmarkEnd w:id="837"/>
      <w:bookmarkEnd w:id="838"/>
      <w:bookmarkEnd w:id="839"/>
      <w:bookmarkEnd w:id="840"/>
      <w:bookmarkEnd w:id="841"/>
      <w:bookmarkEnd w:id="842"/>
      <w:bookmarkEnd w:id="843"/>
      <w:r>
        <w:t>Perumusan Masalah</w:t>
      </w:r>
      <w:bookmarkEnd w:id="844"/>
    </w:p>
    <w:p w14:paraId="6633BA2D" w14:textId="77777777" w:rsidR="002C0335" w:rsidRDefault="002C0335" w:rsidP="002C0335">
      <w:pPr>
        <w:autoSpaceDE w:val="0"/>
        <w:autoSpaceDN w:val="0"/>
        <w:adjustRightInd w:val="0"/>
        <w:spacing w:after="0" w:line="480" w:lineRule="auto"/>
        <w:ind w:firstLine="720"/>
        <w:rPr>
          <w:ins w:id="845" w:author="Husni Mubarok" w:date="2022-01-27T14:07:00Z"/>
          <w:szCs w:val="24"/>
        </w:rPr>
      </w:pPr>
      <w:ins w:id="846" w:author="Husni Mubarok" w:date="2022-01-27T14:07:00Z">
        <w:r>
          <w:rPr>
            <w:szCs w:val="24"/>
            <w:lang w:val="id-ID"/>
          </w:rPr>
          <w:t>Banyak</w:t>
        </w:r>
        <w:r>
          <w:rPr>
            <w:szCs w:val="24"/>
          </w:rPr>
          <w:t xml:space="preserve"> rumah sakit yang telah menerapkan layanan pendaftaran pasien melalui aplikasi </w:t>
        </w:r>
        <w:r>
          <w:rPr>
            <w:i/>
            <w:iCs/>
            <w:szCs w:val="24"/>
          </w:rPr>
          <w:t>whatsapp</w:t>
        </w:r>
        <w:r>
          <w:rPr>
            <w:szCs w:val="24"/>
          </w:rPr>
          <w:t xml:space="preserve">, namun permasalahan yang dihadapi adalah petugas </w:t>
        </w:r>
        <w:r>
          <w:rPr>
            <w:szCs w:val="24"/>
          </w:rPr>
          <w:lastRenderedPageBreak/>
          <w:t xml:space="preserve">pendaftaran harus memasukkan informasi pendaftaran tersebut secara manual ke dalam sistem yang dimiliki rumah sakit tersebut sehingga proses pelayanan membutuhkan waktu lebih lama terlebih ada banyak pendaftar yang harus di masukkan  ke dalam sistem. </w:t>
        </w:r>
      </w:ins>
    </w:p>
    <w:p w14:paraId="13026506" w14:textId="518D2680" w:rsidR="00A8652E" w:rsidRPr="00A8652E" w:rsidDel="002C0335" w:rsidRDefault="002C0335">
      <w:pPr>
        <w:autoSpaceDE w:val="0"/>
        <w:autoSpaceDN w:val="0"/>
        <w:adjustRightInd w:val="0"/>
        <w:spacing w:after="0" w:line="480" w:lineRule="auto"/>
        <w:ind w:firstLine="709"/>
        <w:rPr>
          <w:del w:id="847" w:author="Husni Mubarok" w:date="2022-01-27T14:07:00Z"/>
        </w:rPr>
        <w:pPrChange w:id="848" w:author="Husni Mubarok" w:date="2022-01-27T14:10:00Z">
          <w:pPr/>
        </w:pPrChange>
      </w:pPr>
      <w:ins w:id="849" w:author="Husni Mubarok" w:date="2022-01-27T14:07:00Z">
        <w:r>
          <w:rPr>
            <w:szCs w:val="24"/>
          </w:rPr>
          <w:t xml:space="preserve">RS Ali Sibroh Malisi merupakan salah satu rumah sakit yang menerapkan layanan pendaftaran melalui aplikasi </w:t>
        </w:r>
        <w:r>
          <w:rPr>
            <w:i/>
            <w:iCs/>
            <w:szCs w:val="24"/>
          </w:rPr>
          <w:t xml:space="preserve">whatsapp </w:t>
        </w:r>
        <w:r>
          <w:rPr>
            <w:szCs w:val="24"/>
          </w:rPr>
          <w:t xml:space="preserve">dan memiliki permasalahan di atas. Sehingga membutuhkan sebuah sistem yang dapat melakukan proses di atas secara otomatis. </w:t>
        </w:r>
      </w:ins>
      <w:del w:id="850" w:author="Husni Mubarok" w:date="2022-01-27T14:07:00Z">
        <w:r w:rsidR="00A8652E" w:rsidRPr="00A8652E" w:rsidDel="002C0335">
          <w:delText>Cras molestie imperdiet mi, non pharetra enim ornare a. Aenean volutpat convallis varius. Donec varius pretium volutpat. Morbi faucibus lorem eget tortor iaculis mollis. Morbi a libero et massa porttitor facilisis ac at tortor. In vehicula vulputate urna, ac pellentesque leo ultricies in. Aenean id lectus ut urna rutrum sagittis eget sed quam. Vivamus neque justo, blandit ut ultricies a, pharetra eu libero. Phasellus at nulla eget massa interdum gravida. Fusce nisi elit, commodo non fringilla at, sodales a felis. Maecenas neque odio, commodo euismod condimentum pellentesque, pretium vel nibh. Mauris et lectus metus. Sed accumsan risus ut purus porttitor mollis. Fusce blandit placerat augue, at tempus sapien pharetra non. Pellentesque ac felis purus. In lobortis faucibus tempor. Sed egestas, odio at luctus gravida, massa elit consequat diam, a ullamcorper metus libero pretium ipsum. Integer nunc massa, tempus eget gravida ac, aliquet quis lorem. Phasellus eu felis arcu, ut tristique nibh. Nulla lacus lorem, luctus tristique vulputate eget, gravida posuere neque.</w:delText>
        </w:r>
      </w:del>
    </w:p>
    <w:p w14:paraId="5DEA5944" w14:textId="03657485" w:rsidR="00A8652E" w:rsidRPr="00225C38" w:rsidRDefault="00A8652E">
      <w:pPr>
        <w:ind w:firstLine="709"/>
        <w:rPr>
          <w:rFonts w:eastAsia="Times New Roman"/>
          <w:b/>
          <w:bCs/>
          <w:szCs w:val="26"/>
        </w:rPr>
        <w:pPrChange w:id="851" w:author="Husni Mubarok" w:date="2022-01-27T14:10:00Z">
          <w:pPr/>
        </w:pPrChange>
      </w:pPr>
      <w:del w:id="852" w:author="Husni Mubarok" w:date="2022-01-27T14:07:00Z">
        <w:r w:rsidRPr="00A8652E" w:rsidDel="002C0335">
          <w:delText>Duis at nisi eu diam tempus tincidunt sed id nunc. Curabitur eget mauris felis, id bibendum risus. Duis congue posuere quam, nec pulvinar justo venenatis hendrerit. Nullam et justo ac urna cursus interdum non ac quam. Etiam consectetur, sapien in tincidunt tristique, erat lacus ullamcorper urna, sit amet elementum diam nisi sit amet ante. Praesent quis sem ligula. Class aptent taciti sociosqu ad litora torquent per conubia nostra, per inceptos himenaeos. Donec id nisl ut ante adipiscing porttitor. Mauris vel velit velit. Vestibulum ante ipsum primis in faucibus orci luctus et ultrices posuere cubilia Curae; Donec neque lectus, fringilla id commodo ut, dictum quis nulla. Pellentesque habitant morbi tristique senectus et netus et malesuada fames ac turpis egestas. Sed aliquam diam in enim vulputate euismod. Proin tempor urna quis metus gravida rutrum. Sed lobortis nunc at urna malesuada id gravida est fermentum. Sed quis augue ante, dignissim vehicula neque. In hac habitasse platea dictumst. Donec a ligula nulla, a posuere velit. Nullam suscipit sodales turpis dignissim pharetra. Donec vel lacus ipsum.</w:delText>
        </w:r>
      </w:del>
    </w:p>
    <w:p w14:paraId="026F677D" w14:textId="6F65B4A4" w:rsidR="00AF65DC" w:rsidRDefault="00AF65DC" w:rsidP="00AF65DC">
      <w:pPr>
        <w:pStyle w:val="Heading2"/>
      </w:pPr>
      <w:bookmarkStart w:id="853" w:name="_Toc294459973"/>
      <w:bookmarkStart w:id="854" w:name="_Toc294460229"/>
      <w:bookmarkStart w:id="855" w:name="_Toc294460487"/>
      <w:bookmarkStart w:id="856" w:name="_Toc294459974"/>
      <w:bookmarkStart w:id="857" w:name="_Toc294460230"/>
      <w:bookmarkStart w:id="858" w:name="_Toc294460488"/>
      <w:bookmarkStart w:id="859" w:name="_Toc94886064"/>
      <w:bookmarkEnd w:id="853"/>
      <w:bookmarkEnd w:id="854"/>
      <w:bookmarkEnd w:id="855"/>
      <w:bookmarkEnd w:id="856"/>
      <w:bookmarkEnd w:id="857"/>
      <w:bookmarkEnd w:id="858"/>
      <w:r>
        <w:t>Tujuan Penelitian</w:t>
      </w:r>
      <w:ins w:id="860" w:author="inacbg" w:date="2022-02-04T08:17:00Z">
        <w:r w:rsidR="00594825">
          <w:t xml:space="preserve"> dan Manfaat</w:t>
        </w:r>
      </w:ins>
      <w:bookmarkEnd w:id="859"/>
    </w:p>
    <w:p w14:paraId="06E1DB77" w14:textId="69D47B4E" w:rsidR="00A8652E" w:rsidDel="00594825" w:rsidRDefault="002C0335">
      <w:pPr>
        <w:ind w:firstLine="709"/>
        <w:rPr>
          <w:del w:id="861" w:author="Husni Mubarok" w:date="2022-01-27T14:06:00Z"/>
        </w:rPr>
      </w:pPr>
      <w:ins w:id="862" w:author="Husni Mubarok" w:date="2022-01-27T14:09:00Z">
        <w:r>
          <w:t>Tujuan dari penelitian ini adalah</w:t>
        </w:r>
        <w:r>
          <w:rPr>
            <w:lang w:val="id-ID"/>
          </w:rPr>
          <w:t xml:space="preserve"> untuk</w:t>
        </w:r>
      </w:ins>
      <w:ins w:id="863" w:author="Husni Mubarok" w:date="2022-01-27T16:29:00Z">
        <w:r w:rsidR="00C2396C">
          <w:rPr>
            <w:lang w:val="id-ID"/>
          </w:rPr>
          <w:t xml:space="preserve"> mengetahui bagaimana cara</w:t>
        </w:r>
      </w:ins>
      <w:ins w:id="864" w:author="Husni Mubarok" w:date="2022-01-27T14:09:00Z">
        <w:r>
          <w:rPr>
            <w:lang w:val="id-ID"/>
          </w:rPr>
          <w:t xml:space="preserve"> m</w:t>
        </w:r>
      </w:ins>
      <w:ins w:id="865" w:author="Husni Mubarok" w:date="2022-01-27T14:06:00Z">
        <w:r w:rsidR="006B6957">
          <w:rPr>
            <w:lang w:val="id-ID"/>
          </w:rPr>
          <w:t>engatasi</w:t>
        </w:r>
      </w:ins>
      <w:ins w:id="866" w:author="Husni Mubarok" w:date="2022-01-27T14:08:00Z">
        <w:r>
          <w:rPr>
            <w:lang w:val="id-ID"/>
          </w:rPr>
          <w:t xml:space="preserve"> </w:t>
        </w:r>
        <w:r w:rsidRPr="002C0335">
          <w:t>proses pelayanan</w:t>
        </w:r>
        <w:r>
          <w:rPr>
            <w:lang w:val="id-ID"/>
          </w:rPr>
          <w:t xml:space="preserve"> </w:t>
        </w:r>
      </w:ins>
      <w:ins w:id="867" w:author="inacbg" w:date="2022-02-04T08:14:00Z">
        <w:r w:rsidR="00A40C64">
          <w:t xml:space="preserve">pendaftaran pasien </w:t>
        </w:r>
      </w:ins>
      <w:ins w:id="868" w:author="Husni Mubarok" w:date="2022-01-27T14:08:00Z">
        <w:r>
          <w:rPr>
            <w:lang w:val="id-ID"/>
          </w:rPr>
          <w:t>yang</w:t>
        </w:r>
        <w:r w:rsidRPr="002C0335">
          <w:t xml:space="preserve"> membutuhkan waktu lebih lama</w:t>
        </w:r>
      </w:ins>
      <w:ins w:id="869" w:author="Husni Mubarok" w:date="2022-01-27T14:06:00Z">
        <w:r w:rsidR="006B6957" w:rsidRPr="006B6957">
          <w:t xml:space="preserve"> </w:t>
        </w:r>
      </w:ins>
      <w:ins w:id="870" w:author="Husni Mubarok" w:date="2022-01-27T14:08:00Z">
        <w:r>
          <w:rPr>
            <w:lang w:val="id-ID"/>
          </w:rPr>
          <w:t xml:space="preserve">dengan </w:t>
        </w:r>
      </w:ins>
      <w:ins w:id="871" w:author="Husni Mubarok" w:date="2022-01-27T14:06:00Z">
        <w:r w:rsidR="006B6957" w:rsidRPr="006B6957">
          <w:t xml:space="preserve">membangun sebuah sistem </w:t>
        </w:r>
        <w:r w:rsidR="006B6957" w:rsidRPr="006B6957">
          <w:rPr>
            <w:i/>
            <w:iCs/>
          </w:rPr>
          <w:t>“</w:t>
        </w:r>
        <w:r w:rsidR="006B6957" w:rsidRPr="00594825">
          <w:rPr>
            <w:rPrChange w:id="872" w:author="inacbg" w:date="2022-02-04T08:20:00Z">
              <w:rPr>
                <w:i/>
                <w:iCs/>
              </w:rPr>
            </w:rPrChange>
          </w:rPr>
          <w:t>chatbot</w:t>
        </w:r>
        <w:r w:rsidR="006B6957" w:rsidRPr="006B6957">
          <w:rPr>
            <w:i/>
            <w:iCs/>
          </w:rPr>
          <w:t xml:space="preserve">” </w:t>
        </w:r>
        <w:r w:rsidR="006B6957" w:rsidRPr="006B6957">
          <w:t>yang dapat langsung terhubung dengan sistem informasi rumah sakit</w:t>
        </w:r>
      </w:ins>
      <w:ins w:id="873" w:author="inacbg" w:date="2022-02-04T08:15:00Z">
        <w:r w:rsidR="00A40C64">
          <w:t>.</w:t>
        </w:r>
      </w:ins>
      <w:ins w:id="874" w:author="Husni Mubarok" w:date="2022-01-27T14:06:00Z">
        <w:del w:id="875" w:author="inacbg" w:date="2022-02-04T08:15:00Z">
          <w:r w:rsidR="006B6957" w:rsidRPr="006B6957" w:rsidDel="00A40C64">
            <w:delText xml:space="preserve"> untuk memasukkan i</w:delText>
          </w:r>
        </w:del>
      </w:ins>
      <w:ins w:id="876" w:author="inacbg" w:date="2022-02-04T08:15:00Z">
        <w:r w:rsidR="00A40C64">
          <w:t xml:space="preserve"> P</w:t>
        </w:r>
      </w:ins>
      <w:ins w:id="877" w:author="Husni Mubarok" w:date="2022-01-27T14:06:00Z">
        <w:del w:id="878" w:author="inacbg" w:date="2022-02-04T08:15:00Z">
          <w:r w:rsidR="006B6957" w:rsidRPr="006B6957" w:rsidDel="00A40C64">
            <w:delText>nformasi pendaftaran dan bahkan p</w:delText>
          </w:r>
        </w:del>
        <w:del w:id="879" w:author="inacbg" w:date="2022-02-04T08:16:00Z">
          <w:r w:rsidR="006B6957" w:rsidRPr="006B6957" w:rsidDel="00594825">
            <w:delText xml:space="preserve">endaftar </w:delText>
          </w:r>
        </w:del>
      </w:ins>
      <w:ins w:id="880" w:author="inacbg" w:date="2022-02-04T08:16:00Z">
        <w:r w:rsidR="00594825">
          <w:t xml:space="preserve">asien </w:t>
        </w:r>
      </w:ins>
      <w:ins w:id="881" w:author="Husni Mubarok" w:date="2022-01-27T14:06:00Z">
        <w:r w:rsidR="006B6957" w:rsidRPr="006B6957">
          <w:t xml:space="preserve">dapat langsung mendapat jawaban informasi pendaftarannya. </w:t>
        </w:r>
        <w:del w:id="882" w:author="inacbg" w:date="2022-02-04T08:20:00Z">
          <w:r w:rsidR="006B6957" w:rsidRPr="006B6957" w:rsidDel="00594825">
            <w:delText xml:space="preserve">Adanya penyederhanaan proses pendaftaran dapat mempercepat pelayanan dan berpengaruh terhadap kepuasan </w:delText>
          </w:r>
        </w:del>
        <w:del w:id="883" w:author="inacbg" w:date="2022-02-04T08:16:00Z">
          <w:r w:rsidR="006B6957" w:rsidRPr="006B6957" w:rsidDel="00594825">
            <w:delText>pelanggan, dalam hal ini pasien.</w:delText>
          </w:r>
        </w:del>
      </w:ins>
      <w:del w:id="884" w:author="Husni Mubarok" w:date="2022-01-27T14:06:00Z">
        <w:r w:rsidR="00A8652E" w:rsidRPr="00A8652E" w:rsidDel="006B6957">
          <w:delText>Cras molestie imperdiet mi, non pharetra enim ornare a. Aenean volutpat convallis varius. Donec varius pretium volutpat. Morbi faucibus lorem eget tortor iaculis mollis. Morbi a libero et massa porttitor facilisis ac at tortor. In vehicula vulputate urna, ac pellentesque leo ultricies in. Aenean id lectus ut urna rutrum sagittis eget sed quam. Vivamus neque justo, blandit ut ultricies a, pharetra eu libero. Phasellus at nulla eget massa interdum gravida. Fusce nisi elit, commodo non fringilla at, sodales a felis. Maecenas neque odio, commodo euismod condimentum pellentesque, pretium vel nibh. Mauris et lectus metus. Sed accumsan risus ut purus porttitor mollis. Fusce blandit placerat augue, at tempus sapien pharetra non. Pellentesque ac felis purus. In lobortis faucibus tempor. Sed egestas, odio at luctus gravida, massa elit consequat diam, a ullamcorper metus libero pretium ipsum. Integer nunc massa, tempus eget gravida ac, aliquet quis lorem. Phasellus eu felis arcu, ut tristique nibh. Nulla lacus lorem, luctus tristique vulputate eget, gravida posuere neque.</w:delText>
        </w:r>
      </w:del>
    </w:p>
    <w:p w14:paraId="2792240D" w14:textId="7F3D94EA" w:rsidR="00594825" w:rsidRDefault="00594825">
      <w:pPr>
        <w:ind w:firstLine="709"/>
        <w:rPr>
          <w:ins w:id="885" w:author="inacbg" w:date="2022-02-04T08:18:00Z"/>
        </w:rPr>
      </w:pPr>
    </w:p>
    <w:p w14:paraId="4FC94C9A" w14:textId="77777777" w:rsidR="00594825" w:rsidRPr="00594825" w:rsidRDefault="00594825" w:rsidP="00594825">
      <w:pPr>
        <w:ind w:firstLine="709"/>
        <w:rPr>
          <w:ins w:id="886" w:author="inacbg" w:date="2022-02-04T08:18:00Z"/>
          <w:lang w:val="id"/>
        </w:rPr>
      </w:pPr>
      <w:ins w:id="887" w:author="inacbg" w:date="2022-02-04T08:18:00Z">
        <w:r w:rsidRPr="00594825">
          <w:rPr>
            <w:lang w:val="id"/>
          </w:rPr>
          <w:t>Adapun manfaat dari penelitian ini adalah :</w:t>
        </w:r>
      </w:ins>
    </w:p>
    <w:p w14:paraId="4485BF0F" w14:textId="77777777" w:rsidR="00594825" w:rsidRPr="00594825" w:rsidRDefault="00594825">
      <w:pPr>
        <w:numPr>
          <w:ilvl w:val="2"/>
          <w:numId w:val="30"/>
        </w:numPr>
        <w:ind w:left="1080"/>
        <w:rPr>
          <w:ins w:id="888" w:author="inacbg" w:date="2022-02-04T08:18:00Z"/>
          <w:lang w:val="id"/>
        </w:rPr>
        <w:pPrChange w:id="889" w:author="inacbg" w:date="2022-02-04T08:46:00Z">
          <w:pPr>
            <w:numPr>
              <w:ilvl w:val="2"/>
              <w:numId w:val="30"/>
            </w:numPr>
            <w:ind w:left="1415" w:hanging="360"/>
          </w:pPr>
        </w:pPrChange>
      </w:pPr>
      <w:ins w:id="890" w:author="inacbg" w:date="2022-02-04T08:18:00Z">
        <w:r w:rsidRPr="00594825">
          <w:rPr>
            <w:lang w:val="id"/>
          </w:rPr>
          <w:t>Bagi penulis</w:t>
        </w:r>
      </w:ins>
    </w:p>
    <w:p w14:paraId="3A69A7E2" w14:textId="67F22940" w:rsidR="00594825" w:rsidRPr="00594825" w:rsidRDefault="00594825">
      <w:pPr>
        <w:ind w:left="1080" w:firstLine="709"/>
        <w:rPr>
          <w:ins w:id="891" w:author="inacbg" w:date="2022-02-04T08:18:00Z"/>
          <w:rPrChange w:id="892" w:author="inacbg" w:date="2022-02-04T08:19:00Z">
            <w:rPr>
              <w:ins w:id="893" w:author="inacbg" w:date="2022-02-04T08:18:00Z"/>
              <w:lang w:val="id"/>
            </w:rPr>
          </w:rPrChange>
        </w:rPr>
        <w:pPrChange w:id="894" w:author="inacbg" w:date="2022-02-04T08:46:00Z">
          <w:pPr>
            <w:ind w:firstLine="709"/>
          </w:pPr>
        </w:pPrChange>
      </w:pPr>
      <w:ins w:id="895" w:author="inacbg" w:date="2022-02-04T08:18:00Z">
        <w:r w:rsidRPr="00594825">
          <w:rPr>
            <w:lang w:val="id"/>
          </w:rPr>
          <w:t xml:space="preserve">Dapat menambah wawasan dan pengetahuan dalam bidang teknologi informasi, khususnya dalam tentang </w:t>
        </w:r>
      </w:ins>
      <w:ins w:id="896" w:author="inacbg" w:date="2022-02-04T08:19:00Z">
        <w:r>
          <w:t xml:space="preserve">sistem </w:t>
        </w:r>
      </w:ins>
      <w:ins w:id="897" w:author="inacbg" w:date="2022-02-04T08:20:00Z">
        <w:r>
          <w:t>“</w:t>
        </w:r>
      </w:ins>
      <w:ins w:id="898" w:author="inacbg" w:date="2022-02-04T08:19:00Z">
        <w:r>
          <w:t>chatbot</w:t>
        </w:r>
      </w:ins>
      <w:ins w:id="899" w:author="inacbg" w:date="2022-02-04T08:21:00Z">
        <w:r>
          <w:t>”</w:t>
        </w:r>
      </w:ins>
      <w:ins w:id="900" w:author="inacbg" w:date="2022-02-04T08:19:00Z">
        <w:r>
          <w:t xml:space="preserve"> dan SIMRS.</w:t>
        </w:r>
      </w:ins>
    </w:p>
    <w:p w14:paraId="025A4E44" w14:textId="74189923" w:rsidR="00594825" w:rsidRPr="00594825" w:rsidRDefault="00594825">
      <w:pPr>
        <w:numPr>
          <w:ilvl w:val="2"/>
          <w:numId w:val="30"/>
        </w:numPr>
        <w:ind w:left="1080"/>
        <w:rPr>
          <w:ins w:id="901" w:author="inacbg" w:date="2022-02-04T08:18:00Z"/>
          <w:lang w:val="id"/>
        </w:rPr>
        <w:pPrChange w:id="902" w:author="inacbg" w:date="2022-02-04T08:46:00Z">
          <w:pPr>
            <w:numPr>
              <w:ilvl w:val="2"/>
              <w:numId w:val="30"/>
            </w:numPr>
            <w:ind w:left="1415" w:hanging="360"/>
          </w:pPr>
        </w:pPrChange>
      </w:pPr>
      <w:ins w:id="903" w:author="inacbg" w:date="2022-02-04T08:18:00Z">
        <w:r w:rsidRPr="00594825">
          <w:rPr>
            <w:lang w:val="id"/>
          </w:rPr>
          <w:t xml:space="preserve">Bagi </w:t>
        </w:r>
      </w:ins>
      <w:ins w:id="904" w:author="inacbg" w:date="2022-02-04T08:19:00Z">
        <w:r>
          <w:t>Rumah Sakit</w:t>
        </w:r>
      </w:ins>
    </w:p>
    <w:p w14:paraId="7886C70C" w14:textId="0799319A" w:rsidR="00594825" w:rsidRPr="00A8652E" w:rsidRDefault="00594825">
      <w:pPr>
        <w:ind w:left="1080" w:firstLine="709"/>
        <w:rPr>
          <w:ins w:id="905" w:author="inacbg" w:date="2022-02-04T08:18:00Z"/>
        </w:rPr>
        <w:pPrChange w:id="906" w:author="inacbg" w:date="2022-02-04T08:46:00Z">
          <w:pPr/>
        </w:pPrChange>
      </w:pPr>
      <w:ins w:id="907" w:author="inacbg" w:date="2022-02-04T08:18:00Z">
        <w:r w:rsidRPr="00594825">
          <w:rPr>
            <w:lang w:val="id"/>
          </w:rPr>
          <w:t xml:space="preserve">Dengan </w:t>
        </w:r>
      </w:ins>
      <w:ins w:id="908" w:author="inacbg" w:date="2022-02-04T08:20:00Z">
        <w:r>
          <w:t>a</w:t>
        </w:r>
        <w:r w:rsidRPr="006B6957">
          <w:t xml:space="preserve">danya penyederhanaan proses pendaftaran </w:t>
        </w:r>
        <w:r>
          <w:t xml:space="preserve">diharapkan </w:t>
        </w:r>
        <w:r w:rsidRPr="006B6957">
          <w:t xml:space="preserve">dapat mempercepat pelayanan dan berpengaruh terhadap kepuasan </w:t>
        </w:r>
        <w:r>
          <w:t>pasien.</w:t>
        </w:r>
      </w:ins>
    </w:p>
    <w:p w14:paraId="21AD086D" w14:textId="1EBE4023" w:rsidR="00A8652E" w:rsidRPr="00225C38" w:rsidRDefault="00A8652E">
      <w:pPr>
        <w:ind w:firstLine="709"/>
        <w:rPr>
          <w:rFonts w:eastAsia="Times New Roman"/>
          <w:b/>
          <w:bCs/>
          <w:szCs w:val="26"/>
        </w:rPr>
        <w:pPrChange w:id="909" w:author="Husni Mubarok" w:date="2022-01-27T14:10:00Z">
          <w:pPr/>
        </w:pPrChange>
      </w:pPr>
      <w:del w:id="910" w:author="Husni Mubarok" w:date="2022-01-27T14:06:00Z">
        <w:r w:rsidRPr="00A8652E" w:rsidDel="006B6957">
          <w:delText>Duis at nisi eu diam tempus tincidunt sed id nunc. Curabitur eget mauris felis, id bibendum risus. Duis congue posuere quam, nec pulvinar justo venenatis hendrerit. Nullam et justo ac urna cursus interdum non ac quam. Etiam consectetur, sapien in tincidunt tristique, erat lacus ullamcorper urna, sit amet elementum diam nisi sit amet ante. Praesent quis sem ligula. Class aptent taciti sociosqu ad litora torquent per conubia nostra, per inceptos himenaeos. Donec id nisl ut ante adipiscing porttitor. Mauris vel velit velit. Vestibulum ante ipsum primis in faucibus orci luctus et ultrices posuere cubilia Curae; Donec neque lectus, fringilla id commodo ut, dictum quis nulla. Pellentesque habitant morbi tristique senectus et netus et malesuada fames ac turpis egestas. Sed aliquam diam in enim vulputate euismod. Proin tempor urna quis metus gravida rutrum. Sed lobortis nunc at urna malesuada id gravida est fermentum. Sed quis augue ante, dignissim vehicula neque. In hac habitasse platea dictumst. Donec a ligula nulla, a posuere velit. Nullam suscipit sodales turpis dignissim pharetra. Donec vel lacus ipsum.</w:delText>
        </w:r>
      </w:del>
    </w:p>
    <w:p w14:paraId="0628FDCE" w14:textId="55AECD03" w:rsidR="00AF65DC" w:rsidDel="00A40C64" w:rsidRDefault="00AF65DC" w:rsidP="00AF65DC">
      <w:pPr>
        <w:pStyle w:val="Heading2"/>
        <w:rPr>
          <w:del w:id="911" w:author="inacbg" w:date="2022-02-04T08:13:00Z"/>
        </w:rPr>
      </w:pPr>
      <w:bookmarkStart w:id="912" w:name="_Toc294459976"/>
      <w:bookmarkStart w:id="913" w:name="_Toc294460232"/>
      <w:bookmarkStart w:id="914" w:name="_Toc294460490"/>
      <w:bookmarkEnd w:id="912"/>
      <w:bookmarkEnd w:id="913"/>
      <w:bookmarkEnd w:id="914"/>
      <w:del w:id="915" w:author="inacbg" w:date="2022-02-04T08:13:00Z">
        <w:r w:rsidDel="00A40C64">
          <w:lastRenderedPageBreak/>
          <w:delText>Batasan Penelitian</w:delText>
        </w:r>
        <w:bookmarkStart w:id="916" w:name="_Toc94885835"/>
        <w:bookmarkStart w:id="917" w:name="_Toc94885868"/>
        <w:bookmarkStart w:id="918" w:name="_Toc94886065"/>
        <w:bookmarkEnd w:id="916"/>
        <w:bookmarkEnd w:id="917"/>
        <w:bookmarkEnd w:id="918"/>
      </w:del>
    </w:p>
    <w:p w14:paraId="6D9D859D" w14:textId="2AE3D426" w:rsidR="00A8652E" w:rsidRPr="00A8652E" w:rsidDel="00A40C64" w:rsidRDefault="00A8652E" w:rsidP="00A8652E">
      <w:pPr>
        <w:rPr>
          <w:del w:id="919" w:author="inacbg" w:date="2022-02-04T08:13:00Z"/>
        </w:rPr>
      </w:pPr>
      <w:del w:id="920" w:author="inacbg" w:date="2022-02-04T08:13:00Z">
        <w:r w:rsidRPr="00A8652E" w:rsidDel="00A40C64">
          <w:delText>Cras molestie imperdiet mi, non pharetra enim ornare a. Aenean volutpat convallis varius. Donec varius pretium volutpat. Morbi faucibus lorem eget tortor iaculis mollis. Morbi a libero et massa porttitor facilisis ac at tortor. In vehicula vulputate urna, ac pellentesque leo ultricies in. Aenean id lectus ut urna rutrum sagittis eget sed quam. Vivamus neque justo, blandit ut ultricies a, pharetra eu libero. Phasellus at nulla eget massa interdum gravida. Fusce nisi elit, commodo non fringilla at, sodales a felis. Maecenas neque odio, commodo euismod condimentum pellentesque, pretium vel nibh. Mauris et lectus metus. Sed accumsan risus ut purus porttitor mollis. Fusce blandit placerat augue, at tempus sapien pharetra non. Pellentesque ac felis purus. In lobortis faucibus tempor. Sed egestas, odio at luctus gravida, massa elit consequat diam, a ullamcorper metus libero pretium ipsum. Integer nunc massa, tempus eget gravida ac, aliquet quis lorem. Phasellus eu felis arcu, ut tristique nibh. Nulla lacus lorem, luctus tristique vulputate eget, gravida posuere neque.</w:delText>
        </w:r>
        <w:bookmarkStart w:id="921" w:name="_Toc94885836"/>
        <w:bookmarkStart w:id="922" w:name="_Toc94885869"/>
        <w:bookmarkStart w:id="923" w:name="_Toc94886066"/>
        <w:bookmarkEnd w:id="921"/>
        <w:bookmarkEnd w:id="922"/>
        <w:bookmarkEnd w:id="923"/>
      </w:del>
    </w:p>
    <w:p w14:paraId="4F1BBBF4" w14:textId="2C80FC73" w:rsidR="00A8652E" w:rsidRPr="00225C38" w:rsidDel="00A40C64" w:rsidRDefault="00A8652E" w:rsidP="00A8652E">
      <w:pPr>
        <w:rPr>
          <w:del w:id="924" w:author="inacbg" w:date="2022-02-04T08:13:00Z"/>
          <w:rFonts w:eastAsia="Times New Roman"/>
          <w:b/>
          <w:bCs/>
          <w:szCs w:val="26"/>
        </w:rPr>
      </w:pPr>
      <w:del w:id="925" w:author="inacbg" w:date="2022-02-04T08:13:00Z">
        <w:r w:rsidRPr="00A8652E" w:rsidDel="00A40C64">
          <w:delText>Duis at nisi eu diam tempus tincidunt sed id nunc. Curabitur eget mauris felis, id bibendum risus. Duis congue posuere quam, nec pulvinar justo venenatis hendrerit. Nullam et justo ac urna cursus interdum non ac quam. Etiam consectetur, sapien in tincidunt tristique, erat lacus ullamcorper urna, sit amet elementum diam nisi sit amet ante. Praesent quis sem ligula. Class aptent taciti sociosqu ad litora torquent per conubia nostra, per inceptos himenaeos. Donec id nisl ut ante adipiscing porttitor. Mauris vel velit velit. Vestibulum ante ipsum primis in faucibus orci luctus et ultrices posuere cubilia Curae; Donec neque lectus, fringilla id commodo ut, dictum quis nulla. Pellentesque habitant morbi tristique senectus et netus et malesuada fames ac turpis egestas. Sed aliquam diam in enim vulputate euismod. Proin tempor urna quis metus gravida rutrum. Sed lobortis nunc at urna malesuada id gravida est fermentum. Sed quis augue ante, dignissim vehicula neque. In hac habitasse platea dictumst. Donec a ligula nulla, a posuere velit. Nullam suscipit sodales turpis dignissim pharetra. Donec vel lacus ipsum.</w:delText>
        </w:r>
        <w:bookmarkStart w:id="926" w:name="_Toc94885837"/>
        <w:bookmarkStart w:id="927" w:name="_Toc94885870"/>
        <w:bookmarkStart w:id="928" w:name="_Toc94886067"/>
        <w:bookmarkEnd w:id="926"/>
        <w:bookmarkEnd w:id="927"/>
        <w:bookmarkEnd w:id="928"/>
      </w:del>
    </w:p>
    <w:p w14:paraId="76064EB0" w14:textId="77777777" w:rsidR="00AF65DC" w:rsidRDefault="00AF65DC" w:rsidP="00AF65DC">
      <w:pPr>
        <w:pStyle w:val="Heading2"/>
      </w:pPr>
      <w:bookmarkStart w:id="929" w:name="_Toc294459978"/>
      <w:bookmarkStart w:id="930" w:name="_Toc294460234"/>
      <w:bookmarkStart w:id="931" w:name="_Toc294460492"/>
      <w:bookmarkStart w:id="932" w:name="_Toc94886068"/>
      <w:bookmarkEnd w:id="929"/>
      <w:bookmarkEnd w:id="930"/>
      <w:bookmarkEnd w:id="931"/>
      <w:r>
        <w:t>Metodologi Penelitian</w:t>
      </w:r>
      <w:bookmarkEnd w:id="932"/>
    </w:p>
    <w:p w14:paraId="6B05A7FA" w14:textId="2551AC5A" w:rsidR="00A8652E" w:rsidRPr="00A8652E" w:rsidDel="004529C3" w:rsidRDefault="00A8652E">
      <w:pPr>
        <w:ind w:firstLine="720"/>
        <w:rPr>
          <w:del w:id="933" w:author="Husni Mubarok" w:date="2022-01-27T14:18:00Z"/>
        </w:rPr>
        <w:pPrChange w:id="934" w:author="inacbg" w:date="2022-02-04T08:47:00Z">
          <w:pPr/>
        </w:pPrChange>
      </w:pPr>
      <w:del w:id="935" w:author="Husni Mubarok" w:date="2022-01-27T14:18:00Z">
        <w:r w:rsidRPr="00A8652E" w:rsidDel="004529C3">
          <w:delText>Cras molestie imperdiet mi, non pharetra enim ornare a. Aenean volutpat convallis varius. Donec varius pretium volutpat. Morbi faucibus lorem eget tortor iaculis mollis. Morbi a libero et massa porttitor facilisis ac at tortor. In vehicula vulputate urna, ac pellentesque leo ultricies in. Aenean id lectus ut urna rutrum sagittis eget sed quam. Vivamus neque justo, blandit ut ultricies a, pharetra eu libero. Phasellus at nulla eget massa interdum gravida. Fusce nisi elit, commodo non fringilla at, sodales a felis. Maecenas neque odio, commodo euismod condimentum pellentesque, pretium vel nibh. Mauris et lectus metus. Sed accumsan risus ut purus porttitor mollis. Fusce blandit placerat augue, at tempus sapien pharetra non. Pellentesque ac felis purus. In lobortis faucibus tempor. Sed egestas, odio at luctus gravida, massa elit consequat diam, a ullamcorper metus libero pretium ipsum. Integer nunc massa, tempus eget gravida ac, aliquet quis lorem. Phasellus eu felis arcu, ut tristique nibh. Nulla lacus lorem, luctus tristique vulputate eget, gravida posuere neque.</w:delText>
        </w:r>
      </w:del>
    </w:p>
    <w:p w14:paraId="137F5D6B" w14:textId="6FA61EFD" w:rsidR="001560B4" w:rsidRDefault="001560B4">
      <w:pPr>
        <w:pStyle w:val="BodyText"/>
        <w:spacing w:line="480" w:lineRule="auto"/>
        <w:ind w:right="18" w:firstLine="720"/>
        <w:rPr>
          <w:ins w:id="936" w:author="inacbg" w:date="2022-02-04T08:23:00Z"/>
        </w:rPr>
        <w:pPrChange w:id="937" w:author="inacbg" w:date="2022-02-04T08:47:00Z">
          <w:pPr>
            <w:pStyle w:val="BodyText"/>
            <w:spacing w:line="480" w:lineRule="auto"/>
            <w:ind w:left="695" w:right="18" w:firstLine="720"/>
          </w:pPr>
        </w:pPrChange>
      </w:pPr>
      <w:ins w:id="938" w:author="inacbg" w:date="2022-02-04T08:22:00Z">
        <w:r>
          <w:t>Dalam membangun sistem informasi yang kompleks membutuhkan</w:t>
        </w:r>
        <w:r>
          <w:rPr>
            <w:spacing w:val="1"/>
          </w:rPr>
          <w:t xml:space="preserve"> </w:t>
        </w:r>
        <w:r>
          <w:t>metode-metode pengembangan yang mampu membantu menganalisis dan</w:t>
        </w:r>
        <w:r>
          <w:rPr>
            <w:spacing w:val="1"/>
          </w:rPr>
          <w:t xml:space="preserve"> </w:t>
        </w:r>
        <w:r>
          <w:t>merancang secara lebih detail sehingga informasi yang dihasilkan lebih akurat.</w:t>
        </w:r>
        <w:r>
          <w:rPr>
            <w:spacing w:val="1"/>
          </w:rPr>
          <w:t xml:space="preserve"> </w:t>
        </w:r>
        <w:r>
          <w:t>Penyusunan</w:t>
        </w:r>
        <w:r>
          <w:rPr>
            <w:spacing w:val="-2"/>
          </w:rPr>
          <w:t xml:space="preserve"> </w:t>
        </w:r>
        <w:r>
          <w:t>penelitian</w:t>
        </w:r>
        <w:r>
          <w:rPr>
            <w:spacing w:val="-1"/>
          </w:rPr>
          <w:t xml:space="preserve"> </w:t>
        </w:r>
        <w:r>
          <w:t>ini</w:t>
        </w:r>
        <w:r>
          <w:rPr>
            <w:spacing w:val="-2"/>
          </w:rPr>
          <w:t xml:space="preserve"> </w:t>
        </w:r>
        <w:r>
          <w:t>menggunakan</w:t>
        </w:r>
        <w:r>
          <w:rPr>
            <w:spacing w:val="-1"/>
          </w:rPr>
          <w:t xml:space="preserve"> </w:t>
        </w:r>
        <w:r>
          <w:t>metode</w:t>
        </w:r>
        <w:r>
          <w:rPr>
            <w:spacing w:val="-2"/>
          </w:rPr>
          <w:t xml:space="preserve"> </w:t>
        </w:r>
        <w:r>
          <w:t>pendekatan</w:t>
        </w:r>
        <w:r>
          <w:rPr>
            <w:spacing w:val="-2"/>
          </w:rPr>
          <w:t xml:space="preserve"> </w:t>
        </w:r>
        <w:r>
          <w:t>kualitatif</w:t>
        </w:r>
        <w:r>
          <w:rPr>
            <w:spacing w:val="-1"/>
          </w:rPr>
          <w:t xml:space="preserve"> </w:t>
        </w:r>
        <w:r>
          <w:t>deskriptif,</w:t>
        </w:r>
        <w:r>
          <w:rPr>
            <w:spacing w:val="-57"/>
          </w:rPr>
          <w:t xml:space="preserve"> </w:t>
        </w:r>
        <w:r>
          <w:t>yaitu mengumpulkan data kemudian menganalisanya serta memaparkan hasil</w:t>
        </w:r>
        <w:r>
          <w:rPr>
            <w:spacing w:val="1"/>
          </w:rPr>
          <w:t xml:space="preserve"> </w:t>
        </w:r>
        <w:r>
          <w:t>pengamatan</w:t>
        </w:r>
        <w:r>
          <w:rPr>
            <w:spacing w:val="-1"/>
          </w:rPr>
          <w:t xml:space="preserve"> </w:t>
        </w:r>
        <w:r>
          <w:t>dilapangan.</w:t>
        </w:r>
      </w:ins>
    </w:p>
    <w:p w14:paraId="52FFB86F" w14:textId="4D1CE15A" w:rsidR="001560B4" w:rsidRDefault="00715340">
      <w:pPr>
        <w:pStyle w:val="BodyText"/>
        <w:numPr>
          <w:ilvl w:val="2"/>
          <w:numId w:val="31"/>
        </w:numPr>
        <w:spacing w:line="480" w:lineRule="auto"/>
        <w:ind w:left="720" w:right="18" w:hanging="720"/>
        <w:outlineLvl w:val="2"/>
        <w:rPr>
          <w:ins w:id="939" w:author="inacbg" w:date="2022-02-04T08:33:00Z"/>
          <w:b/>
          <w:bCs/>
        </w:rPr>
        <w:pPrChange w:id="940" w:author="inacbg" w:date="2022-02-04T08:44:00Z">
          <w:pPr>
            <w:pStyle w:val="BodyText"/>
            <w:numPr>
              <w:ilvl w:val="2"/>
              <w:numId w:val="31"/>
            </w:numPr>
            <w:spacing w:line="480" w:lineRule="auto"/>
            <w:ind w:left="594" w:right="18" w:hanging="504"/>
            <w:outlineLvl w:val="2"/>
          </w:pPr>
        </w:pPrChange>
      </w:pPr>
      <w:bookmarkStart w:id="941" w:name="_Toc94886069"/>
      <w:ins w:id="942" w:author="inacbg" w:date="2022-02-04T08:28:00Z">
        <w:r w:rsidRPr="00715340">
          <w:rPr>
            <w:b/>
            <w:bCs/>
            <w:rPrChange w:id="943" w:author="inacbg" w:date="2022-02-04T08:28:00Z">
              <w:rPr/>
            </w:rPrChange>
          </w:rPr>
          <w:t>Metode Pengumpulan Data</w:t>
        </w:r>
      </w:ins>
      <w:bookmarkEnd w:id="941"/>
    </w:p>
    <w:p w14:paraId="17A65CDB" w14:textId="77777777" w:rsidR="00041535" w:rsidRDefault="00041535">
      <w:pPr>
        <w:pStyle w:val="BodyText"/>
        <w:spacing w:before="1" w:line="480" w:lineRule="auto"/>
        <w:ind w:right="108" w:firstLine="720"/>
        <w:rPr>
          <w:ins w:id="944" w:author="inacbg" w:date="2022-02-04T08:33:00Z"/>
        </w:rPr>
        <w:pPrChange w:id="945" w:author="inacbg" w:date="2022-02-04T08:44:00Z">
          <w:pPr>
            <w:pStyle w:val="BodyText"/>
            <w:spacing w:before="1" w:line="480" w:lineRule="auto"/>
            <w:ind w:left="695" w:right="1461" w:firstLine="720"/>
          </w:pPr>
        </w:pPrChange>
      </w:pPr>
      <w:ins w:id="946" w:author="inacbg" w:date="2022-02-04T08:33:00Z">
        <w:r>
          <w:t>Untuk mendapatkan data-data yang dibutuhkan dalam penelitian ini,</w:t>
        </w:r>
        <w:r>
          <w:rPr>
            <w:spacing w:val="1"/>
          </w:rPr>
          <w:t xml:space="preserve"> </w:t>
        </w:r>
        <w:r>
          <w:t>peneliti</w:t>
        </w:r>
        <w:r>
          <w:rPr>
            <w:spacing w:val="-2"/>
          </w:rPr>
          <w:t xml:space="preserve"> </w:t>
        </w:r>
        <w:r>
          <w:t>melakukan</w:t>
        </w:r>
        <w:r>
          <w:rPr>
            <w:spacing w:val="-1"/>
          </w:rPr>
          <w:t xml:space="preserve"> </w:t>
        </w:r>
        <w:r>
          <w:t>pengumpulan</w:t>
        </w:r>
        <w:r>
          <w:rPr>
            <w:spacing w:val="-1"/>
          </w:rPr>
          <w:t xml:space="preserve"> </w:t>
        </w:r>
        <w:r>
          <w:t>data,</w:t>
        </w:r>
        <w:r>
          <w:rPr>
            <w:spacing w:val="-1"/>
          </w:rPr>
          <w:t xml:space="preserve"> </w:t>
        </w:r>
        <w:r>
          <w:t>dimana</w:t>
        </w:r>
        <w:r>
          <w:rPr>
            <w:spacing w:val="-3"/>
          </w:rPr>
          <w:t xml:space="preserve"> </w:t>
        </w:r>
        <w:r>
          <w:t>jenis</w:t>
        </w:r>
        <w:r>
          <w:rPr>
            <w:spacing w:val="-1"/>
          </w:rPr>
          <w:t xml:space="preserve"> </w:t>
        </w:r>
        <w:r>
          <w:t>data</w:t>
        </w:r>
        <w:r>
          <w:rPr>
            <w:spacing w:val="-2"/>
          </w:rPr>
          <w:t xml:space="preserve"> </w:t>
        </w:r>
        <w:r>
          <w:t>terbagi</w:t>
        </w:r>
        <w:r>
          <w:rPr>
            <w:spacing w:val="-1"/>
          </w:rPr>
          <w:t xml:space="preserve"> </w:t>
        </w:r>
        <w:r>
          <w:t>menjadi</w:t>
        </w:r>
        <w:r>
          <w:rPr>
            <w:spacing w:val="1"/>
          </w:rPr>
          <w:t xml:space="preserve"> </w:t>
        </w:r>
        <w:r>
          <w:t>dua</w:t>
        </w:r>
        <w:r>
          <w:rPr>
            <w:spacing w:val="-57"/>
          </w:rPr>
          <w:t xml:space="preserve"> </w:t>
        </w:r>
        <w:r>
          <w:t>bagian</w:t>
        </w:r>
        <w:r>
          <w:rPr>
            <w:spacing w:val="3"/>
          </w:rPr>
          <w:t xml:space="preserve"> </w:t>
        </w:r>
        <w:r>
          <w:t>yaitu data primer</w:t>
        </w:r>
        <w:r>
          <w:rPr>
            <w:spacing w:val="1"/>
          </w:rPr>
          <w:t xml:space="preserve"> </w:t>
        </w:r>
        <w:r>
          <w:t>dan</w:t>
        </w:r>
        <w:r>
          <w:rPr>
            <w:spacing w:val="-1"/>
          </w:rPr>
          <w:t xml:space="preserve"> </w:t>
        </w:r>
        <w:r>
          <w:t>data Sekunder.</w:t>
        </w:r>
      </w:ins>
    </w:p>
    <w:p w14:paraId="6444FBF9" w14:textId="4FB2C0F7" w:rsidR="00041535" w:rsidRDefault="00041535">
      <w:pPr>
        <w:pStyle w:val="ListParagraph"/>
        <w:widowControl w:val="0"/>
        <w:numPr>
          <w:ilvl w:val="0"/>
          <w:numId w:val="32"/>
        </w:numPr>
        <w:tabs>
          <w:tab w:val="left" w:pos="810"/>
        </w:tabs>
        <w:autoSpaceDE w:val="0"/>
        <w:autoSpaceDN w:val="0"/>
        <w:spacing w:after="0" w:line="240" w:lineRule="auto"/>
        <w:ind w:left="450" w:right="108" w:hanging="450"/>
        <w:contextualSpacing w:val="0"/>
        <w:rPr>
          <w:ins w:id="947" w:author="inacbg" w:date="2022-02-04T08:34:00Z"/>
        </w:rPr>
        <w:pPrChange w:id="948" w:author="inacbg" w:date="2022-02-04T08:45:00Z">
          <w:pPr>
            <w:pStyle w:val="ListParagraph"/>
            <w:widowControl w:val="0"/>
            <w:numPr>
              <w:numId w:val="32"/>
            </w:numPr>
            <w:tabs>
              <w:tab w:val="left" w:pos="1182"/>
              <w:tab w:val="left" w:pos="1183"/>
            </w:tabs>
            <w:autoSpaceDE w:val="0"/>
            <w:autoSpaceDN w:val="0"/>
            <w:spacing w:after="0" w:line="240" w:lineRule="auto"/>
            <w:ind w:left="1182" w:right="108" w:hanging="421"/>
            <w:contextualSpacing w:val="0"/>
          </w:pPr>
        </w:pPrChange>
      </w:pPr>
      <w:ins w:id="949" w:author="inacbg" w:date="2022-02-04T08:33:00Z">
        <w:r>
          <w:t>Data</w:t>
        </w:r>
        <w:r>
          <w:rPr>
            <w:spacing w:val="-2"/>
          </w:rPr>
          <w:t xml:space="preserve"> </w:t>
        </w:r>
        <w:r>
          <w:t>Primer</w:t>
        </w:r>
      </w:ins>
    </w:p>
    <w:p w14:paraId="17A19A6D" w14:textId="77777777" w:rsidR="00041535" w:rsidRDefault="00041535">
      <w:pPr>
        <w:pStyle w:val="ListParagraph"/>
        <w:widowControl w:val="0"/>
        <w:tabs>
          <w:tab w:val="left" w:pos="810"/>
        </w:tabs>
        <w:autoSpaceDE w:val="0"/>
        <w:autoSpaceDN w:val="0"/>
        <w:spacing w:after="0" w:line="240" w:lineRule="auto"/>
        <w:ind w:left="450" w:right="108" w:hanging="450"/>
        <w:contextualSpacing w:val="0"/>
        <w:rPr>
          <w:ins w:id="950" w:author="inacbg" w:date="2022-02-04T08:33:00Z"/>
        </w:rPr>
        <w:pPrChange w:id="951" w:author="inacbg" w:date="2022-02-04T08:45:00Z">
          <w:pPr>
            <w:pStyle w:val="ListParagraph"/>
            <w:widowControl w:val="0"/>
            <w:numPr>
              <w:numId w:val="32"/>
            </w:numPr>
            <w:tabs>
              <w:tab w:val="left" w:pos="1182"/>
              <w:tab w:val="left" w:pos="1183"/>
            </w:tabs>
            <w:autoSpaceDE w:val="0"/>
            <w:autoSpaceDN w:val="0"/>
            <w:spacing w:after="0" w:line="240" w:lineRule="auto"/>
            <w:ind w:left="1182" w:hanging="421"/>
            <w:contextualSpacing w:val="0"/>
          </w:pPr>
        </w:pPrChange>
      </w:pPr>
    </w:p>
    <w:p w14:paraId="5CC8D5FA" w14:textId="1C88107F" w:rsidR="00041535" w:rsidRDefault="00041535">
      <w:pPr>
        <w:pStyle w:val="BodyText"/>
        <w:tabs>
          <w:tab w:val="left" w:pos="810"/>
        </w:tabs>
        <w:spacing w:line="480" w:lineRule="auto"/>
        <w:ind w:right="108" w:firstLine="450"/>
        <w:rPr>
          <w:ins w:id="952" w:author="inacbg" w:date="2022-02-04T08:33:00Z"/>
        </w:rPr>
        <w:pPrChange w:id="953" w:author="inacbg" w:date="2022-02-04T08:45:00Z">
          <w:pPr>
            <w:pStyle w:val="BodyText"/>
            <w:spacing w:line="480" w:lineRule="auto"/>
            <w:ind w:left="695" w:right="1215" w:firstLine="708"/>
          </w:pPr>
        </w:pPrChange>
      </w:pPr>
      <w:ins w:id="954" w:author="inacbg" w:date="2022-02-04T08:33:00Z">
        <w:r>
          <w:t>Dalam proses penyusunan Tugas Akhir ini, penulis melakukan beberapa</w:t>
        </w:r>
        <w:r>
          <w:rPr>
            <w:spacing w:val="-58"/>
          </w:rPr>
          <w:t xml:space="preserve"> </w:t>
        </w:r>
        <w:r>
          <w:t>penerapan</w:t>
        </w:r>
        <w:r>
          <w:rPr>
            <w:spacing w:val="-2"/>
          </w:rPr>
          <w:t xml:space="preserve"> </w:t>
        </w:r>
        <w:r>
          <w:t>metode</w:t>
        </w:r>
        <w:r>
          <w:rPr>
            <w:spacing w:val="-2"/>
          </w:rPr>
          <w:t xml:space="preserve"> </w:t>
        </w:r>
        <w:r>
          <w:t>untuk memperoleh</w:t>
        </w:r>
        <w:r>
          <w:rPr>
            <w:spacing w:val="-1"/>
          </w:rPr>
          <w:t xml:space="preserve"> </w:t>
        </w:r>
        <w:r>
          <w:t>data-data</w:t>
        </w:r>
        <w:r>
          <w:rPr>
            <w:spacing w:val="2"/>
          </w:rPr>
          <w:t xml:space="preserve"> </w:t>
        </w:r>
        <w:r>
          <w:t>yang</w:t>
        </w:r>
        <w:r>
          <w:rPr>
            <w:spacing w:val="-4"/>
          </w:rPr>
          <w:t xml:space="preserve"> </w:t>
        </w:r>
        <w:r>
          <w:t>dibutuhkan,</w:t>
        </w:r>
        <w:r>
          <w:rPr>
            <w:spacing w:val="-2"/>
          </w:rPr>
          <w:t xml:space="preserve"> </w:t>
        </w:r>
        <w:r>
          <w:t>di</w:t>
        </w:r>
        <w:r>
          <w:rPr>
            <w:spacing w:val="1"/>
          </w:rPr>
          <w:t xml:space="preserve"> </w:t>
        </w:r>
        <w:r>
          <w:t>antaranya:</w:t>
        </w:r>
      </w:ins>
    </w:p>
    <w:p w14:paraId="11E878AE" w14:textId="61B785F1" w:rsidR="00041535" w:rsidRDefault="00041535">
      <w:pPr>
        <w:pStyle w:val="ListParagraph"/>
        <w:widowControl w:val="0"/>
        <w:numPr>
          <w:ilvl w:val="1"/>
          <w:numId w:val="32"/>
        </w:numPr>
        <w:tabs>
          <w:tab w:val="left" w:pos="810"/>
          <w:tab w:val="left" w:pos="1404"/>
        </w:tabs>
        <w:autoSpaceDE w:val="0"/>
        <w:autoSpaceDN w:val="0"/>
        <w:spacing w:before="214" w:after="0" w:line="240" w:lineRule="auto"/>
        <w:ind w:left="900" w:right="108" w:hanging="450"/>
        <w:contextualSpacing w:val="0"/>
        <w:rPr>
          <w:ins w:id="955" w:author="inacbg" w:date="2022-02-04T08:34:00Z"/>
        </w:rPr>
        <w:pPrChange w:id="956" w:author="inacbg" w:date="2022-02-04T08:48:00Z">
          <w:pPr>
            <w:pStyle w:val="ListParagraph"/>
            <w:widowControl w:val="0"/>
            <w:numPr>
              <w:ilvl w:val="1"/>
              <w:numId w:val="32"/>
            </w:numPr>
            <w:tabs>
              <w:tab w:val="left" w:pos="1404"/>
            </w:tabs>
            <w:autoSpaceDE w:val="0"/>
            <w:autoSpaceDN w:val="0"/>
            <w:spacing w:before="214" w:after="0" w:line="240" w:lineRule="auto"/>
            <w:ind w:right="108" w:hanging="361"/>
            <w:contextualSpacing w:val="0"/>
          </w:pPr>
        </w:pPrChange>
      </w:pPr>
      <w:ins w:id="957" w:author="inacbg" w:date="2022-02-04T08:33:00Z">
        <w:r>
          <w:t>Observasi</w:t>
        </w:r>
      </w:ins>
    </w:p>
    <w:p w14:paraId="589A5E0B" w14:textId="77777777" w:rsidR="00041535" w:rsidRDefault="00041535">
      <w:pPr>
        <w:pStyle w:val="ListParagraph"/>
        <w:widowControl w:val="0"/>
        <w:tabs>
          <w:tab w:val="left" w:pos="810"/>
          <w:tab w:val="left" w:pos="1404"/>
        </w:tabs>
        <w:autoSpaceDE w:val="0"/>
        <w:autoSpaceDN w:val="0"/>
        <w:spacing w:before="214" w:after="0" w:line="240" w:lineRule="auto"/>
        <w:ind w:left="900" w:right="108" w:hanging="450"/>
        <w:contextualSpacing w:val="0"/>
        <w:rPr>
          <w:ins w:id="958" w:author="inacbg" w:date="2022-02-04T08:33:00Z"/>
        </w:rPr>
        <w:pPrChange w:id="959" w:author="inacbg" w:date="2022-02-04T08:48:00Z">
          <w:pPr>
            <w:pStyle w:val="ListParagraph"/>
            <w:widowControl w:val="0"/>
            <w:numPr>
              <w:ilvl w:val="1"/>
              <w:numId w:val="32"/>
            </w:numPr>
            <w:tabs>
              <w:tab w:val="left" w:pos="1404"/>
            </w:tabs>
            <w:autoSpaceDE w:val="0"/>
            <w:autoSpaceDN w:val="0"/>
            <w:spacing w:before="214" w:after="0" w:line="240" w:lineRule="auto"/>
            <w:ind w:left="792" w:hanging="361"/>
            <w:contextualSpacing w:val="0"/>
          </w:pPr>
        </w:pPrChange>
      </w:pPr>
    </w:p>
    <w:p w14:paraId="70E20191" w14:textId="089C513F" w:rsidR="00041535" w:rsidRDefault="00041535" w:rsidP="00764F79">
      <w:pPr>
        <w:pStyle w:val="BodyText"/>
        <w:tabs>
          <w:tab w:val="left" w:pos="810"/>
        </w:tabs>
        <w:spacing w:line="480" w:lineRule="auto"/>
        <w:ind w:left="450" w:right="108" w:firstLine="360"/>
      </w:pPr>
      <w:ins w:id="960" w:author="inacbg" w:date="2022-02-04T08:33:00Z">
        <w:r>
          <w:t>Kegiatan observasi meliputi, melakukan pencatatan secara sistematik</w:t>
        </w:r>
        <w:r>
          <w:rPr>
            <w:spacing w:val="1"/>
          </w:rPr>
          <w:t xml:space="preserve"> </w:t>
        </w:r>
        <w:r>
          <w:t>kejadian-kejadian, perilaku, obyek-obyek yang dilihat dan hal-hal lain yang</w:t>
        </w:r>
        <w:r>
          <w:rPr>
            <w:spacing w:val="1"/>
          </w:rPr>
          <w:t xml:space="preserve"> </w:t>
        </w:r>
        <w:r>
          <w:t>diperlukan</w:t>
        </w:r>
        <w:r>
          <w:rPr>
            <w:spacing w:val="-1"/>
          </w:rPr>
          <w:t xml:space="preserve"> </w:t>
        </w:r>
        <w:r>
          <w:t>dalam</w:t>
        </w:r>
        <w:r>
          <w:rPr>
            <w:spacing w:val="-1"/>
          </w:rPr>
          <w:t xml:space="preserve"> </w:t>
        </w:r>
        <w:r>
          <w:t>mendukung</w:t>
        </w:r>
        <w:r>
          <w:rPr>
            <w:spacing w:val="-4"/>
          </w:rPr>
          <w:t xml:space="preserve"> </w:t>
        </w:r>
        <w:r>
          <w:t>penelitian</w:t>
        </w:r>
        <w:r>
          <w:rPr>
            <w:spacing w:val="2"/>
          </w:rPr>
          <w:t xml:space="preserve"> </w:t>
        </w:r>
        <w:r>
          <w:t>yang</w:t>
        </w:r>
        <w:r>
          <w:rPr>
            <w:spacing w:val="-4"/>
          </w:rPr>
          <w:t xml:space="preserve"> </w:t>
        </w:r>
        <w:r>
          <w:t>sedang</w:t>
        </w:r>
        <w:r>
          <w:rPr>
            <w:spacing w:val="-4"/>
          </w:rPr>
          <w:t xml:space="preserve"> </w:t>
        </w:r>
        <w:r>
          <w:t>dilakukan.</w:t>
        </w:r>
        <w:r>
          <w:rPr>
            <w:spacing w:val="-1"/>
          </w:rPr>
          <w:t xml:space="preserve"> </w:t>
        </w:r>
        <w:r>
          <w:t>Adapun bagian</w:t>
        </w:r>
        <w:r>
          <w:rPr>
            <w:spacing w:val="-57"/>
          </w:rPr>
          <w:t xml:space="preserve"> </w:t>
        </w:r>
        <w:r>
          <w:t>yang</w:t>
        </w:r>
        <w:r>
          <w:rPr>
            <w:spacing w:val="-4"/>
          </w:rPr>
          <w:t xml:space="preserve"> </w:t>
        </w:r>
        <w:r>
          <w:t>diamati</w:t>
        </w:r>
        <w:r>
          <w:rPr>
            <w:spacing w:val="1"/>
          </w:rPr>
          <w:t xml:space="preserve"> </w:t>
        </w:r>
        <w:r>
          <w:t>dalam penelitian</w:t>
        </w:r>
        <w:r>
          <w:rPr>
            <w:spacing w:val="-1"/>
          </w:rPr>
          <w:t xml:space="preserve"> </w:t>
        </w:r>
        <w:r>
          <w:t>ini</w:t>
        </w:r>
        <w:r>
          <w:rPr>
            <w:spacing w:val="2"/>
          </w:rPr>
          <w:t xml:space="preserve"> </w:t>
        </w:r>
        <w:r>
          <w:t>yaitu bagian</w:t>
        </w:r>
        <w:r>
          <w:rPr>
            <w:spacing w:val="-1"/>
          </w:rPr>
          <w:t xml:space="preserve"> </w:t>
        </w:r>
        <w:r>
          <w:t>administrasi.</w:t>
        </w:r>
      </w:ins>
    </w:p>
    <w:p w14:paraId="2962FB7B" w14:textId="39411EBB" w:rsidR="00041535" w:rsidRDefault="00041535" w:rsidP="00764F79">
      <w:pPr>
        <w:pStyle w:val="ListParagraph"/>
        <w:widowControl w:val="0"/>
        <w:numPr>
          <w:ilvl w:val="1"/>
          <w:numId w:val="32"/>
        </w:numPr>
        <w:tabs>
          <w:tab w:val="left" w:pos="810"/>
          <w:tab w:val="left" w:pos="1463"/>
          <w:tab w:val="left" w:pos="1464"/>
        </w:tabs>
        <w:autoSpaceDE w:val="0"/>
        <w:autoSpaceDN w:val="0"/>
        <w:spacing w:before="200" w:after="0" w:line="240" w:lineRule="auto"/>
        <w:ind w:left="900" w:right="108" w:hanging="450"/>
        <w:contextualSpacing w:val="0"/>
        <w:rPr>
          <w:ins w:id="961" w:author="inacbg" w:date="2022-02-04T08:49:00Z"/>
        </w:rPr>
      </w:pPr>
      <w:ins w:id="962" w:author="inacbg" w:date="2022-02-04T08:33:00Z">
        <w:r>
          <w:t>Wawancara</w:t>
        </w:r>
      </w:ins>
    </w:p>
    <w:p w14:paraId="1244C2B4" w14:textId="77777777" w:rsidR="00764F79" w:rsidRDefault="00764F79">
      <w:pPr>
        <w:pStyle w:val="ListParagraph"/>
        <w:widowControl w:val="0"/>
        <w:tabs>
          <w:tab w:val="left" w:pos="810"/>
          <w:tab w:val="left" w:pos="1463"/>
          <w:tab w:val="left" w:pos="1464"/>
        </w:tabs>
        <w:autoSpaceDE w:val="0"/>
        <w:autoSpaceDN w:val="0"/>
        <w:spacing w:before="200" w:after="0" w:line="240" w:lineRule="auto"/>
        <w:ind w:left="900" w:right="108"/>
        <w:contextualSpacing w:val="0"/>
        <w:rPr>
          <w:ins w:id="963" w:author="inacbg" w:date="2022-02-04T08:36:00Z"/>
        </w:rPr>
        <w:pPrChange w:id="964" w:author="inacbg" w:date="2022-02-04T08:49:00Z">
          <w:pPr>
            <w:pStyle w:val="ListParagraph"/>
            <w:widowControl w:val="0"/>
            <w:numPr>
              <w:ilvl w:val="1"/>
              <w:numId w:val="32"/>
            </w:numPr>
            <w:tabs>
              <w:tab w:val="left" w:pos="1463"/>
              <w:tab w:val="left" w:pos="1464"/>
            </w:tabs>
            <w:autoSpaceDE w:val="0"/>
            <w:autoSpaceDN w:val="0"/>
            <w:spacing w:before="200" w:after="0" w:line="240" w:lineRule="auto"/>
            <w:ind w:left="1463" w:right="108" w:hanging="421"/>
            <w:contextualSpacing w:val="0"/>
          </w:pPr>
        </w:pPrChange>
      </w:pPr>
    </w:p>
    <w:p w14:paraId="70E3A4F8" w14:textId="1B627C4F" w:rsidR="00041535" w:rsidRDefault="00041535">
      <w:pPr>
        <w:pStyle w:val="BodyText"/>
        <w:tabs>
          <w:tab w:val="left" w:pos="810"/>
        </w:tabs>
        <w:spacing w:line="480" w:lineRule="auto"/>
        <w:ind w:left="450" w:right="108" w:firstLine="360"/>
        <w:rPr>
          <w:ins w:id="965" w:author="inacbg" w:date="2022-02-04T08:33:00Z"/>
        </w:rPr>
        <w:pPrChange w:id="966" w:author="inacbg" w:date="2022-02-04T08:48:00Z">
          <w:pPr>
            <w:pStyle w:val="BodyText"/>
            <w:spacing w:line="480" w:lineRule="auto"/>
            <w:ind w:left="695" w:right="955" w:firstLine="720"/>
          </w:pPr>
        </w:pPrChange>
      </w:pPr>
      <w:ins w:id="967" w:author="inacbg" w:date="2022-02-04T08:33:00Z">
        <w:r>
          <w:lastRenderedPageBreak/>
          <w:t>Wawancara adalah suatu cara pengumpulan data melalui tatap muka dan</w:t>
        </w:r>
        <w:r>
          <w:rPr>
            <w:spacing w:val="1"/>
          </w:rPr>
          <w:t xml:space="preserve"> </w:t>
        </w:r>
      </w:ins>
      <w:ins w:id="968" w:author="inacbg" w:date="2022-02-04T08:38:00Z">
        <w:r w:rsidR="00683C0E">
          <w:t>t</w:t>
        </w:r>
      </w:ins>
      <w:ins w:id="969" w:author="inacbg" w:date="2022-02-04T08:33:00Z">
        <w:r>
          <w:t>anya jawab langsung antara pewawancara (pengumpul data) dengan responden</w:t>
        </w:r>
        <w:r>
          <w:rPr>
            <w:spacing w:val="1"/>
          </w:rPr>
          <w:t xml:space="preserve"> </w:t>
        </w:r>
        <w:r>
          <w:t>(sumber data) dengan cara menemui responden. Adapun yang menjadi responden</w:t>
        </w:r>
        <w:r>
          <w:rPr>
            <w:spacing w:val="1"/>
          </w:rPr>
          <w:t xml:space="preserve"> </w:t>
        </w:r>
        <w:r>
          <w:t>dalam</w:t>
        </w:r>
        <w:r>
          <w:rPr>
            <w:spacing w:val="-1"/>
          </w:rPr>
          <w:t xml:space="preserve"> </w:t>
        </w:r>
        <w:r>
          <w:t>wawancara</w:t>
        </w:r>
        <w:r>
          <w:rPr>
            <w:spacing w:val="2"/>
          </w:rPr>
          <w:t xml:space="preserve"> </w:t>
        </w:r>
        <w:r>
          <w:t>yang</w:t>
        </w:r>
        <w:r>
          <w:rPr>
            <w:spacing w:val="-4"/>
          </w:rPr>
          <w:t xml:space="preserve"> </w:t>
        </w:r>
        <w:r>
          <w:t>dilakukan</w:t>
        </w:r>
        <w:r>
          <w:rPr>
            <w:spacing w:val="2"/>
          </w:rPr>
          <w:t xml:space="preserve"> </w:t>
        </w:r>
        <w:r>
          <w:t>yaitu</w:t>
        </w:r>
        <w:r>
          <w:rPr>
            <w:spacing w:val="2"/>
          </w:rPr>
          <w:t xml:space="preserve"> </w:t>
        </w:r>
        <w:r>
          <w:t>penanggung</w:t>
        </w:r>
        <w:r>
          <w:rPr>
            <w:spacing w:val="-3"/>
          </w:rPr>
          <w:t xml:space="preserve"> </w:t>
        </w:r>
        <w:r>
          <w:t>jawab</w:t>
        </w:r>
      </w:ins>
      <w:ins w:id="970" w:author="inacbg" w:date="2022-02-04T08:38:00Z">
        <w:r w:rsidR="00683C0E">
          <w:t xml:space="preserve"> </w:t>
        </w:r>
      </w:ins>
      <w:ins w:id="971" w:author="inacbg" w:date="2022-02-04T08:37:00Z">
        <w:r w:rsidR="00683C0E">
          <w:t>RS Ali Sibroh Malisi</w:t>
        </w:r>
      </w:ins>
      <w:ins w:id="972" w:author="inacbg" w:date="2022-02-04T08:49:00Z">
        <w:r w:rsidR="00764F79">
          <w:t>.</w:t>
        </w:r>
      </w:ins>
    </w:p>
    <w:p w14:paraId="7D577B9D" w14:textId="0AC09DEE" w:rsidR="00041535" w:rsidRDefault="00041535">
      <w:pPr>
        <w:pStyle w:val="ListParagraph"/>
        <w:widowControl w:val="0"/>
        <w:numPr>
          <w:ilvl w:val="0"/>
          <w:numId w:val="32"/>
        </w:numPr>
        <w:tabs>
          <w:tab w:val="left" w:pos="810"/>
          <w:tab w:val="left" w:pos="1123"/>
        </w:tabs>
        <w:autoSpaceDE w:val="0"/>
        <w:autoSpaceDN w:val="0"/>
        <w:spacing w:after="0" w:line="240" w:lineRule="auto"/>
        <w:ind w:left="450" w:right="108" w:hanging="450"/>
        <w:contextualSpacing w:val="0"/>
        <w:rPr>
          <w:ins w:id="973" w:author="inacbg" w:date="2022-02-04T08:33:00Z"/>
        </w:rPr>
        <w:pPrChange w:id="974" w:author="inacbg" w:date="2022-02-04T08:45:00Z">
          <w:pPr>
            <w:pStyle w:val="ListParagraph"/>
            <w:widowControl w:val="0"/>
            <w:numPr>
              <w:numId w:val="32"/>
            </w:numPr>
            <w:tabs>
              <w:tab w:val="left" w:pos="1123"/>
            </w:tabs>
            <w:autoSpaceDE w:val="0"/>
            <w:autoSpaceDN w:val="0"/>
            <w:spacing w:after="0" w:line="240" w:lineRule="auto"/>
            <w:ind w:left="1122" w:hanging="361"/>
            <w:contextualSpacing w:val="0"/>
          </w:pPr>
        </w:pPrChange>
      </w:pPr>
      <w:ins w:id="975" w:author="inacbg" w:date="2022-02-04T08:33:00Z">
        <w:r>
          <w:t>Sekunder</w:t>
        </w:r>
      </w:ins>
    </w:p>
    <w:p w14:paraId="202E1EA3" w14:textId="77777777" w:rsidR="00041535" w:rsidRDefault="00041535">
      <w:pPr>
        <w:pStyle w:val="BodyText"/>
        <w:tabs>
          <w:tab w:val="left" w:pos="810"/>
        </w:tabs>
        <w:ind w:left="450" w:right="108" w:hanging="450"/>
        <w:rPr>
          <w:ins w:id="976" w:author="inacbg" w:date="2022-02-04T08:33:00Z"/>
        </w:rPr>
        <w:pPrChange w:id="977" w:author="inacbg" w:date="2022-02-04T08:45:00Z">
          <w:pPr>
            <w:pStyle w:val="BodyText"/>
          </w:pPr>
        </w:pPrChange>
      </w:pPr>
    </w:p>
    <w:p w14:paraId="245A1C92" w14:textId="6ACC65ED" w:rsidR="00041535" w:rsidRDefault="00041535">
      <w:pPr>
        <w:pStyle w:val="BodyText"/>
        <w:tabs>
          <w:tab w:val="left" w:pos="810"/>
        </w:tabs>
        <w:spacing w:line="480" w:lineRule="auto"/>
        <w:ind w:right="108" w:firstLine="450"/>
        <w:rPr>
          <w:ins w:id="978" w:author="inacbg" w:date="2022-02-04T08:33:00Z"/>
        </w:rPr>
        <w:pPrChange w:id="979" w:author="inacbg" w:date="2022-02-04T08:49:00Z">
          <w:pPr>
            <w:pStyle w:val="BodyText"/>
            <w:spacing w:line="480" w:lineRule="auto"/>
            <w:ind w:left="695" w:right="1038" w:firstLine="720"/>
          </w:pPr>
        </w:pPrChange>
      </w:pPr>
      <w:ins w:id="980" w:author="inacbg" w:date="2022-02-04T08:33:00Z">
        <w:r>
          <w:t>Sumber data sekunder adalah data yang diperoleh dengan cara melakukan</w:t>
        </w:r>
        <w:r>
          <w:rPr>
            <w:spacing w:val="-57"/>
          </w:rPr>
          <w:t xml:space="preserve"> </w:t>
        </w:r>
        <w:r>
          <w:t xml:space="preserve">kajian kepustakaan, yaitu secara </w:t>
        </w:r>
        <w:r>
          <w:rPr>
            <w:i/>
          </w:rPr>
          <w:t xml:space="preserve">literature </w:t>
        </w:r>
        <w:r>
          <w:t>(buku-buku, karangan-karangan,</w:t>
        </w:r>
        <w:r>
          <w:rPr>
            <w:spacing w:val="1"/>
          </w:rPr>
          <w:t xml:space="preserve"> </w:t>
        </w:r>
        <w:r>
          <w:t>kumpulan-kumpulan</w:t>
        </w:r>
        <w:r>
          <w:rPr>
            <w:spacing w:val="-2"/>
          </w:rPr>
          <w:t xml:space="preserve"> </w:t>
        </w:r>
        <w:r>
          <w:t>buku</w:t>
        </w:r>
        <w:r>
          <w:rPr>
            <w:spacing w:val="-2"/>
          </w:rPr>
          <w:t xml:space="preserve"> </w:t>
        </w:r>
        <w:r>
          <w:t>kuliah,</w:t>
        </w:r>
        <w:r>
          <w:rPr>
            <w:spacing w:val="-1"/>
          </w:rPr>
          <w:t xml:space="preserve"> </w:t>
        </w:r>
        <w:r>
          <w:t>informasi</w:t>
        </w:r>
        <w:r>
          <w:rPr>
            <w:spacing w:val="-2"/>
          </w:rPr>
          <w:t xml:space="preserve"> </w:t>
        </w:r>
        <w:r>
          <w:t>melalui</w:t>
        </w:r>
        <w:r>
          <w:rPr>
            <w:spacing w:val="-1"/>
          </w:rPr>
          <w:t xml:space="preserve"> </w:t>
        </w:r>
        <w:r>
          <w:t>internet yang</w:t>
        </w:r>
        <w:r>
          <w:rPr>
            <w:spacing w:val="-5"/>
          </w:rPr>
          <w:t xml:space="preserve"> </w:t>
        </w:r>
        <w:r>
          <w:t>relevan</w:t>
        </w:r>
        <w:r>
          <w:rPr>
            <w:spacing w:val="-1"/>
          </w:rPr>
          <w:t xml:space="preserve"> </w:t>
        </w:r>
        <w:r>
          <w:t>dengan</w:t>
        </w:r>
        <w:r>
          <w:rPr>
            <w:spacing w:val="-57"/>
          </w:rPr>
          <w:t xml:space="preserve"> </w:t>
        </w:r>
        <w:r>
          <w:t>variabel yang diteliti dan dari para narasumber yang berhubungan langsung</w:t>
        </w:r>
        <w:r>
          <w:rPr>
            <w:spacing w:val="1"/>
          </w:rPr>
          <w:t xml:space="preserve"> </w:t>
        </w:r>
        <w:r>
          <w:t xml:space="preserve">dengan masalah dan objek yang diteliti) dan berkas-berkas atau data dari </w:t>
        </w:r>
      </w:ins>
      <w:ins w:id="981" w:author="inacbg" w:date="2022-02-04T08:37:00Z">
        <w:r w:rsidR="00683C0E">
          <w:t xml:space="preserve">RS Ali Sibroh Malisi </w:t>
        </w:r>
      </w:ins>
      <w:ins w:id="982" w:author="inacbg" w:date="2022-02-04T08:33:00Z">
        <w:r>
          <w:t>yang</w:t>
        </w:r>
        <w:r>
          <w:rPr>
            <w:spacing w:val="-3"/>
          </w:rPr>
          <w:t xml:space="preserve"> </w:t>
        </w:r>
        <w:r>
          <w:t>berhubungan dengan penelitian.</w:t>
        </w:r>
      </w:ins>
    </w:p>
    <w:p w14:paraId="3F5C247B" w14:textId="15430FF9" w:rsidR="00715340" w:rsidRDefault="00041535">
      <w:pPr>
        <w:pStyle w:val="BodyText"/>
        <w:numPr>
          <w:ilvl w:val="2"/>
          <w:numId w:val="31"/>
        </w:numPr>
        <w:spacing w:line="480" w:lineRule="auto"/>
        <w:ind w:left="720" w:right="18" w:hanging="720"/>
        <w:outlineLvl w:val="2"/>
        <w:rPr>
          <w:ins w:id="983" w:author="inacbg" w:date="2022-02-04T08:41:00Z"/>
          <w:b/>
          <w:bCs/>
        </w:rPr>
        <w:pPrChange w:id="984" w:author="inacbg" w:date="2022-02-04T08:44:00Z">
          <w:pPr>
            <w:pStyle w:val="BodyText"/>
            <w:numPr>
              <w:ilvl w:val="2"/>
              <w:numId w:val="31"/>
            </w:numPr>
            <w:spacing w:line="480" w:lineRule="auto"/>
            <w:ind w:left="594" w:right="18" w:hanging="504"/>
            <w:outlineLvl w:val="2"/>
          </w:pPr>
        </w:pPrChange>
      </w:pPr>
      <w:bookmarkStart w:id="985" w:name="_Toc94886070"/>
      <w:ins w:id="986" w:author="inacbg" w:date="2022-02-04T08:31:00Z">
        <w:r>
          <w:rPr>
            <w:b/>
            <w:bCs/>
          </w:rPr>
          <w:t>Metode Pendekatan Sistem</w:t>
        </w:r>
      </w:ins>
      <w:bookmarkEnd w:id="985"/>
    </w:p>
    <w:p w14:paraId="48C87A14" w14:textId="12789339" w:rsidR="00214659" w:rsidRDefault="00214659">
      <w:pPr>
        <w:pStyle w:val="BodyText"/>
        <w:spacing w:line="480" w:lineRule="auto"/>
        <w:ind w:right="18" w:firstLine="720"/>
        <w:rPr>
          <w:ins w:id="987" w:author="inacbg" w:date="2022-02-04T08:31:00Z"/>
          <w:b/>
          <w:bCs/>
        </w:rPr>
        <w:pPrChange w:id="988" w:author="inacbg" w:date="2022-02-04T08:49:00Z">
          <w:pPr>
            <w:pStyle w:val="BodyText"/>
            <w:numPr>
              <w:ilvl w:val="2"/>
              <w:numId w:val="31"/>
            </w:numPr>
            <w:spacing w:line="480" w:lineRule="auto"/>
            <w:ind w:left="594" w:right="18" w:hanging="504"/>
            <w:outlineLvl w:val="2"/>
          </w:pPr>
        </w:pPrChange>
      </w:pPr>
      <w:ins w:id="989" w:author="inacbg" w:date="2022-02-04T08:42:00Z">
        <w:r>
          <w:t>Metode pendekatan sistem yang akan digunakan penulis adalah metode</w:t>
        </w:r>
        <w:r>
          <w:rPr>
            <w:spacing w:val="1"/>
          </w:rPr>
          <w:t xml:space="preserve"> </w:t>
        </w:r>
        <w:r>
          <w:t>analisis dan perancangan terstruktur, yaitu berorientasi pada data, di mana dalam</w:t>
        </w:r>
        <w:r>
          <w:rPr>
            <w:spacing w:val="1"/>
          </w:rPr>
          <w:t xml:space="preserve"> </w:t>
        </w:r>
        <w:r>
          <w:t xml:space="preserve">metode ini terdapat diagram konteks, </w:t>
        </w:r>
        <w:r>
          <w:rPr>
            <w:i/>
          </w:rPr>
          <w:t xml:space="preserve">data flow diagram </w:t>
        </w:r>
        <w:r>
          <w:t>(DFD),</w:t>
        </w:r>
        <w:r>
          <w:rPr>
            <w:spacing w:val="1"/>
          </w:rPr>
          <w:t xml:space="preserve"> </w:t>
        </w:r>
        <w:r>
          <w:t>relasi tabel, dan</w:t>
        </w:r>
        <w:r>
          <w:rPr>
            <w:spacing w:val="-57"/>
          </w:rPr>
          <w:t xml:space="preserve"> </w:t>
        </w:r>
        <w:r>
          <w:rPr>
            <w:i/>
          </w:rPr>
          <w:t>entity</w:t>
        </w:r>
        <w:r>
          <w:rPr>
            <w:i/>
            <w:spacing w:val="-1"/>
          </w:rPr>
          <w:t xml:space="preserve"> </w:t>
        </w:r>
        <w:r>
          <w:rPr>
            <w:i/>
          </w:rPr>
          <w:t>relationship diagram</w:t>
        </w:r>
        <w:r>
          <w:rPr>
            <w:i/>
            <w:spacing w:val="1"/>
          </w:rPr>
          <w:t xml:space="preserve"> </w:t>
        </w:r>
        <w:r>
          <w:t>(ERD).</w:t>
        </w:r>
      </w:ins>
    </w:p>
    <w:p w14:paraId="6DB56B95" w14:textId="350C0937" w:rsidR="00041535" w:rsidRDefault="00041535">
      <w:pPr>
        <w:pStyle w:val="BodyText"/>
        <w:numPr>
          <w:ilvl w:val="2"/>
          <w:numId w:val="31"/>
        </w:numPr>
        <w:spacing w:line="480" w:lineRule="auto"/>
        <w:ind w:left="720" w:right="18" w:hanging="720"/>
        <w:outlineLvl w:val="2"/>
        <w:rPr>
          <w:ins w:id="990" w:author="inacbg" w:date="2022-02-04T08:28:00Z"/>
          <w:b/>
          <w:bCs/>
        </w:rPr>
        <w:pPrChange w:id="991" w:author="inacbg" w:date="2022-02-04T08:44:00Z">
          <w:pPr>
            <w:pStyle w:val="BodyText"/>
            <w:spacing w:line="480" w:lineRule="auto"/>
            <w:ind w:left="695" w:right="18" w:firstLine="720"/>
            <w:outlineLvl w:val="2"/>
          </w:pPr>
        </w:pPrChange>
      </w:pPr>
      <w:bookmarkStart w:id="992" w:name="_Toc94886071"/>
      <w:ins w:id="993" w:author="inacbg" w:date="2022-02-04T08:31:00Z">
        <w:r>
          <w:rPr>
            <w:b/>
            <w:bCs/>
          </w:rPr>
          <w:t>Metode Analisa Sistem</w:t>
        </w:r>
      </w:ins>
      <w:bookmarkEnd w:id="992"/>
    </w:p>
    <w:p w14:paraId="32483CB6" w14:textId="09ED9407" w:rsidR="00764F79" w:rsidRDefault="00764F79" w:rsidP="00764F79">
      <w:pPr>
        <w:pStyle w:val="BodyText"/>
        <w:spacing w:before="129" w:line="480" w:lineRule="auto"/>
        <w:ind w:right="18" w:firstLine="720"/>
      </w:pPr>
      <w:r>
        <w:t>Pada tahapan ini penulis melakukan analisa terhadap sistem yang sedang</w:t>
      </w:r>
      <w:r>
        <w:rPr>
          <w:spacing w:val="-57"/>
        </w:rPr>
        <w:t xml:space="preserve"> </w:t>
      </w:r>
      <w:r>
        <w:t>berjalan di RS Ali Sibroh Malisi, yaitu mempelajari dan mengetahui apa yang</w:t>
      </w:r>
      <w:r>
        <w:rPr>
          <w:spacing w:val="1"/>
        </w:rPr>
        <w:t xml:space="preserve"> </w:t>
      </w:r>
      <w:r>
        <w:t>dikerjakan oleh sistem yang ada. Adapun tahap yang penulis lakukan dalam</w:t>
      </w:r>
      <w:r>
        <w:rPr>
          <w:spacing w:val="1"/>
        </w:rPr>
        <w:t xml:space="preserve"> </w:t>
      </w:r>
      <w:r>
        <w:t>menganalisa sistem berjalan tersebut adalah dengan</w:t>
      </w:r>
      <w:r>
        <w:rPr>
          <w:spacing w:val="1"/>
        </w:rPr>
        <w:t xml:space="preserve"> </w:t>
      </w:r>
      <w:r>
        <w:t>meneliti hal-hal yang</w:t>
      </w:r>
      <w:r>
        <w:rPr>
          <w:spacing w:val="1"/>
        </w:rPr>
        <w:t xml:space="preserve"> </w:t>
      </w:r>
      <w:r>
        <w:lastRenderedPageBreak/>
        <w:t>berhubungan dengan sistem, di antaranya spesifikasi masukan yang digunakan,</w:t>
      </w:r>
      <w:r>
        <w:rPr>
          <w:spacing w:val="1"/>
        </w:rPr>
        <w:t xml:space="preserve"> </w:t>
      </w:r>
      <w:r>
        <w:t>prosedur</w:t>
      </w:r>
      <w:r>
        <w:rPr>
          <w:spacing w:val="2"/>
        </w:rPr>
        <w:t xml:space="preserve"> </w:t>
      </w:r>
      <w:r>
        <w:t>yang</w:t>
      </w:r>
      <w:r>
        <w:rPr>
          <w:spacing w:val="-3"/>
        </w:rPr>
        <w:t xml:space="preserve"> </w:t>
      </w:r>
      <w:r>
        <w:t>dilakulan</w:t>
      </w:r>
      <w:r>
        <w:rPr>
          <w:spacing w:val="1"/>
        </w:rPr>
        <w:t xml:space="preserve"> </w:t>
      </w:r>
      <w:r>
        <w:t>dan</w:t>
      </w:r>
      <w:r>
        <w:rPr>
          <w:spacing w:val="-1"/>
        </w:rPr>
        <w:t xml:space="preserve"> </w:t>
      </w:r>
      <w:r>
        <w:t>keluaran</w:t>
      </w:r>
      <w:r>
        <w:rPr>
          <w:spacing w:val="4"/>
        </w:rPr>
        <w:t xml:space="preserve"> </w:t>
      </w:r>
      <w:r>
        <w:t>yang</w:t>
      </w:r>
      <w:r>
        <w:rPr>
          <w:spacing w:val="-3"/>
        </w:rPr>
        <w:t xml:space="preserve"> </w:t>
      </w:r>
      <w:r>
        <w:t>dihasilkan.</w:t>
      </w:r>
    </w:p>
    <w:p w14:paraId="184DEAFC" w14:textId="77777777" w:rsidR="00764F79" w:rsidRDefault="00764F79" w:rsidP="00764F79">
      <w:pPr>
        <w:pStyle w:val="BodyText"/>
        <w:spacing w:before="1" w:line="480" w:lineRule="auto"/>
        <w:ind w:right="18" w:firstLine="720"/>
      </w:pPr>
      <w:r>
        <w:t>Pada</w:t>
      </w:r>
      <w:r>
        <w:rPr>
          <w:spacing w:val="18"/>
        </w:rPr>
        <w:t xml:space="preserve"> </w:t>
      </w:r>
      <w:r>
        <w:t>tahap</w:t>
      </w:r>
      <w:r>
        <w:rPr>
          <w:spacing w:val="18"/>
        </w:rPr>
        <w:t xml:space="preserve"> </w:t>
      </w:r>
      <w:r>
        <w:t>ini</w:t>
      </w:r>
      <w:r>
        <w:rPr>
          <w:spacing w:val="22"/>
        </w:rPr>
        <w:t xml:space="preserve"> </w:t>
      </w:r>
      <w:r>
        <w:t>akan</w:t>
      </w:r>
      <w:r>
        <w:rPr>
          <w:spacing w:val="18"/>
        </w:rPr>
        <w:t xml:space="preserve"> </w:t>
      </w:r>
      <w:r>
        <w:t>dihasilkan</w:t>
      </w:r>
      <w:r>
        <w:rPr>
          <w:spacing w:val="18"/>
        </w:rPr>
        <w:t xml:space="preserve"> </w:t>
      </w:r>
      <w:r>
        <w:t>model</w:t>
      </w:r>
      <w:r>
        <w:rPr>
          <w:spacing w:val="19"/>
        </w:rPr>
        <w:t xml:space="preserve"> </w:t>
      </w:r>
      <w:r>
        <w:t>dari</w:t>
      </w:r>
      <w:r>
        <w:rPr>
          <w:spacing w:val="18"/>
        </w:rPr>
        <w:t xml:space="preserve"> </w:t>
      </w:r>
      <w:r>
        <w:t>sistem</w:t>
      </w:r>
      <w:r>
        <w:rPr>
          <w:spacing w:val="21"/>
        </w:rPr>
        <w:t xml:space="preserve"> </w:t>
      </w:r>
      <w:r>
        <w:t>yang</w:t>
      </w:r>
      <w:r>
        <w:rPr>
          <w:spacing w:val="16"/>
        </w:rPr>
        <w:t xml:space="preserve"> </w:t>
      </w:r>
      <w:r>
        <w:t>ada,</w:t>
      </w:r>
      <w:r>
        <w:rPr>
          <w:spacing w:val="18"/>
        </w:rPr>
        <w:t xml:space="preserve"> </w:t>
      </w:r>
      <w:r>
        <w:t>dengan</w:t>
      </w:r>
      <w:r>
        <w:rPr>
          <w:spacing w:val="-57"/>
        </w:rPr>
        <w:t xml:space="preserve"> </w:t>
      </w:r>
      <w:r>
        <w:t>menggunakan</w:t>
      </w:r>
      <w:r>
        <w:rPr>
          <w:spacing w:val="-1"/>
        </w:rPr>
        <w:t xml:space="preserve"> </w:t>
      </w:r>
      <w:r>
        <w:t>alat-alat antara</w:t>
      </w:r>
      <w:r>
        <w:rPr>
          <w:spacing w:val="-1"/>
        </w:rPr>
        <w:t xml:space="preserve"> </w:t>
      </w:r>
      <w:r>
        <w:t>lain:</w:t>
      </w:r>
    </w:p>
    <w:p w14:paraId="003C895C" w14:textId="5F3D9984" w:rsidR="00764F79" w:rsidRDefault="00764F79" w:rsidP="00764F79">
      <w:pPr>
        <w:pStyle w:val="ListParagraph"/>
        <w:widowControl w:val="0"/>
        <w:numPr>
          <w:ilvl w:val="3"/>
          <w:numId w:val="33"/>
        </w:numPr>
        <w:tabs>
          <w:tab w:val="left" w:pos="1776"/>
        </w:tabs>
        <w:autoSpaceDE w:val="0"/>
        <w:autoSpaceDN w:val="0"/>
        <w:spacing w:before="123" w:after="0" w:line="240" w:lineRule="auto"/>
        <w:ind w:left="0" w:right="18" w:hanging="361"/>
        <w:contextualSpacing w:val="0"/>
        <w:rPr>
          <w:i/>
        </w:rPr>
      </w:pPr>
      <w:r>
        <w:rPr>
          <w:i/>
        </w:rPr>
        <w:t>F</w:t>
      </w:r>
      <w:r w:rsidR="00404F39">
        <w:rPr>
          <w:i/>
        </w:rPr>
        <w:t>l</w:t>
      </w:r>
      <w:r>
        <w:rPr>
          <w:i/>
        </w:rPr>
        <w:t>owmap</w:t>
      </w:r>
    </w:p>
    <w:p w14:paraId="2D6E50A9" w14:textId="77777777" w:rsidR="00764F79" w:rsidRDefault="00764F79" w:rsidP="00764F79">
      <w:pPr>
        <w:pStyle w:val="BodyText"/>
        <w:spacing w:before="4"/>
        <w:ind w:right="18"/>
        <w:rPr>
          <w:i/>
          <w:sz w:val="22"/>
        </w:rPr>
      </w:pPr>
    </w:p>
    <w:p w14:paraId="7C192CBF" w14:textId="77777777" w:rsidR="00764F79" w:rsidRDefault="00764F79" w:rsidP="00764F79">
      <w:pPr>
        <w:pStyle w:val="BodyText"/>
        <w:spacing w:line="480" w:lineRule="auto"/>
        <w:ind w:right="18"/>
      </w:pPr>
      <w:r>
        <w:t>Penggambaran secara grafik</w:t>
      </w:r>
      <w:r>
        <w:rPr>
          <w:spacing w:val="1"/>
        </w:rPr>
        <w:t xml:space="preserve"> </w:t>
      </w:r>
      <w:r>
        <w:t>dari langkah-angkah</w:t>
      </w:r>
      <w:r>
        <w:rPr>
          <w:spacing w:val="1"/>
        </w:rPr>
        <w:t xml:space="preserve"> </w:t>
      </w:r>
      <w:r>
        <w:t>dan urutan prosedur</w:t>
      </w:r>
      <w:r>
        <w:rPr>
          <w:spacing w:val="-57"/>
        </w:rPr>
        <w:t xml:space="preserve"> </w:t>
      </w:r>
      <w:r>
        <w:t>dari</w:t>
      </w:r>
      <w:r>
        <w:rPr>
          <w:spacing w:val="-1"/>
        </w:rPr>
        <w:t xml:space="preserve"> </w:t>
      </w:r>
      <w:r>
        <w:t>suatu program</w:t>
      </w:r>
    </w:p>
    <w:p w14:paraId="6CD6A34E" w14:textId="77777777" w:rsidR="00764F79" w:rsidRDefault="00764F79" w:rsidP="00764F79">
      <w:pPr>
        <w:pStyle w:val="ListParagraph"/>
        <w:widowControl w:val="0"/>
        <w:numPr>
          <w:ilvl w:val="3"/>
          <w:numId w:val="33"/>
        </w:numPr>
        <w:tabs>
          <w:tab w:val="left" w:pos="1776"/>
        </w:tabs>
        <w:autoSpaceDE w:val="0"/>
        <w:autoSpaceDN w:val="0"/>
        <w:spacing w:before="123" w:after="0" w:line="240" w:lineRule="auto"/>
        <w:ind w:left="0" w:right="18" w:hanging="361"/>
        <w:contextualSpacing w:val="0"/>
        <w:rPr>
          <w:i/>
        </w:rPr>
      </w:pPr>
      <w:r>
        <w:rPr>
          <w:i/>
        </w:rPr>
        <w:t>Diagram</w:t>
      </w:r>
      <w:r>
        <w:rPr>
          <w:i/>
          <w:spacing w:val="-2"/>
        </w:rPr>
        <w:t xml:space="preserve"> </w:t>
      </w:r>
      <w:r>
        <w:rPr>
          <w:i/>
        </w:rPr>
        <w:t>konteks</w:t>
      </w:r>
    </w:p>
    <w:p w14:paraId="0143D45C" w14:textId="77777777" w:rsidR="00764F79" w:rsidRDefault="00764F79" w:rsidP="00764F79">
      <w:pPr>
        <w:pStyle w:val="BodyText"/>
        <w:spacing w:before="1"/>
        <w:ind w:right="18"/>
        <w:rPr>
          <w:i/>
          <w:sz w:val="22"/>
        </w:rPr>
      </w:pPr>
    </w:p>
    <w:p w14:paraId="22368BFD" w14:textId="77777777" w:rsidR="00764F79" w:rsidRDefault="00764F79" w:rsidP="00764F79">
      <w:pPr>
        <w:pStyle w:val="BodyText"/>
        <w:spacing w:line="480" w:lineRule="auto"/>
        <w:ind w:right="18"/>
      </w:pPr>
      <w:r>
        <w:t>Diagram</w:t>
      </w:r>
      <w:r>
        <w:rPr>
          <w:spacing w:val="1"/>
        </w:rPr>
        <w:t xml:space="preserve"> </w:t>
      </w:r>
      <w:r>
        <w:t>Konteks</w:t>
      </w:r>
      <w:r>
        <w:rPr>
          <w:spacing w:val="1"/>
        </w:rPr>
        <w:t xml:space="preserve"> </w:t>
      </w:r>
      <w:r>
        <w:t>adalah</w:t>
      </w:r>
      <w:r>
        <w:rPr>
          <w:spacing w:val="1"/>
        </w:rPr>
        <w:t xml:space="preserve"> </w:t>
      </w:r>
      <w:r>
        <w:t>sebuah</w:t>
      </w:r>
      <w:r>
        <w:rPr>
          <w:spacing w:val="1"/>
        </w:rPr>
        <w:t xml:space="preserve"> </w:t>
      </w:r>
      <w:r>
        <w:t>diagram</w:t>
      </w:r>
      <w:r>
        <w:rPr>
          <w:spacing w:val="1"/>
        </w:rPr>
        <w:t xml:space="preserve"> </w:t>
      </w:r>
      <w:r>
        <w:t>sederhana</w:t>
      </w:r>
      <w:r>
        <w:rPr>
          <w:spacing w:val="1"/>
        </w:rPr>
        <w:t xml:space="preserve"> </w:t>
      </w:r>
      <w:r>
        <w:t>yang</w:t>
      </w:r>
      <w:r>
        <w:rPr>
          <w:spacing w:val="1"/>
        </w:rPr>
        <w:t xml:space="preserve"> </w:t>
      </w:r>
      <w:r>
        <w:t>menggambarkan hubungan antar entity luar, masukkan dan keluaran</w:t>
      </w:r>
      <w:r>
        <w:rPr>
          <w:spacing w:val="1"/>
        </w:rPr>
        <w:t xml:space="preserve"> </w:t>
      </w:r>
      <w:r>
        <w:t>dari</w:t>
      </w:r>
      <w:r>
        <w:rPr>
          <w:spacing w:val="1"/>
        </w:rPr>
        <w:t xml:space="preserve"> </w:t>
      </w:r>
      <w:r>
        <w:t>sistem.</w:t>
      </w:r>
      <w:r>
        <w:rPr>
          <w:spacing w:val="1"/>
        </w:rPr>
        <w:t xml:space="preserve"> </w:t>
      </w:r>
      <w:r>
        <w:t>Diagram</w:t>
      </w:r>
      <w:r>
        <w:rPr>
          <w:spacing w:val="1"/>
        </w:rPr>
        <w:t xml:space="preserve"> </w:t>
      </w:r>
      <w:r>
        <w:t>Konteks</w:t>
      </w:r>
      <w:r>
        <w:rPr>
          <w:spacing w:val="1"/>
        </w:rPr>
        <w:t xml:space="preserve"> </w:t>
      </w:r>
      <w:r>
        <w:t>direpresentasikan</w:t>
      </w:r>
      <w:r>
        <w:rPr>
          <w:spacing w:val="1"/>
        </w:rPr>
        <w:t xml:space="preserve"> </w:t>
      </w:r>
      <w:r>
        <w:t>dengan</w:t>
      </w:r>
      <w:r>
        <w:rPr>
          <w:spacing w:val="1"/>
        </w:rPr>
        <w:t xml:space="preserve"> </w:t>
      </w:r>
      <w:r>
        <w:t>lingkaran</w:t>
      </w:r>
      <w:r>
        <w:rPr>
          <w:spacing w:val="1"/>
        </w:rPr>
        <w:t xml:space="preserve"> </w:t>
      </w:r>
      <w:r>
        <w:t>tunggal</w:t>
      </w:r>
      <w:r>
        <w:rPr>
          <w:spacing w:val="4"/>
        </w:rPr>
        <w:t xml:space="preserve"> </w:t>
      </w:r>
      <w:r>
        <w:t>yang</w:t>
      </w:r>
      <w:r>
        <w:rPr>
          <w:spacing w:val="-3"/>
        </w:rPr>
        <w:t xml:space="preserve"> </w:t>
      </w:r>
      <w:r>
        <w:t>mewakili keseluruhan sistem.</w:t>
      </w:r>
    </w:p>
    <w:p w14:paraId="21A53617" w14:textId="77777777" w:rsidR="00764F79" w:rsidRDefault="00764F79" w:rsidP="00764F79">
      <w:pPr>
        <w:pStyle w:val="ListParagraph"/>
        <w:widowControl w:val="0"/>
        <w:numPr>
          <w:ilvl w:val="3"/>
          <w:numId w:val="33"/>
        </w:numPr>
        <w:tabs>
          <w:tab w:val="left" w:pos="1776"/>
        </w:tabs>
        <w:autoSpaceDE w:val="0"/>
        <w:autoSpaceDN w:val="0"/>
        <w:spacing w:before="123" w:after="0" w:line="240" w:lineRule="auto"/>
        <w:ind w:left="0" w:right="18" w:hanging="361"/>
        <w:contextualSpacing w:val="0"/>
        <w:rPr>
          <w:i/>
        </w:rPr>
      </w:pPr>
      <w:r>
        <w:rPr>
          <w:i/>
        </w:rPr>
        <w:t>Data</w:t>
      </w:r>
      <w:r>
        <w:rPr>
          <w:i/>
          <w:spacing w:val="-1"/>
        </w:rPr>
        <w:t xml:space="preserve"> </w:t>
      </w:r>
      <w:r>
        <w:rPr>
          <w:i/>
        </w:rPr>
        <w:t>Flow Diagram</w:t>
      </w:r>
    </w:p>
    <w:p w14:paraId="5A18D2C7" w14:textId="77777777" w:rsidR="00764F79" w:rsidRDefault="00764F79" w:rsidP="00764F79">
      <w:pPr>
        <w:pStyle w:val="BodyText"/>
        <w:spacing w:before="3"/>
        <w:ind w:right="18"/>
        <w:rPr>
          <w:i/>
          <w:sz w:val="22"/>
        </w:rPr>
      </w:pPr>
    </w:p>
    <w:p w14:paraId="2588677D" w14:textId="055B0A41" w:rsidR="00715340" w:rsidRPr="00715340" w:rsidRDefault="00764F79">
      <w:pPr>
        <w:pStyle w:val="BodyText"/>
        <w:spacing w:line="480" w:lineRule="auto"/>
        <w:ind w:right="18" w:firstLine="720"/>
        <w:rPr>
          <w:ins w:id="994" w:author="inacbg" w:date="2022-02-04T08:22:00Z"/>
          <w:b/>
          <w:bCs/>
          <w:rPrChange w:id="995" w:author="inacbg" w:date="2022-02-04T08:28:00Z">
            <w:rPr>
              <w:ins w:id="996" w:author="inacbg" w:date="2022-02-04T08:22:00Z"/>
            </w:rPr>
          </w:rPrChange>
        </w:rPr>
        <w:pPrChange w:id="997" w:author="inacbg" w:date="2022-02-04T08:23:00Z">
          <w:pPr>
            <w:pStyle w:val="BodyText"/>
            <w:spacing w:line="480" w:lineRule="auto"/>
            <w:ind w:left="695" w:right="1122" w:firstLine="720"/>
          </w:pPr>
        </w:pPrChange>
      </w:pPr>
      <w:r>
        <w:t>Data Flow Diagram (DFD) adalah suatu model logika data atau proses</w:t>
      </w:r>
      <w:r>
        <w:rPr>
          <w:spacing w:val="1"/>
        </w:rPr>
        <w:t xml:space="preserve"> </w:t>
      </w:r>
      <w:r>
        <w:t>yang dibuat untuk menggambarkan dari mana asal data dan kemana</w:t>
      </w:r>
      <w:r>
        <w:rPr>
          <w:spacing w:val="1"/>
        </w:rPr>
        <w:t xml:space="preserve"> </w:t>
      </w:r>
      <w:r>
        <w:t>tujuan data yang keluar dari sistem, dimana data disimpan, proses apa</w:t>
      </w:r>
      <w:r>
        <w:rPr>
          <w:spacing w:val="1"/>
        </w:rPr>
        <w:t xml:space="preserve"> </w:t>
      </w:r>
      <w:r>
        <w:t>yang menghasilkan data tersebut dan interaksi antara data tersimpan</w:t>
      </w:r>
      <w:r>
        <w:rPr>
          <w:spacing w:val="1"/>
        </w:rPr>
        <w:t xml:space="preserve"> </w:t>
      </w:r>
      <w:r>
        <w:t>dan</w:t>
      </w:r>
      <w:r>
        <w:rPr>
          <w:spacing w:val="-1"/>
        </w:rPr>
        <w:t xml:space="preserve"> </w:t>
      </w:r>
      <w:r>
        <w:t>proses</w:t>
      </w:r>
      <w:r>
        <w:rPr>
          <w:spacing w:val="4"/>
        </w:rPr>
        <w:t xml:space="preserve"> </w:t>
      </w:r>
      <w:r>
        <w:t>yang</w:t>
      </w:r>
      <w:r>
        <w:rPr>
          <w:spacing w:val="-3"/>
        </w:rPr>
        <w:t xml:space="preserve"> </w:t>
      </w:r>
      <w:r>
        <w:t>dikenakan pada</w:t>
      </w:r>
      <w:r>
        <w:rPr>
          <w:spacing w:val="-1"/>
        </w:rPr>
        <w:t xml:space="preserve"> </w:t>
      </w:r>
      <w:r>
        <w:t>data tersebut.</w:t>
      </w:r>
    </w:p>
    <w:p w14:paraId="530A0D57" w14:textId="522C95E5" w:rsidR="00A8652E" w:rsidRPr="00225C38" w:rsidDel="001560B4" w:rsidRDefault="00A8652E" w:rsidP="00A8652E">
      <w:pPr>
        <w:rPr>
          <w:del w:id="998" w:author="inacbg" w:date="2022-02-04T08:22:00Z"/>
          <w:rFonts w:eastAsia="Times New Roman"/>
          <w:b/>
          <w:bCs/>
          <w:szCs w:val="26"/>
        </w:rPr>
      </w:pPr>
      <w:del w:id="999" w:author="inacbg" w:date="2022-02-04T08:22:00Z">
        <w:r w:rsidRPr="00A8652E" w:rsidDel="001560B4">
          <w:delText>Duis at nisi eu diam tempus tincidunt sed id nunc. Curabitur eget mauris felis, id bibendum risus. Duis congue posuere quam, nec pulvinar justo venenatis hendrerit. Nullam et justo ac urna cursus interdum non ac quam. Etiam consectetur, sapien in tincidunt tristique, erat lacus ullamcorper urna, sit amet elementum diam nisi sit amet ante. Praesent quis sem ligula. Class aptent taciti sociosqu ad litora torquent per conubia nostra, per inceptos himenaeos. Donec id nisl ut ante adipiscing porttitor. Mauris vel velit velit. Vestibulum ante ipsum primis in faucibus orci luctus et ultrices posuere cubilia Curae; Donec neque lectus, fringilla id commodo ut, dictum quis nulla. Pellentesque habitant morbi tristique senectus et netus et malesuada fames ac turpis egestas. Sed aliquam diam in enim vulputate euismod. Proin tempor urna quis metus gravida rutrum. Sed lobortis nunc at urna malesuada id gravida est fermentum. Sed quis augue ante, dignissim vehicula neque. In hac habitasse platea dictumst. Donec a ligula nulla, a posuere velit. Nullam suscipit sodales turpis dignissim pharetra. Donec vel lacus ipsum.</w:delText>
        </w:r>
        <w:bookmarkStart w:id="1000" w:name="_Toc94885842"/>
        <w:bookmarkStart w:id="1001" w:name="_Toc94885875"/>
        <w:bookmarkStart w:id="1002" w:name="_Toc94886072"/>
        <w:bookmarkEnd w:id="1000"/>
        <w:bookmarkEnd w:id="1001"/>
        <w:bookmarkEnd w:id="1002"/>
      </w:del>
    </w:p>
    <w:p w14:paraId="10F0E437" w14:textId="77777777" w:rsidR="00392EFE" w:rsidRDefault="00392EFE" w:rsidP="00AF65DC">
      <w:pPr>
        <w:pStyle w:val="Heading1"/>
        <w:sectPr w:rsidR="00392EFE" w:rsidSect="00606D74">
          <w:pgSz w:w="11907" w:h="16839" w:code="9"/>
          <w:pgMar w:top="1701" w:right="1701" w:bottom="1701" w:left="2268" w:header="720" w:footer="720" w:gutter="0"/>
          <w:pgNumType w:start="1"/>
          <w:cols w:space="720"/>
          <w:titlePg/>
          <w:docGrid w:linePitch="360"/>
        </w:sectPr>
      </w:pPr>
      <w:bookmarkStart w:id="1003" w:name="_Toc294459980"/>
      <w:bookmarkStart w:id="1004" w:name="_Toc294460236"/>
      <w:bookmarkStart w:id="1005" w:name="_Toc294460494"/>
      <w:bookmarkStart w:id="1006" w:name="_Toc294459982"/>
      <w:bookmarkStart w:id="1007" w:name="_Toc294460238"/>
      <w:bookmarkStart w:id="1008" w:name="_Toc294460496"/>
      <w:bookmarkStart w:id="1009" w:name="_Toc294459983"/>
      <w:bookmarkStart w:id="1010" w:name="_Toc294460239"/>
      <w:bookmarkStart w:id="1011" w:name="_Toc294460497"/>
      <w:bookmarkStart w:id="1012" w:name="_Toc294459984"/>
      <w:bookmarkStart w:id="1013" w:name="_Toc294460240"/>
      <w:bookmarkStart w:id="1014" w:name="_Toc294460498"/>
      <w:bookmarkStart w:id="1015" w:name="_Toc294459985"/>
      <w:bookmarkStart w:id="1016" w:name="_Toc294460241"/>
      <w:bookmarkStart w:id="1017" w:name="_Toc294460499"/>
      <w:bookmarkStart w:id="1018" w:name="_Toc294459986"/>
      <w:bookmarkStart w:id="1019" w:name="_Toc294460242"/>
      <w:bookmarkStart w:id="1020" w:name="_Toc294460500"/>
      <w:bookmarkStart w:id="1021" w:name="_Toc294459987"/>
      <w:bookmarkStart w:id="1022" w:name="_Toc294460243"/>
      <w:bookmarkStart w:id="1023" w:name="_Toc294460501"/>
      <w:bookmarkStart w:id="1024" w:name="_Toc294459988"/>
      <w:bookmarkStart w:id="1025" w:name="_Toc294460244"/>
      <w:bookmarkStart w:id="1026" w:name="_Toc294460502"/>
      <w:bookmarkStart w:id="1027" w:name="_Toc294459989"/>
      <w:bookmarkStart w:id="1028" w:name="_Toc294460245"/>
      <w:bookmarkStart w:id="1029" w:name="_Toc294460503"/>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p>
    <w:p w14:paraId="30EE9DF5" w14:textId="5BE250F4" w:rsidR="00FE02AD" w:rsidRDefault="006B45E0" w:rsidP="00AF65DC">
      <w:pPr>
        <w:pStyle w:val="Heading1"/>
      </w:pPr>
      <w:r>
        <w:lastRenderedPageBreak/>
        <w:br/>
      </w:r>
      <w:bookmarkStart w:id="1030" w:name="_Toc292386338"/>
      <w:del w:id="1031" w:author="Husni Mubarok" w:date="2022-01-27T14:22:00Z">
        <w:r w:rsidR="00F76CF0" w:rsidDel="00E67FA4">
          <w:delText>LANDASAN TEORI</w:delText>
        </w:r>
      </w:del>
      <w:bookmarkEnd w:id="1030"/>
      <w:r w:rsidR="00392EFE" w:rsidRPr="00392EFE">
        <w:rPr>
          <w:rFonts w:ascii="Book Antiqua" w:eastAsia="Calibri" w:hAnsi="Book Antiqua"/>
          <w:lang w:val="en-ID"/>
        </w:rPr>
        <w:t xml:space="preserve"> </w:t>
      </w:r>
      <w:bookmarkStart w:id="1032" w:name="_Toc94886073"/>
      <w:r w:rsidR="00392EFE" w:rsidRPr="0067701E">
        <w:rPr>
          <w:rFonts w:ascii="Book Antiqua" w:eastAsia="Calibri" w:hAnsi="Book Antiqua"/>
          <w:lang w:val="en-ID"/>
        </w:rPr>
        <w:t>LANDASAN TEORI</w:t>
      </w:r>
      <w:bookmarkEnd w:id="1032"/>
    </w:p>
    <w:p w14:paraId="43AD1AC4" w14:textId="6EFBC0F8" w:rsidR="00E44CEA" w:rsidRDefault="00FE02AD" w:rsidP="00E44CEA">
      <w:pPr>
        <w:pStyle w:val="Heading2"/>
        <w:rPr>
          <w:iCs/>
        </w:rPr>
      </w:pPr>
      <w:bookmarkStart w:id="1033" w:name="_Toc292386028"/>
      <w:bookmarkStart w:id="1034" w:name="_Toc292386341"/>
      <w:bookmarkStart w:id="1035" w:name="_Ref294385896"/>
      <w:bookmarkStart w:id="1036" w:name="_Ref294385905"/>
      <w:del w:id="1037" w:author="Husni Mubarok" w:date="2022-01-27T14:25:00Z">
        <w:r w:rsidRPr="006546BF" w:rsidDel="006546BF">
          <w:rPr>
            <w:iCs/>
            <w:rPrChange w:id="1038" w:author="Husni Mubarok" w:date="2022-01-27T14:25:00Z">
              <w:rPr>
                <w:i/>
              </w:rPr>
            </w:rPrChange>
          </w:rPr>
          <w:delText xml:space="preserve">News Feed </w:delText>
        </w:r>
        <w:r w:rsidRPr="000B20F7" w:rsidDel="006546BF">
          <w:rPr>
            <w:iCs/>
          </w:rPr>
          <w:delText>dan RSS</w:delText>
        </w:r>
      </w:del>
      <w:bookmarkStart w:id="1039" w:name="_Toc94886074"/>
      <w:bookmarkEnd w:id="1033"/>
      <w:bookmarkEnd w:id="1034"/>
      <w:bookmarkEnd w:id="1035"/>
      <w:bookmarkEnd w:id="1036"/>
      <w:r w:rsidR="00F15E35">
        <w:rPr>
          <w:iCs/>
        </w:rPr>
        <w:t>Pengertian Sistem</w:t>
      </w:r>
      <w:bookmarkEnd w:id="1039"/>
    </w:p>
    <w:p w14:paraId="4E7E6575" w14:textId="77777777" w:rsidR="00985849" w:rsidRDefault="00985849" w:rsidP="00E44CEA">
      <w:pPr>
        <w:pStyle w:val="BodyText"/>
        <w:spacing w:line="480" w:lineRule="auto"/>
        <w:ind w:right="18" w:firstLine="708"/>
      </w:pPr>
      <w:r w:rsidRPr="00985849">
        <w:t>Menurut Kamus Besar Bahasa Indonesia (KBBI), sistem adalah perangkat unsur yang secara teratur saling berkaitan sehingga membentuk suatu totalitas. Sistem juga diartikan sebagai susunan yang teratur dari pandangan, teori, asas, dan sebagainya. KBBI juga mendefinisikan pengertian sistem sebagai sebuah metode.</w:t>
      </w:r>
    </w:p>
    <w:p w14:paraId="03CAF4CA" w14:textId="4D403422" w:rsidR="00E44CEA" w:rsidRDefault="00E30B6E" w:rsidP="00E44CEA">
      <w:pPr>
        <w:pStyle w:val="BodyText"/>
        <w:spacing w:line="480" w:lineRule="auto"/>
        <w:ind w:right="18" w:firstLine="708"/>
      </w:pPr>
      <w:r w:rsidRPr="00E30B6E">
        <w:t>Menurut Romney (2015: 2) sistem adalah serangkaian dua atau lebih komponen yang saling terkait dan berinteraksi untuk mencapai suatu tujuan.</w:t>
      </w:r>
    </w:p>
    <w:p w14:paraId="211F655A" w14:textId="10FB376F" w:rsidR="00F15E35" w:rsidRPr="00F15E35" w:rsidRDefault="00F15E35" w:rsidP="00F15E35">
      <w:pPr>
        <w:pStyle w:val="ListParagraph"/>
        <w:numPr>
          <w:ilvl w:val="1"/>
          <w:numId w:val="31"/>
        </w:numPr>
        <w:ind w:left="720" w:hanging="720"/>
        <w:outlineLvl w:val="1"/>
      </w:pPr>
      <w:bookmarkStart w:id="1040" w:name="_Toc94886075"/>
      <w:r>
        <w:rPr>
          <w:b/>
          <w:bCs/>
        </w:rPr>
        <w:t xml:space="preserve">Konsep Pendaftaran </w:t>
      </w:r>
      <w:r w:rsidR="005F1A16">
        <w:rPr>
          <w:b/>
          <w:bCs/>
        </w:rPr>
        <w:t>Pasien</w:t>
      </w:r>
      <w:bookmarkEnd w:id="1040"/>
    </w:p>
    <w:p w14:paraId="7B1DDCBD" w14:textId="1E635681" w:rsidR="00F15E35" w:rsidRDefault="00F15E35" w:rsidP="00F71B4B">
      <w:pPr>
        <w:pStyle w:val="ListParagraph"/>
        <w:numPr>
          <w:ilvl w:val="2"/>
          <w:numId w:val="31"/>
        </w:numPr>
        <w:ind w:left="720" w:hanging="720"/>
      </w:pPr>
      <w:r>
        <w:t>Pendaftaran</w:t>
      </w:r>
    </w:p>
    <w:p w14:paraId="34E797CF" w14:textId="77777777" w:rsidR="00E30B6E" w:rsidRDefault="00E30B6E" w:rsidP="00F71B4B">
      <w:pPr>
        <w:pStyle w:val="ListParagraph"/>
        <w:ind w:left="0" w:firstLine="720"/>
      </w:pPr>
      <w:r w:rsidRPr="00E30B6E">
        <w:t xml:space="preserve">Dalam Kamus Besar Bahasa Indonesia “Pendaftaran adalah pencatatan nama, alamat dan sebagainya dalam sebuah daftar. </w:t>
      </w:r>
    </w:p>
    <w:p w14:paraId="461B6377" w14:textId="77777777" w:rsidR="00E30B6E" w:rsidRDefault="00E30B6E" w:rsidP="00F71B4B">
      <w:pPr>
        <w:pStyle w:val="ListParagraph"/>
        <w:ind w:left="0" w:firstLine="720"/>
      </w:pPr>
      <w:r w:rsidRPr="00E30B6E">
        <w:t xml:space="preserve">Menurut Departemen Pendidikan dan Kebudayaan “Pendaftaran adalah proses, cara, pembuatan mendaftar (mendaftarkan); pencatatan nama, alamat, dan sebagainya dalam daftar. </w:t>
      </w:r>
    </w:p>
    <w:p w14:paraId="63FA46A3" w14:textId="5C230248" w:rsidR="00E30B6E" w:rsidRDefault="00E30B6E" w:rsidP="00F71B4B">
      <w:pPr>
        <w:pStyle w:val="ListParagraph"/>
        <w:ind w:left="0" w:firstLine="720"/>
      </w:pPr>
      <w:r w:rsidRPr="00E30B6E">
        <w:t>Berdasarkan teori para ahli di atas dapat disimpulkan bahwa, Pendaftaran adalah proses pencatatan identitas pendaftar kedalam sebuah media penyimpanan yang digunakan dalam proses pendaftaran.</w:t>
      </w:r>
    </w:p>
    <w:p w14:paraId="500E7A07" w14:textId="77777777" w:rsidR="00E30B6E" w:rsidRDefault="00E30B6E" w:rsidP="00E30B6E">
      <w:pPr>
        <w:pStyle w:val="ListParagraph"/>
        <w:ind w:firstLine="810"/>
      </w:pPr>
    </w:p>
    <w:p w14:paraId="44D2D615" w14:textId="67990C00" w:rsidR="00F15E35" w:rsidRDefault="005F1A16" w:rsidP="00F71B4B">
      <w:pPr>
        <w:pStyle w:val="ListParagraph"/>
        <w:numPr>
          <w:ilvl w:val="2"/>
          <w:numId w:val="31"/>
        </w:numPr>
        <w:ind w:left="720" w:hanging="720"/>
      </w:pPr>
      <w:r>
        <w:t>Pasien</w:t>
      </w:r>
    </w:p>
    <w:p w14:paraId="122EF1CE" w14:textId="77777777" w:rsidR="00A36545" w:rsidRDefault="00A36545" w:rsidP="00E60A0A">
      <w:pPr>
        <w:pStyle w:val="BodyText"/>
        <w:spacing w:line="480" w:lineRule="auto"/>
        <w:ind w:right="18" w:firstLine="720"/>
        <w:rPr>
          <w:i/>
        </w:rPr>
      </w:pPr>
      <w:r>
        <w:t>Pasien</w:t>
      </w:r>
      <w:r>
        <w:rPr>
          <w:spacing w:val="1"/>
        </w:rPr>
        <w:t xml:space="preserve"> </w:t>
      </w:r>
      <w:r>
        <w:t>adalah</w:t>
      </w:r>
      <w:r>
        <w:rPr>
          <w:spacing w:val="1"/>
        </w:rPr>
        <w:t xml:space="preserve"> </w:t>
      </w:r>
      <w:r>
        <w:t>seseorang</w:t>
      </w:r>
      <w:r>
        <w:rPr>
          <w:spacing w:val="1"/>
        </w:rPr>
        <w:t xml:space="preserve"> </w:t>
      </w:r>
      <w:r>
        <w:t>yang</w:t>
      </w:r>
      <w:r>
        <w:rPr>
          <w:spacing w:val="1"/>
        </w:rPr>
        <w:t xml:space="preserve"> </w:t>
      </w:r>
      <w:r>
        <w:t>menerima</w:t>
      </w:r>
      <w:r>
        <w:rPr>
          <w:spacing w:val="1"/>
        </w:rPr>
        <w:t xml:space="preserve"> </w:t>
      </w:r>
      <w:r>
        <w:t>perawatan</w:t>
      </w:r>
      <w:r>
        <w:rPr>
          <w:spacing w:val="1"/>
        </w:rPr>
        <w:t xml:space="preserve"> </w:t>
      </w:r>
      <w:r>
        <w:t>medis,</w:t>
      </w:r>
      <w:r>
        <w:rPr>
          <w:spacing w:val="1"/>
        </w:rPr>
        <w:t xml:space="preserve"> </w:t>
      </w:r>
      <w:r>
        <w:t>menderita</w:t>
      </w:r>
      <w:r>
        <w:rPr>
          <w:spacing w:val="1"/>
        </w:rPr>
        <w:t xml:space="preserve"> </w:t>
      </w:r>
      <w:r>
        <w:t>penyakit</w:t>
      </w:r>
      <w:r>
        <w:rPr>
          <w:spacing w:val="1"/>
        </w:rPr>
        <w:t xml:space="preserve"> </w:t>
      </w:r>
      <w:r>
        <w:t>atau</w:t>
      </w:r>
      <w:r>
        <w:rPr>
          <w:spacing w:val="1"/>
        </w:rPr>
        <w:t xml:space="preserve"> </w:t>
      </w:r>
      <w:r>
        <w:t>cedera</w:t>
      </w:r>
      <w:r>
        <w:rPr>
          <w:spacing w:val="1"/>
        </w:rPr>
        <w:t xml:space="preserve"> </w:t>
      </w:r>
      <w:r>
        <w:t>dan</w:t>
      </w:r>
      <w:r>
        <w:rPr>
          <w:spacing w:val="1"/>
        </w:rPr>
        <w:t xml:space="preserve"> </w:t>
      </w:r>
      <w:r>
        <w:t>memerlukan</w:t>
      </w:r>
      <w:r>
        <w:rPr>
          <w:spacing w:val="1"/>
        </w:rPr>
        <w:t xml:space="preserve"> </w:t>
      </w:r>
      <w:r>
        <w:t>bantuan</w:t>
      </w:r>
      <w:r>
        <w:rPr>
          <w:spacing w:val="1"/>
        </w:rPr>
        <w:t xml:space="preserve"> </w:t>
      </w:r>
      <w:r>
        <w:t>dokter</w:t>
      </w:r>
      <w:r>
        <w:rPr>
          <w:spacing w:val="1"/>
        </w:rPr>
        <w:t xml:space="preserve"> </w:t>
      </w:r>
      <w:r>
        <w:t>untuk</w:t>
      </w:r>
      <w:r>
        <w:rPr>
          <w:spacing w:val="1"/>
        </w:rPr>
        <w:t xml:space="preserve"> </w:t>
      </w:r>
      <w:r>
        <w:t>memulihkannya</w:t>
      </w:r>
      <w:r>
        <w:rPr>
          <w:spacing w:val="1"/>
        </w:rPr>
        <w:t xml:space="preserve"> </w:t>
      </w:r>
      <w:r>
        <w:t>(</w:t>
      </w:r>
      <w:r>
        <w:rPr>
          <w:i/>
        </w:rPr>
        <w:t>Erwan</w:t>
      </w:r>
      <w:r>
        <w:rPr>
          <w:i/>
          <w:spacing w:val="-1"/>
        </w:rPr>
        <w:t xml:space="preserve"> </w:t>
      </w:r>
      <w:r>
        <w:rPr>
          <w:i/>
        </w:rPr>
        <w:t>Triwahjono, 2010).</w:t>
      </w:r>
    </w:p>
    <w:p w14:paraId="2DFF1B0B" w14:textId="77777777" w:rsidR="00A36545" w:rsidRDefault="00A36545" w:rsidP="00E60A0A">
      <w:pPr>
        <w:pStyle w:val="BodyText"/>
        <w:spacing w:before="1" w:line="480" w:lineRule="auto"/>
        <w:ind w:right="18" w:firstLine="720"/>
      </w:pPr>
      <w:r>
        <w:lastRenderedPageBreak/>
        <w:t>Sedangan</w:t>
      </w:r>
      <w:r>
        <w:rPr>
          <w:spacing w:val="1"/>
        </w:rPr>
        <w:t xml:space="preserve"> </w:t>
      </w:r>
      <w:r>
        <w:t>menurut</w:t>
      </w:r>
      <w:r>
        <w:rPr>
          <w:spacing w:val="1"/>
        </w:rPr>
        <w:t xml:space="preserve"> </w:t>
      </w:r>
      <w:r>
        <w:t>surat</w:t>
      </w:r>
      <w:r>
        <w:rPr>
          <w:spacing w:val="1"/>
        </w:rPr>
        <w:t xml:space="preserve"> </w:t>
      </w:r>
      <w:r>
        <w:t>keputusan</w:t>
      </w:r>
      <w:r>
        <w:rPr>
          <w:spacing w:val="1"/>
        </w:rPr>
        <w:t xml:space="preserve"> </w:t>
      </w:r>
      <w:r>
        <w:t>menteri</w:t>
      </w:r>
      <w:r>
        <w:rPr>
          <w:spacing w:val="1"/>
        </w:rPr>
        <w:t xml:space="preserve"> </w:t>
      </w:r>
      <w:r>
        <w:t>keputusan</w:t>
      </w:r>
      <w:r>
        <w:rPr>
          <w:spacing w:val="1"/>
        </w:rPr>
        <w:t xml:space="preserve"> </w:t>
      </w:r>
      <w:r>
        <w:t>RI</w:t>
      </w:r>
      <w:r>
        <w:rPr>
          <w:spacing w:val="1"/>
        </w:rPr>
        <w:t xml:space="preserve"> </w:t>
      </w:r>
      <w:r>
        <w:t>No.269/</w:t>
      </w:r>
      <w:r>
        <w:rPr>
          <w:spacing w:val="1"/>
        </w:rPr>
        <w:t xml:space="preserve"> </w:t>
      </w:r>
      <w:r>
        <w:t>MENKES/PER/III/2008 tentang rekam medis, pasien adalah setiap orang yang</w:t>
      </w:r>
      <w:r>
        <w:rPr>
          <w:spacing w:val="1"/>
        </w:rPr>
        <w:t xml:space="preserve"> </w:t>
      </w:r>
      <w:r>
        <w:t>melakukan</w:t>
      </w:r>
      <w:r>
        <w:rPr>
          <w:spacing w:val="1"/>
        </w:rPr>
        <w:t xml:space="preserve"> </w:t>
      </w:r>
      <w:r>
        <w:t>konsultasi</w:t>
      </w:r>
      <w:r>
        <w:rPr>
          <w:spacing w:val="1"/>
        </w:rPr>
        <w:t xml:space="preserve"> </w:t>
      </w:r>
      <w:r>
        <w:t>masalah</w:t>
      </w:r>
      <w:r>
        <w:rPr>
          <w:spacing w:val="1"/>
        </w:rPr>
        <w:t xml:space="preserve"> </w:t>
      </w:r>
      <w:r>
        <w:t>kesehatannya</w:t>
      </w:r>
      <w:r>
        <w:rPr>
          <w:spacing w:val="1"/>
        </w:rPr>
        <w:t xml:space="preserve"> </w:t>
      </w:r>
      <w:r>
        <w:t>untuk</w:t>
      </w:r>
      <w:r>
        <w:rPr>
          <w:spacing w:val="1"/>
        </w:rPr>
        <w:t xml:space="preserve"> </w:t>
      </w:r>
      <w:r>
        <w:t>memperoleh</w:t>
      </w:r>
      <w:r>
        <w:rPr>
          <w:spacing w:val="1"/>
        </w:rPr>
        <w:t xml:space="preserve"> </w:t>
      </w:r>
      <w:r>
        <w:t>pelayanan</w:t>
      </w:r>
      <w:r>
        <w:rPr>
          <w:spacing w:val="-57"/>
        </w:rPr>
        <w:t xml:space="preserve"> </w:t>
      </w:r>
      <w:r>
        <w:t>kesehatan yang diperukan baik secara langsung maupun tidak langsung kepada</w:t>
      </w:r>
      <w:r>
        <w:rPr>
          <w:spacing w:val="1"/>
        </w:rPr>
        <w:t xml:space="preserve"> </w:t>
      </w:r>
      <w:r>
        <w:t>dokter.</w:t>
      </w:r>
    </w:p>
    <w:p w14:paraId="2B18D882" w14:textId="77777777" w:rsidR="00827438" w:rsidRDefault="00827438" w:rsidP="00827438">
      <w:pPr>
        <w:pStyle w:val="ListParagraph"/>
        <w:ind w:left="1530"/>
      </w:pPr>
    </w:p>
    <w:p w14:paraId="1D5503C7" w14:textId="7CC79FB9" w:rsidR="00E44CEA" w:rsidRDefault="00E44CEA" w:rsidP="00F71B4B">
      <w:pPr>
        <w:pStyle w:val="ListParagraph"/>
        <w:numPr>
          <w:ilvl w:val="2"/>
          <w:numId w:val="31"/>
        </w:numPr>
        <w:ind w:left="720" w:hanging="720"/>
      </w:pPr>
      <w:r>
        <w:t xml:space="preserve">Pendaftaran </w:t>
      </w:r>
      <w:r w:rsidR="005F1A16">
        <w:t>Pasien</w:t>
      </w:r>
    </w:p>
    <w:p w14:paraId="1147730C" w14:textId="53682CCF" w:rsidR="00827438" w:rsidRDefault="00827438" w:rsidP="00F71B4B">
      <w:pPr>
        <w:pStyle w:val="ListParagraph"/>
        <w:ind w:left="0" w:firstLine="720"/>
      </w:pPr>
      <w:r>
        <w:t>Pendaftaran pasien adalah proses penerimaan</w:t>
      </w:r>
      <w:r w:rsidRPr="00827438">
        <w:t xml:space="preserve"> pasien untuk berobat ke poliklinik yang dituju masing-masing pasien tersebut. Prosedur penerimaan pasien dapat disesuaikan dengan sistem yang dianut oleh masing-masing rumah sakit.</w:t>
      </w:r>
    </w:p>
    <w:p w14:paraId="4AB93373" w14:textId="77777777" w:rsidR="007B6CCA" w:rsidRDefault="007B6CCA" w:rsidP="00F71B4B">
      <w:pPr>
        <w:pStyle w:val="ListParagraph"/>
        <w:tabs>
          <w:tab w:val="left" w:pos="1800"/>
        </w:tabs>
        <w:ind w:left="0" w:firstLine="720"/>
      </w:pPr>
      <w:r w:rsidRPr="007B6CCA">
        <w:t xml:space="preserve">Sistem pendaftaran pasien ini dapat dibedakan menjadi pendaftaran pasien baru dan pasien lama. </w:t>
      </w:r>
    </w:p>
    <w:p w14:paraId="1683C488" w14:textId="30B1B223" w:rsidR="007B6CCA" w:rsidRDefault="007B6CCA" w:rsidP="00F71B4B">
      <w:pPr>
        <w:pStyle w:val="ListParagraph"/>
        <w:numPr>
          <w:ilvl w:val="0"/>
          <w:numId w:val="35"/>
        </w:numPr>
        <w:tabs>
          <w:tab w:val="left" w:pos="1800"/>
        </w:tabs>
        <w:ind w:left="450"/>
      </w:pPr>
      <w:r w:rsidRPr="007B6CCA">
        <w:t xml:space="preserve">Pasien Baru Pendaftaran pasien baru akan dilaksanakan dengan mengisi formulir pendaftaran pasien baru untuk mendapatkan data sosial pasien yang akan dimasukkan dalam komputer. Setiap pasien baru akan memperoleh nomor pasien, kemudian pasien akan diberi kartu berobat yang harus dibawa setiap kali pasien tersebut datang kembali untuk berobat kerumah sakit. </w:t>
      </w:r>
    </w:p>
    <w:p w14:paraId="5E8BE108" w14:textId="36B2908F" w:rsidR="007B6CCA" w:rsidRDefault="007B6CCA" w:rsidP="00F71B4B">
      <w:pPr>
        <w:pStyle w:val="ListParagraph"/>
        <w:numPr>
          <w:ilvl w:val="0"/>
          <w:numId w:val="35"/>
        </w:numPr>
        <w:tabs>
          <w:tab w:val="left" w:pos="1800"/>
        </w:tabs>
        <w:ind w:left="450"/>
      </w:pPr>
      <w:r w:rsidRPr="007B6CCA">
        <w:t>Pasien Lama Sedangkan untuk pendaftaran pasien lama, dilakukan dengan mencari berkas rekam medis pasien sesuai dengan Nomor RM yang tercantum dalam kartu berobat.</w:t>
      </w:r>
    </w:p>
    <w:p w14:paraId="3A964647" w14:textId="77777777" w:rsidR="00F15E35" w:rsidRPr="00F15E35" w:rsidRDefault="00F15E35" w:rsidP="00F15E35">
      <w:pPr>
        <w:pStyle w:val="ListParagraph"/>
        <w:ind w:left="1530"/>
      </w:pPr>
    </w:p>
    <w:p w14:paraId="1E7FC3F5" w14:textId="088CAD82" w:rsidR="00F15E35" w:rsidRPr="00F15E35" w:rsidRDefault="00E44CEA" w:rsidP="00F15E35">
      <w:pPr>
        <w:pStyle w:val="ListParagraph"/>
        <w:numPr>
          <w:ilvl w:val="1"/>
          <w:numId w:val="31"/>
        </w:numPr>
        <w:ind w:left="720" w:hanging="720"/>
        <w:outlineLvl w:val="1"/>
      </w:pPr>
      <w:bookmarkStart w:id="1041" w:name="_Toc94886076"/>
      <w:r>
        <w:rPr>
          <w:b/>
          <w:bCs/>
        </w:rPr>
        <w:t>Konsep</w:t>
      </w:r>
      <w:r w:rsidR="00F15E35">
        <w:rPr>
          <w:b/>
          <w:bCs/>
        </w:rPr>
        <w:t xml:space="preserve"> Chatbot</w:t>
      </w:r>
      <w:bookmarkEnd w:id="1041"/>
    </w:p>
    <w:p w14:paraId="70E9E625" w14:textId="77777777" w:rsidR="00E44CEA" w:rsidRPr="00E44CEA" w:rsidRDefault="00E44CEA" w:rsidP="00E44CEA">
      <w:pPr>
        <w:pStyle w:val="ListParagraph"/>
        <w:numPr>
          <w:ilvl w:val="0"/>
          <w:numId w:val="31"/>
        </w:numPr>
        <w:rPr>
          <w:vanish/>
        </w:rPr>
      </w:pPr>
    </w:p>
    <w:p w14:paraId="1E4E8ADA" w14:textId="77777777" w:rsidR="00E44CEA" w:rsidRPr="00E44CEA" w:rsidRDefault="00E44CEA" w:rsidP="00E44CEA">
      <w:pPr>
        <w:pStyle w:val="ListParagraph"/>
        <w:numPr>
          <w:ilvl w:val="1"/>
          <w:numId w:val="31"/>
        </w:numPr>
        <w:rPr>
          <w:vanish/>
        </w:rPr>
      </w:pPr>
    </w:p>
    <w:p w14:paraId="7538EB9C" w14:textId="77777777" w:rsidR="00E44CEA" w:rsidRPr="00E44CEA" w:rsidRDefault="00E44CEA" w:rsidP="00E44CEA">
      <w:pPr>
        <w:pStyle w:val="ListParagraph"/>
        <w:numPr>
          <w:ilvl w:val="1"/>
          <w:numId w:val="31"/>
        </w:numPr>
        <w:rPr>
          <w:vanish/>
        </w:rPr>
      </w:pPr>
    </w:p>
    <w:p w14:paraId="3F5982C7" w14:textId="77777777" w:rsidR="00E44CEA" w:rsidRPr="00E44CEA" w:rsidRDefault="00E44CEA" w:rsidP="00E44CEA">
      <w:pPr>
        <w:pStyle w:val="ListParagraph"/>
        <w:numPr>
          <w:ilvl w:val="1"/>
          <w:numId w:val="31"/>
        </w:numPr>
        <w:rPr>
          <w:vanish/>
        </w:rPr>
      </w:pPr>
    </w:p>
    <w:p w14:paraId="1745CEE3" w14:textId="1447EB5E" w:rsidR="00F15E35" w:rsidRDefault="00E44CEA" w:rsidP="00E16DE6">
      <w:pPr>
        <w:pStyle w:val="ListParagraph"/>
        <w:numPr>
          <w:ilvl w:val="2"/>
          <w:numId w:val="34"/>
        </w:numPr>
        <w:tabs>
          <w:tab w:val="left" w:pos="810"/>
        </w:tabs>
        <w:ind w:left="720" w:hanging="720"/>
      </w:pPr>
      <w:r>
        <w:t>Chat</w:t>
      </w:r>
    </w:p>
    <w:p w14:paraId="261D3B49" w14:textId="47385591" w:rsidR="00450915" w:rsidRDefault="00450915" w:rsidP="00E16DE6">
      <w:pPr>
        <w:pStyle w:val="ListParagraph"/>
        <w:ind w:left="0" w:firstLine="720"/>
      </w:pPr>
      <w:r w:rsidRPr="00450915">
        <w:t>Chat</w:t>
      </w:r>
      <w:r>
        <w:t xml:space="preserve"> merupakan kata dalam Bahasa Ingris yang dapat diartikan sebagai o</w:t>
      </w:r>
      <w:r w:rsidRPr="00450915">
        <w:t>brolan daring </w:t>
      </w:r>
      <w:r>
        <w:t>yaitu</w:t>
      </w:r>
      <w:r w:rsidRPr="00450915">
        <w:t xml:space="preserve"> segala bentuk komunikasi yang menggunakan </w:t>
      </w:r>
      <w:r>
        <w:t>i</w:t>
      </w:r>
      <w:r w:rsidRPr="00450915">
        <w:t>nternet, tetapi secara spesifik mengacu pada obrolan atau percakapan berbasis teks antara dua pengguna di Internet. Obrolan daring dapat menggunakan perangkat lucnak seperti pengirim pesan instan</w:t>
      </w:r>
      <w:r>
        <w:t>.</w:t>
      </w:r>
    </w:p>
    <w:p w14:paraId="22B9E675" w14:textId="77777777" w:rsidR="00450915" w:rsidRDefault="00450915" w:rsidP="00450915">
      <w:pPr>
        <w:pStyle w:val="ListParagraph"/>
        <w:ind w:left="1224"/>
      </w:pPr>
    </w:p>
    <w:p w14:paraId="20A1F5FF" w14:textId="560EBD05" w:rsidR="00E44CEA" w:rsidRDefault="00E44CEA" w:rsidP="00E16DE6">
      <w:pPr>
        <w:pStyle w:val="ListParagraph"/>
        <w:numPr>
          <w:ilvl w:val="2"/>
          <w:numId w:val="34"/>
        </w:numPr>
        <w:ind w:left="720" w:hanging="720"/>
      </w:pPr>
      <w:r>
        <w:t>Bot</w:t>
      </w:r>
    </w:p>
    <w:p w14:paraId="0E764582" w14:textId="342C34D7" w:rsidR="00B1606F" w:rsidRDefault="00B1606F" w:rsidP="00E16DE6">
      <w:pPr>
        <w:pStyle w:val="ListParagraph"/>
        <w:ind w:left="0" w:firstLine="720"/>
      </w:pPr>
      <w:commentRangeStart w:id="1042"/>
      <w:r w:rsidRPr="00B1606F">
        <w:lastRenderedPageBreak/>
        <w:t>Bot adalah kependekan dari “robot” yang dapat diartikan sebagai sistem untuk melakukan tugas tertentu secara otomatis dan repetitif. Karena bot beroperasi secara otomatis, mereka dapat bekerja jauh lebih cepat dibandingkan manusia. Selain itu, bot dapat berjalan setiap waktu tanpa harus menunggu manusia mengoperasikannya secara manual. Bot biasanya beroperasi menggunakan jaringan internet dan ia dapat bekerja selama 24 jam penuh.</w:t>
      </w:r>
      <w:commentRangeEnd w:id="1042"/>
      <w:r>
        <w:rPr>
          <w:rStyle w:val="CommentReference"/>
        </w:rPr>
        <w:commentReference w:id="1042"/>
      </w:r>
    </w:p>
    <w:p w14:paraId="1EF3FB31" w14:textId="77777777" w:rsidR="00B1606F" w:rsidRDefault="00B1606F" w:rsidP="00B1606F">
      <w:pPr>
        <w:pStyle w:val="ListParagraph"/>
        <w:ind w:firstLine="810"/>
      </w:pPr>
    </w:p>
    <w:p w14:paraId="32831411" w14:textId="616FFD2E" w:rsidR="00E44CEA" w:rsidRDefault="00E44CEA" w:rsidP="00E16DE6">
      <w:pPr>
        <w:pStyle w:val="ListParagraph"/>
        <w:numPr>
          <w:ilvl w:val="2"/>
          <w:numId w:val="34"/>
        </w:numPr>
        <w:ind w:left="720" w:hanging="720"/>
      </w:pPr>
      <w:r>
        <w:t>Chatbot</w:t>
      </w:r>
    </w:p>
    <w:p w14:paraId="2B838FAC" w14:textId="4C94EBB0" w:rsidR="00F71B4B" w:rsidRDefault="00F71B4B" w:rsidP="00E16DE6">
      <w:pPr>
        <w:pStyle w:val="ListParagraph"/>
        <w:ind w:left="0" w:firstLine="720"/>
      </w:pPr>
      <w:commentRangeStart w:id="1043"/>
      <w:r>
        <w:t xml:space="preserve">Chatbot </w:t>
      </w:r>
      <w:r w:rsidRPr="00F71B4B">
        <w:t>merupakan sebuah layanan obrolan robot/tokoh virtual dengan kecerdasan buatan atau AI (Artificial Intelligent) yang menirukan percakapan manusia melalui pesan suara, obrolan teks ataupun keduanya.</w:t>
      </w:r>
      <w:commentRangeEnd w:id="1043"/>
      <w:r>
        <w:rPr>
          <w:rStyle w:val="CommentReference"/>
        </w:rPr>
        <w:commentReference w:id="1043"/>
      </w:r>
      <w:sdt>
        <w:sdtPr>
          <w:id w:val="-1940987326"/>
          <w:citation/>
        </w:sdtPr>
        <w:sdtContent>
          <w:r w:rsidR="00C7146F">
            <w:fldChar w:fldCharType="begin"/>
          </w:r>
          <w:r w:rsidR="00C7146F">
            <w:instrText xml:space="preserve"> CITATION idc \l 1033 </w:instrText>
          </w:r>
          <w:r w:rsidR="00C7146F">
            <w:fldChar w:fldCharType="separate"/>
          </w:r>
          <w:r w:rsidR="00C7146F">
            <w:rPr>
              <w:noProof/>
            </w:rPr>
            <w:t xml:space="preserve"> (idcloudhost, n.d.)</w:t>
          </w:r>
          <w:r w:rsidR="00C7146F">
            <w:fldChar w:fldCharType="end"/>
          </w:r>
        </w:sdtContent>
      </w:sdt>
    </w:p>
    <w:p w14:paraId="2050B3D7" w14:textId="7A96F837" w:rsidR="0032703F" w:rsidRPr="00F15E35" w:rsidRDefault="0032703F" w:rsidP="00E16DE6">
      <w:pPr>
        <w:pStyle w:val="ListParagraph"/>
        <w:ind w:left="0" w:firstLine="720"/>
      </w:pPr>
      <w:r w:rsidRPr="0032703F">
        <w:t xml:space="preserve">Chat bot dirancang untuk berinteraksi dengan pengguna secara langsung dengan suara atau tulisan. </w:t>
      </w:r>
    </w:p>
    <w:p w14:paraId="403BBE7D" w14:textId="08842F03" w:rsidR="00F52F60" w:rsidRDefault="0092662F">
      <w:pPr>
        <w:pStyle w:val="Heading1"/>
      </w:pPr>
      <w:bookmarkStart w:id="1044" w:name="_Toc294460004"/>
      <w:bookmarkStart w:id="1045" w:name="_Toc294460260"/>
      <w:bookmarkStart w:id="1046" w:name="_Toc294460518"/>
      <w:bookmarkStart w:id="1047" w:name="_Toc294460005"/>
      <w:bookmarkStart w:id="1048" w:name="_Toc294460261"/>
      <w:bookmarkStart w:id="1049" w:name="_Toc294460519"/>
      <w:bookmarkStart w:id="1050" w:name="_Toc294460006"/>
      <w:bookmarkStart w:id="1051" w:name="_Toc294460262"/>
      <w:bookmarkStart w:id="1052" w:name="_Toc294460520"/>
      <w:bookmarkEnd w:id="1044"/>
      <w:bookmarkEnd w:id="1045"/>
      <w:bookmarkEnd w:id="1046"/>
      <w:bookmarkEnd w:id="1047"/>
      <w:bookmarkEnd w:id="1048"/>
      <w:bookmarkEnd w:id="1049"/>
      <w:bookmarkEnd w:id="1050"/>
      <w:bookmarkEnd w:id="1051"/>
      <w:bookmarkEnd w:id="1052"/>
      <w:r>
        <w:lastRenderedPageBreak/>
        <w:br/>
      </w:r>
      <w:bookmarkStart w:id="1053" w:name="_Toc94886077"/>
      <w:r w:rsidR="00D848F2">
        <w:t>OBJEK PENELITIAN</w:t>
      </w:r>
      <w:bookmarkEnd w:id="1053"/>
    </w:p>
    <w:p w14:paraId="6ECAFB3A" w14:textId="0C562355" w:rsidR="00EB624D" w:rsidRDefault="00D848F2" w:rsidP="00D848F2">
      <w:pPr>
        <w:pStyle w:val="Heading2"/>
      </w:pPr>
      <w:bookmarkStart w:id="1054" w:name="_Toc294460008"/>
      <w:bookmarkStart w:id="1055" w:name="_Toc294460264"/>
      <w:bookmarkStart w:id="1056" w:name="_Toc294460522"/>
      <w:bookmarkStart w:id="1057" w:name="_Toc294460009"/>
      <w:bookmarkStart w:id="1058" w:name="_Toc294460265"/>
      <w:bookmarkStart w:id="1059" w:name="_Toc294460523"/>
      <w:bookmarkStart w:id="1060" w:name="_Toc94886078"/>
      <w:bookmarkEnd w:id="1054"/>
      <w:bookmarkEnd w:id="1055"/>
      <w:bookmarkEnd w:id="1056"/>
      <w:bookmarkEnd w:id="1057"/>
      <w:bookmarkEnd w:id="1058"/>
      <w:bookmarkEnd w:id="1059"/>
      <w:r>
        <w:t>Sejarah Perusahaan</w:t>
      </w:r>
      <w:bookmarkEnd w:id="1060"/>
    </w:p>
    <w:p w14:paraId="48B08141" w14:textId="77777777" w:rsidR="00185DC9" w:rsidRDefault="00185DC9" w:rsidP="00185DC9">
      <w:pPr>
        <w:ind w:firstLine="810"/>
      </w:pPr>
      <w:r>
        <w:t>Mulai dengan beroperasinya praktek dokter tahun 1992, yang selanjutnya menjadi praktek bersama dokter umum dan kemudian pada tahun 2009 berkembang menjadi Rumah Sakit Ali Sibroh Malisi. Belum adanya rumah sakit umum pemerintah di wilayah jakarta selatan merupakan salah satu motivasi dasar dr. H. Sibroh Malisi, MARS untuk membangun rumah sakit ini dengan tujuan agar dapat terlibat bersama pemerintah dalam meningkatkan statistik kesehatan masyarakat. Disamping itu, adanya kerinduan pemilik untuk mengembangkan sebuah rumah sakit bernuansa Betawi yang merupakan bagian penting bagi masyarakat sekitar. Pengalaman dalam mengelola klinik merupakan modal dasar dikembangkannya rumah sakit ini. Hasil analisis dan evaluasi selama ini dapat disimpulkan bahwa terjadi peningkatan akan kebutuhan rawat inap.</w:t>
      </w:r>
    </w:p>
    <w:p w14:paraId="43FBBC7F" w14:textId="593F5E88" w:rsidR="00A8652E" w:rsidRDefault="00185DC9" w:rsidP="00185DC9">
      <w:pPr>
        <w:ind w:firstLine="810"/>
      </w:pPr>
      <w:r>
        <w:t>Rumah Sakit All Sibroh Malisi memiliki 60 tempat tidur untuk rawat inap, disamping Instalasi Gawat Darurat (IGD) dan Klinik rawat jalan seperti, Poli Umum</w:t>
      </w:r>
      <w:r w:rsidR="00784E58">
        <w:t xml:space="preserve">, </w:t>
      </w:r>
      <w:r>
        <w:t>Poli Bedah Umum Penyakit Dalam, Poli Anak, Poli Gigi, poli Mata. Layanan ini akan ditunjang oleh bidang penunjang medis seperti; Farmasi, Laboratorium, Radiologi, Fisiotherapi dan Ambulance.</w:t>
      </w:r>
    </w:p>
    <w:p w14:paraId="07A107C3" w14:textId="496AFE69" w:rsidR="00AF7F8B" w:rsidRDefault="00AF7F8B" w:rsidP="00185DC9">
      <w:pPr>
        <w:ind w:firstLine="810"/>
      </w:pPr>
    </w:p>
    <w:p w14:paraId="28AEE5CD" w14:textId="3E9B7DDD" w:rsidR="00AF7F8B" w:rsidRDefault="00AF7F8B" w:rsidP="00185DC9">
      <w:pPr>
        <w:ind w:firstLine="810"/>
      </w:pPr>
    </w:p>
    <w:p w14:paraId="6E3853A2" w14:textId="563D0AD5" w:rsidR="00AF7F8B" w:rsidRDefault="00AF7F8B" w:rsidP="00185DC9">
      <w:pPr>
        <w:ind w:firstLine="810"/>
      </w:pPr>
    </w:p>
    <w:p w14:paraId="7ED56CE9" w14:textId="2DE3FBB6" w:rsidR="00AF7F8B" w:rsidRDefault="00AF7F8B" w:rsidP="00185DC9">
      <w:pPr>
        <w:ind w:firstLine="810"/>
      </w:pPr>
    </w:p>
    <w:p w14:paraId="1E3C4405" w14:textId="3DF6C0D1" w:rsidR="00AF7F8B" w:rsidRDefault="00AF7F8B" w:rsidP="00185DC9">
      <w:pPr>
        <w:ind w:firstLine="810"/>
      </w:pPr>
    </w:p>
    <w:p w14:paraId="3E4FE399" w14:textId="77777777" w:rsidR="00AF7F8B" w:rsidRPr="00A8652E" w:rsidRDefault="00AF7F8B" w:rsidP="00185DC9">
      <w:pPr>
        <w:ind w:firstLine="810"/>
      </w:pPr>
    </w:p>
    <w:p w14:paraId="2B7B224A" w14:textId="4AFD38E5" w:rsidR="00D735FC" w:rsidRDefault="00D848F2" w:rsidP="00D735FC">
      <w:pPr>
        <w:pStyle w:val="Heading2"/>
      </w:pPr>
      <w:bookmarkStart w:id="1061" w:name="_Toc94886079"/>
      <w:r>
        <w:lastRenderedPageBreak/>
        <w:t>Struktur Organisasi Perusahaan</w:t>
      </w:r>
      <w:bookmarkEnd w:id="1061"/>
    </w:p>
    <w:p w14:paraId="4F70AD5B" w14:textId="2C1593B3" w:rsidR="00C908E6" w:rsidRDefault="00AF7F8B" w:rsidP="00AF7F8B">
      <w:pPr>
        <w:ind w:left="-540"/>
      </w:pPr>
      <w:r>
        <w:rPr>
          <w:noProof/>
        </w:rPr>
        <w:drawing>
          <wp:inline distT="0" distB="0" distL="0" distR="0" wp14:anchorId="419A2B97" wp14:editId="68307D15">
            <wp:extent cx="5486400" cy="4230370"/>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rotWithShape="1">
                    <a:blip r:embed="rId19" cstate="print"/>
                    <a:srcRect l="16656" t="7214" r="4685" b="9415"/>
                    <a:stretch/>
                  </pic:blipFill>
                  <pic:spPr bwMode="auto">
                    <a:xfrm>
                      <a:off x="0" y="0"/>
                      <a:ext cx="5548484" cy="4278241"/>
                    </a:xfrm>
                    <a:prstGeom prst="rect">
                      <a:avLst/>
                    </a:prstGeom>
                    <a:ln>
                      <a:noFill/>
                    </a:ln>
                    <a:extLst>
                      <a:ext uri="{53640926-AAD7-44D8-BBD7-CCE9431645EC}">
                        <a14:shadowObscured xmlns:a14="http://schemas.microsoft.com/office/drawing/2010/main"/>
                      </a:ext>
                    </a:extLst>
                  </pic:spPr>
                </pic:pic>
              </a:graphicData>
            </a:graphic>
          </wp:inline>
        </w:drawing>
      </w:r>
    </w:p>
    <w:p w14:paraId="142AF4F2" w14:textId="65B58B67" w:rsidR="00C908E6" w:rsidRPr="00784E58" w:rsidRDefault="00784E58" w:rsidP="00784E58">
      <w:pPr>
        <w:jc w:val="center"/>
        <w:rPr>
          <w:sz w:val="20"/>
          <w:szCs w:val="18"/>
        </w:rPr>
      </w:pPr>
      <w:r w:rsidRPr="00784E58">
        <w:rPr>
          <w:sz w:val="20"/>
          <w:szCs w:val="18"/>
        </w:rPr>
        <w:t>Gambar 3.1 Struktur Organisasi RS Ali Sibroh Malisi</w:t>
      </w:r>
    </w:p>
    <w:p w14:paraId="2DDF35AB" w14:textId="0DE4C111" w:rsidR="00A8652E" w:rsidRPr="00CB46E3" w:rsidRDefault="00A8652E" w:rsidP="00CB46E3">
      <w:pPr>
        <w:rPr>
          <w:rFonts w:eastAsia="Times New Roman"/>
          <w:b/>
          <w:bCs/>
          <w:szCs w:val="26"/>
        </w:rPr>
      </w:pPr>
    </w:p>
    <w:p w14:paraId="671AB138" w14:textId="2CE67735" w:rsidR="00D735FC" w:rsidRDefault="00185DC9" w:rsidP="00175556">
      <w:pPr>
        <w:pStyle w:val="Heading2"/>
      </w:pPr>
      <w:bookmarkStart w:id="1062" w:name="_Toc294460017"/>
      <w:bookmarkStart w:id="1063" w:name="_Toc294460273"/>
      <w:bookmarkStart w:id="1064" w:name="_Toc294460531"/>
      <w:bookmarkStart w:id="1065" w:name="_Toc94886080"/>
      <w:bookmarkEnd w:id="1062"/>
      <w:bookmarkEnd w:id="1063"/>
      <w:bookmarkEnd w:id="1064"/>
      <w:r>
        <w:t>Uraian Jabatan</w:t>
      </w:r>
      <w:bookmarkEnd w:id="1065"/>
    </w:p>
    <w:p w14:paraId="2077F2B0" w14:textId="67EAF577" w:rsidR="00A0307A" w:rsidRDefault="00A0307A" w:rsidP="00A0307A">
      <w:pPr>
        <w:pStyle w:val="ListParagraph"/>
        <w:numPr>
          <w:ilvl w:val="2"/>
          <w:numId w:val="37"/>
        </w:numPr>
        <w:ind w:left="720" w:hanging="720"/>
      </w:pPr>
      <w:r>
        <w:t>Direktur</w:t>
      </w:r>
    </w:p>
    <w:p w14:paraId="2FD4935C" w14:textId="77777777" w:rsidR="00A0307A" w:rsidRDefault="00A0307A" w:rsidP="008144BD">
      <w:pPr>
        <w:pStyle w:val="ListParagraph"/>
        <w:numPr>
          <w:ilvl w:val="3"/>
          <w:numId w:val="38"/>
        </w:numPr>
        <w:ind w:left="1080"/>
      </w:pPr>
      <w:r>
        <w:t>Menyusun rencana kerja dan anggaran.</w:t>
      </w:r>
    </w:p>
    <w:p w14:paraId="09260612" w14:textId="77777777" w:rsidR="00A0307A" w:rsidRDefault="00A0307A" w:rsidP="008144BD">
      <w:pPr>
        <w:pStyle w:val="ListParagraph"/>
        <w:numPr>
          <w:ilvl w:val="3"/>
          <w:numId w:val="38"/>
        </w:numPr>
        <w:ind w:left="1080"/>
      </w:pPr>
      <w:r>
        <w:t>Menyusun dokumen pelaksanaan anggaran.</w:t>
      </w:r>
    </w:p>
    <w:p w14:paraId="12C38542" w14:textId="75368EE8" w:rsidR="00A0307A" w:rsidRDefault="00A0307A" w:rsidP="008144BD">
      <w:pPr>
        <w:pStyle w:val="ListParagraph"/>
        <w:numPr>
          <w:ilvl w:val="3"/>
          <w:numId w:val="38"/>
        </w:numPr>
        <w:ind w:left="1080"/>
      </w:pPr>
      <w:r>
        <w:t>Mengkoordinasikan penyusunan rencana dan program kerja.</w:t>
      </w:r>
    </w:p>
    <w:p w14:paraId="71DBE899" w14:textId="77777777" w:rsidR="00A0307A" w:rsidRDefault="00A0307A" w:rsidP="008144BD">
      <w:pPr>
        <w:pStyle w:val="ListParagraph"/>
        <w:numPr>
          <w:ilvl w:val="3"/>
          <w:numId w:val="38"/>
        </w:numPr>
        <w:ind w:left="1080"/>
      </w:pPr>
      <w:r>
        <w:t>Mengatur, mendistribusikan dan mengkoordinasikan tugas-tugas kepada bawahan.</w:t>
      </w:r>
    </w:p>
    <w:p w14:paraId="1C773B8E" w14:textId="77777777" w:rsidR="00A0307A" w:rsidRDefault="00A0307A" w:rsidP="008144BD">
      <w:pPr>
        <w:pStyle w:val="ListParagraph"/>
        <w:numPr>
          <w:ilvl w:val="3"/>
          <w:numId w:val="38"/>
        </w:numPr>
        <w:ind w:left="1080"/>
      </w:pPr>
      <w:r>
        <w:t>Memberikan petunjuk dan bimbingan teknis serta pengawasan kepada bawahan.</w:t>
      </w:r>
    </w:p>
    <w:p w14:paraId="253487BC" w14:textId="36F7EE72" w:rsidR="00A0307A" w:rsidRDefault="00A0307A" w:rsidP="008144BD">
      <w:pPr>
        <w:pStyle w:val="ListParagraph"/>
        <w:numPr>
          <w:ilvl w:val="3"/>
          <w:numId w:val="38"/>
        </w:numPr>
        <w:ind w:left="1080"/>
      </w:pPr>
      <w:r>
        <w:lastRenderedPageBreak/>
        <w:t xml:space="preserve">Memimpin dan mengelola </w:t>
      </w:r>
      <w:r w:rsidR="008144BD">
        <w:t xml:space="preserve"> </w:t>
      </w:r>
      <w:r>
        <w:t xml:space="preserve"> sesuai dengan tujuan </w:t>
      </w:r>
      <w:r w:rsidR="008144BD">
        <w:t xml:space="preserve"> </w:t>
      </w:r>
      <w:r>
        <w:t xml:space="preserve"> yang telah ditetapkan.</w:t>
      </w:r>
    </w:p>
    <w:p w14:paraId="6B480645" w14:textId="175C1BB6" w:rsidR="00A0307A" w:rsidRDefault="00A0307A" w:rsidP="008144BD">
      <w:pPr>
        <w:pStyle w:val="ListParagraph"/>
        <w:numPr>
          <w:ilvl w:val="3"/>
          <w:numId w:val="38"/>
        </w:numPr>
        <w:ind w:left="1080"/>
      </w:pPr>
      <w:r>
        <w:t>Menetapkan kebijakan operasional.</w:t>
      </w:r>
    </w:p>
    <w:p w14:paraId="45257024" w14:textId="77777777" w:rsidR="00A0307A" w:rsidRDefault="00A0307A" w:rsidP="008144BD">
      <w:pPr>
        <w:pStyle w:val="ListParagraph"/>
        <w:numPr>
          <w:ilvl w:val="3"/>
          <w:numId w:val="38"/>
        </w:numPr>
        <w:ind w:left="1080"/>
      </w:pPr>
      <w:r>
        <w:t>Menetapkan pejabat pelaksana teknis kegiatan, pejabat penatausahaan keuangan dan pejabat lainnya dalam rangka pengelolaan keuangan Daerah.</w:t>
      </w:r>
    </w:p>
    <w:p w14:paraId="484BDE48" w14:textId="77777777" w:rsidR="00A0307A" w:rsidRDefault="00A0307A" w:rsidP="008144BD">
      <w:pPr>
        <w:pStyle w:val="ListParagraph"/>
        <w:numPr>
          <w:ilvl w:val="3"/>
          <w:numId w:val="38"/>
        </w:numPr>
        <w:ind w:left="1080"/>
      </w:pPr>
      <w:r>
        <w:t>Menandatangani surat perintah membayar.</w:t>
      </w:r>
    </w:p>
    <w:p w14:paraId="219B5BC1" w14:textId="77777777" w:rsidR="00A0307A" w:rsidRDefault="00A0307A" w:rsidP="008144BD">
      <w:pPr>
        <w:pStyle w:val="ListParagraph"/>
        <w:numPr>
          <w:ilvl w:val="3"/>
          <w:numId w:val="38"/>
        </w:numPr>
        <w:ind w:left="1080"/>
      </w:pPr>
      <w:r>
        <w:t>Mengelola utang dan piutang Daerah yang menjadi tanggung jawabnya.</w:t>
      </w:r>
    </w:p>
    <w:p w14:paraId="601BCEA8" w14:textId="77777777" w:rsidR="00A0307A" w:rsidRDefault="00A0307A" w:rsidP="008144BD">
      <w:pPr>
        <w:pStyle w:val="ListParagraph"/>
        <w:numPr>
          <w:ilvl w:val="3"/>
          <w:numId w:val="38"/>
        </w:numPr>
        <w:ind w:left="1080"/>
      </w:pPr>
      <w:r>
        <w:t>Menyusun dan menyampaikan laporan keuangan Unit yang dipimpinnya.</w:t>
      </w:r>
    </w:p>
    <w:p w14:paraId="25D3F12E" w14:textId="77777777" w:rsidR="00A0307A" w:rsidRDefault="00A0307A" w:rsidP="008144BD">
      <w:pPr>
        <w:pStyle w:val="ListParagraph"/>
        <w:numPr>
          <w:ilvl w:val="3"/>
          <w:numId w:val="38"/>
        </w:numPr>
        <w:ind w:left="1080"/>
      </w:pPr>
      <w:r>
        <w:t>Mengevaluasi, mengendalikan dan membina pelaksanaan tugas bawahan.</w:t>
      </w:r>
    </w:p>
    <w:p w14:paraId="4ED825A3" w14:textId="77777777" w:rsidR="00A0307A" w:rsidRDefault="00A0307A" w:rsidP="008144BD">
      <w:pPr>
        <w:pStyle w:val="ListParagraph"/>
        <w:numPr>
          <w:ilvl w:val="3"/>
          <w:numId w:val="38"/>
        </w:numPr>
        <w:ind w:left="1080"/>
      </w:pPr>
      <w:r>
        <w:t>Melaksanakan sistem pengendalian intern.</w:t>
      </w:r>
    </w:p>
    <w:p w14:paraId="5528B355" w14:textId="77777777" w:rsidR="00A0307A" w:rsidRDefault="00A0307A" w:rsidP="008144BD">
      <w:pPr>
        <w:pStyle w:val="ListParagraph"/>
        <w:numPr>
          <w:ilvl w:val="3"/>
          <w:numId w:val="38"/>
        </w:numPr>
        <w:ind w:left="1080"/>
      </w:pPr>
      <w:r>
        <w:t>Menilai hasil kerja bawahan dan mempertanggungjawabkan hasil kerja bawahan.</w:t>
      </w:r>
    </w:p>
    <w:p w14:paraId="1574AAE9" w14:textId="77777777" w:rsidR="00A0307A" w:rsidRDefault="00A0307A" w:rsidP="008144BD">
      <w:pPr>
        <w:pStyle w:val="ListParagraph"/>
        <w:numPr>
          <w:ilvl w:val="3"/>
          <w:numId w:val="38"/>
        </w:numPr>
        <w:ind w:left="1080"/>
      </w:pPr>
      <w:r>
        <w:t>Melaksanakan tugas kedinasan lain yang ditugaskan oleh atasan; dan</w:t>
      </w:r>
    </w:p>
    <w:p w14:paraId="3BD7D289" w14:textId="37CD56C1" w:rsidR="00A0307A" w:rsidRDefault="00A0307A" w:rsidP="008144BD">
      <w:pPr>
        <w:pStyle w:val="ListParagraph"/>
        <w:numPr>
          <w:ilvl w:val="3"/>
          <w:numId w:val="38"/>
        </w:numPr>
        <w:ind w:left="1080"/>
      </w:pPr>
      <w:r>
        <w:t>Melaporkan hasil pelaksanaan tugas kepada Kepala Dinas.</w:t>
      </w:r>
    </w:p>
    <w:p w14:paraId="5664E2FD" w14:textId="25B32A06" w:rsidR="00A0307A" w:rsidRDefault="00A0307A" w:rsidP="00A0307A">
      <w:pPr>
        <w:pStyle w:val="ListParagraph"/>
        <w:numPr>
          <w:ilvl w:val="2"/>
          <w:numId w:val="37"/>
        </w:numPr>
        <w:ind w:left="720" w:hanging="720"/>
      </w:pPr>
      <w:r>
        <w:t>Satuan Pengawas Internal (SPI)</w:t>
      </w:r>
    </w:p>
    <w:p w14:paraId="7FCD31C1" w14:textId="77777777" w:rsidR="00F177CC" w:rsidRDefault="00F177CC" w:rsidP="00F177CC">
      <w:pPr>
        <w:pStyle w:val="ListParagraph"/>
        <w:numPr>
          <w:ilvl w:val="0"/>
          <w:numId w:val="41"/>
        </w:numPr>
        <w:ind w:left="1080"/>
      </w:pPr>
      <w:r>
        <w:t>Membantu Direktur agar dapat secara efektif mengamankan investasi dan aset rumah sakit.</w:t>
      </w:r>
    </w:p>
    <w:p w14:paraId="7DFABC29" w14:textId="77777777" w:rsidR="00F177CC" w:rsidRDefault="00F177CC" w:rsidP="00F177CC">
      <w:pPr>
        <w:pStyle w:val="ListParagraph"/>
        <w:numPr>
          <w:ilvl w:val="0"/>
          <w:numId w:val="41"/>
        </w:numPr>
        <w:ind w:left="1080"/>
      </w:pPr>
      <w:r>
        <w:t>Melakukan penilaian desain dan implementasi pengendalian intern, apakah cukup memadai dan dilaksanakan sistem pengendalian intern yang diciptakan untuk dapat menjamin data-data keuangan dapat dipercaya.</w:t>
      </w:r>
    </w:p>
    <w:p w14:paraId="655FFFEB" w14:textId="17116543" w:rsidR="00F177CC" w:rsidRDefault="00F177CC" w:rsidP="00F177CC">
      <w:pPr>
        <w:pStyle w:val="ListParagraph"/>
        <w:numPr>
          <w:ilvl w:val="0"/>
          <w:numId w:val="41"/>
        </w:numPr>
        <w:ind w:left="1080"/>
      </w:pPr>
      <w:r>
        <w:t>Melakukan analisis dan evaluasi efektifitas sistem dan prosedur pada semua bagian dan unit kegiatan rumah sakit.</w:t>
      </w:r>
    </w:p>
    <w:p w14:paraId="017A5DD2" w14:textId="23916A6E" w:rsidR="00A0307A" w:rsidRDefault="00A0307A" w:rsidP="00A0307A">
      <w:pPr>
        <w:pStyle w:val="ListParagraph"/>
        <w:numPr>
          <w:ilvl w:val="2"/>
          <w:numId w:val="37"/>
        </w:numPr>
        <w:ind w:left="720" w:hanging="720"/>
      </w:pPr>
      <w:r>
        <w:t>Komite</w:t>
      </w:r>
    </w:p>
    <w:p w14:paraId="553C1910" w14:textId="77777777" w:rsidR="00F177CC" w:rsidRDefault="00F177CC" w:rsidP="00F177CC">
      <w:pPr>
        <w:pStyle w:val="ListParagraph"/>
        <w:numPr>
          <w:ilvl w:val="0"/>
          <w:numId w:val="42"/>
        </w:numPr>
        <w:ind w:left="1080"/>
      </w:pPr>
      <w:r>
        <w:t>Standarisasi white paper sebagai dasar persyaratan kompetensi tiap jenjang kompetensi sesuai area kerja perawat.</w:t>
      </w:r>
    </w:p>
    <w:p w14:paraId="7D9A5E04" w14:textId="77777777" w:rsidR="00F177CC" w:rsidRDefault="00F177CC" w:rsidP="00F177CC">
      <w:pPr>
        <w:pStyle w:val="ListParagraph"/>
        <w:numPr>
          <w:ilvl w:val="0"/>
          <w:numId w:val="42"/>
        </w:numPr>
        <w:ind w:left="1080"/>
      </w:pPr>
      <w:r>
        <w:t>Standarisasi daftar kewenangan klinis dan persyaratan setiap jenis pelayanan Keperawatan</w:t>
      </w:r>
    </w:p>
    <w:p w14:paraId="2615AC2D" w14:textId="77777777" w:rsidR="00F177CC" w:rsidRDefault="00F177CC" w:rsidP="00F177CC">
      <w:pPr>
        <w:pStyle w:val="ListParagraph"/>
        <w:numPr>
          <w:ilvl w:val="0"/>
          <w:numId w:val="42"/>
        </w:numPr>
        <w:ind w:left="1080"/>
      </w:pPr>
      <w:r>
        <w:lastRenderedPageBreak/>
        <w:t xml:space="preserve">Standarisasi regulasi (panduan dan dokumen pendukung) proses kredensial dan rekredensial </w:t>
      </w:r>
    </w:p>
    <w:p w14:paraId="1CACC90B" w14:textId="287B0368" w:rsidR="00F177CC" w:rsidRDefault="00F177CC" w:rsidP="00F177CC">
      <w:pPr>
        <w:pStyle w:val="ListParagraph"/>
        <w:numPr>
          <w:ilvl w:val="0"/>
          <w:numId w:val="42"/>
        </w:numPr>
        <w:ind w:left="1080"/>
      </w:pPr>
      <w:r>
        <w:t>Melakukan monitoring dan evaluasi pelaksanaan regulasi dan penerapan sistem kredensial yang terstandar.</w:t>
      </w:r>
    </w:p>
    <w:p w14:paraId="756717FF" w14:textId="55CCFF5E" w:rsidR="00A0307A" w:rsidRDefault="00A0307A" w:rsidP="00A0307A">
      <w:pPr>
        <w:pStyle w:val="ListParagraph"/>
        <w:numPr>
          <w:ilvl w:val="2"/>
          <w:numId w:val="37"/>
        </w:numPr>
        <w:ind w:left="720" w:hanging="720"/>
      </w:pPr>
      <w:r>
        <w:t>Kepala Bidang</w:t>
      </w:r>
    </w:p>
    <w:p w14:paraId="4644290B" w14:textId="518810F6" w:rsidR="008144BD" w:rsidRDefault="008144BD" w:rsidP="008144BD">
      <w:pPr>
        <w:pStyle w:val="ListParagraph"/>
        <w:numPr>
          <w:ilvl w:val="2"/>
          <w:numId w:val="39"/>
        </w:numPr>
        <w:ind w:left="1170" w:hanging="450"/>
      </w:pPr>
      <w:r>
        <w:t xml:space="preserve">Menyusun rencana dan program kerja Bidang. </w:t>
      </w:r>
    </w:p>
    <w:p w14:paraId="3FE75CAB" w14:textId="049F0F86" w:rsidR="008144BD" w:rsidRDefault="008144BD" w:rsidP="008144BD">
      <w:pPr>
        <w:pStyle w:val="ListParagraph"/>
        <w:numPr>
          <w:ilvl w:val="2"/>
          <w:numId w:val="39"/>
        </w:numPr>
        <w:ind w:left="1170" w:hanging="450"/>
      </w:pPr>
      <w:r>
        <w:t xml:space="preserve">Mengkoordinasikan rencana dan program kerja Bidang. </w:t>
      </w:r>
    </w:p>
    <w:p w14:paraId="29DAE583" w14:textId="2BD7BA76" w:rsidR="008144BD" w:rsidRDefault="008144BD" w:rsidP="008144BD">
      <w:pPr>
        <w:pStyle w:val="ListParagraph"/>
        <w:numPr>
          <w:ilvl w:val="2"/>
          <w:numId w:val="39"/>
        </w:numPr>
        <w:ind w:left="1170" w:hanging="450"/>
      </w:pPr>
      <w:r>
        <w:t xml:space="preserve">Mengkoordinasikan para Kepala Seksi. </w:t>
      </w:r>
    </w:p>
    <w:p w14:paraId="4DA3A0D1" w14:textId="541C1477" w:rsidR="008144BD" w:rsidRDefault="008144BD" w:rsidP="008144BD">
      <w:pPr>
        <w:pStyle w:val="ListParagraph"/>
        <w:numPr>
          <w:ilvl w:val="2"/>
          <w:numId w:val="39"/>
        </w:numPr>
        <w:ind w:left="1170" w:hanging="450"/>
      </w:pPr>
      <w:r>
        <w:t xml:space="preserve">Memberi petunjuk dan bimbingan teknis serta pengawasan kepada bawahan. </w:t>
      </w:r>
    </w:p>
    <w:p w14:paraId="195D3DAE" w14:textId="4AC98B53" w:rsidR="008144BD" w:rsidRDefault="008144BD" w:rsidP="008144BD">
      <w:pPr>
        <w:pStyle w:val="ListParagraph"/>
        <w:numPr>
          <w:ilvl w:val="2"/>
          <w:numId w:val="39"/>
        </w:numPr>
        <w:ind w:left="1170" w:hanging="450"/>
      </w:pPr>
      <w:r>
        <w:t xml:space="preserve">Mengatur, mendistribusikan dan mengkoordinasikan tugas kepada bawahan. </w:t>
      </w:r>
    </w:p>
    <w:p w14:paraId="29140831" w14:textId="77777777" w:rsidR="008144BD" w:rsidRDefault="008144BD" w:rsidP="008144BD">
      <w:pPr>
        <w:pStyle w:val="ListParagraph"/>
        <w:numPr>
          <w:ilvl w:val="2"/>
          <w:numId w:val="39"/>
        </w:numPr>
        <w:ind w:left="1170" w:hanging="450"/>
      </w:pPr>
      <w:r>
        <w:t>Melaksanakan penerapan mekanisme pengaturan dan pengelolaan kegiatan.</w:t>
      </w:r>
    </w:p>
    <w:p w14:paraId="008AFA53" w14:textId="0A1E8579" w:rsidR="008144BD" w:rsidRDefault="008144BD" w:rsidP="008144BD">
      <w:pPr>
        <w:pStyle w:val="ListParagraph"/>
        <w:numPr>
          <w:ilvl w:val="2"/>
          <w:numId w:val="39"/>
        </w:numPr>
        <w:ind w:left="1170" w:hanging="450"/>
      </w:pPr>
      <w:r>
        <w:t>Menyusun rencana kebutuhan sumber daya berupa sarana prasarana, tenaga, peralatan medik dan kebutuhan lainnya.</w:t>
      </w:r>
    </w:p>
    <w:p w14:paraId="6EB1F04E" w14:textId="5AA43298" w:rsidR="008144BD" w:rsidRDefault="008144BD" w:rsidP="008144BD">
      <w:pPr>
        <w:pStyle w:val="ListParagraph"/>
        <w:numPr>
          <w:ilvl w:val="2"/>
          <w:numId w:val="39"/>
        </w:numPr>
        <w:ind w:left="1170" w:hanging="450"/>
      </w:pPr>
      <w:r>
        <w:t>Mengkoordinasikan pelaksanaan seluruh   di Instalasi terkait.</w:t>
      </w:r>
    </w:p>
    <w:p w14:paraId="3B5CDC58" w14:textId="47DD57AB" w:rsidR="008144BD" w:rsidRDefault="008144BD" w:rsidP="008144BD">
      <w:pPr>
        <w:pStyle w:val="ListParagraph"/>
        <w:numPr>
          <w:ilvl w:val="2"/>
          <w:numId w:val="39"/>
        </w:numPr>
        <w:ind w:left="1170" w:hanging="450"/>
      </w:pPr>
      <w:r>
        <w:t>Mengkoordinasikan penyusunan dan mengawasi pelaksanaan Medical Staff by Laws.</w:t>
      </w:r>
    </w:p>
    <w:p w14:paraId="747DF2A8" w14:textId="7D41F3FF" w:rsidR="008144BD" w:rsidRDefault="008144BD" w:rsidP="008144BD">
      <w:pPr>
        <w:pStyle w:val="ListParagraph"/>
        <w:numPr>
          <w:ilvl w:val="2"/>
          <w:numId w:val="39"/>
        </w:numPr>
        <w:ind w:left="1170" w:hanging="450"/>
      </w:pPr>
      <w:r>
        <w:t>Mengkoordinasikan pelaksanaan program pendidikan dan pengembangan profesi serta pelaksanaan orientasi tenaga medik baru dan pindahan.</w:t>
      </w:r>
    </w:p>
    <w:p w14:paraId="1ED31D4E" w14:textId="61364F1A" w:rsidR="008144BD" w:rsidRDefault="008144BD" w:rsidP="008144BD">
      <w:pPr>
        <w:pStyle w:val="ListParagraph"/>
        <w:numPr>
          <w:ilvl w:val="2"/>
          <w:numId w:val="39"/>
        </w:numPr>
        <w:ind w:left="1170" w:hanging="450"/>
      </w:pPr>
      <w:r>
        <w:t>Mengkoordinasikan penyusunan dan penerapan regulasi Bidang.</w:t>
      </w:r>
    </w:p>
    <w:p w14:paraId="2417FFFF" w14:textId="2C6166F9" w:rsidR="008144BD" w:rsidRDefault="008144BD" w:rsidP="008144BD">
      <w:pPr>
        <w:pStyle w:val="ListParagraph"/>
        <w:numPr>
          <w:ilvl w:val="2"/>
          <w:numId w:val="39"/>
        </w:numPr>
        <w:ind w:left="1170" w:hanging="450"/>
      </w:pPr>
      <w:r>
        <w:t>Mengkoordinasikan pelaksanaan dan pengembangan layanan kesehatan tradisional sesuai standar yang berlaku.</w:t>
      </w:r>
    </w:p>
    <w:p w14:paraId="47C49820" w14:textId="7179DB0C" w:rsidR="008144BD" w:rsidRDefault="008144BD" w:rsidP="008144BD">
      <w:pPr>
        <w:pStyle w:val="ListParagraph"/>
        <w:numPr>
          <w:ilvl w:val="2"/>
          <w:numId w:val="39"/>
        </w:numPr>
        <w:ind w:left="1170" w:hanging="450"/>
      </w:pPr>
      <w:r>
        <w:t>Melaksanakan sistem pengendalian intern.</w:t>
      </w:r>
    </w:p>
    <w:p w14:paraId="5C0CF032" w14:textId="12F05FAC" w:rsidR="008144BD" w:rsidRDefault="008144BD" w:rsidP="008144BD">
      <w:pPr>
        <w:pStyle w:val="ListParagraph"/>
        <w:numPr>
          <w:ilvl w:val="2"/>
          <w:numId w:val="39"/>
        </w:numPr>
        <w:ind w:left="1170" w:hanging="450"/>
      </w:pPr>
      <w:r>
        <w:t>Menilai prestasi kerja bawahan dan mempertanggungjawabkan hasil kerja bawahannya</w:t>
      </w:r>
      <w:r w:rsidR="00F177CC">
        <w:t>.</w:t>
      </w:r>
    </w:p>
    <w:p w14:paraId="77678F91" w14:textId="5E293081" w:rsidR="008144BD" w:rsidRDefault="008144BD" w:rsidP="008144BD">
      <w:pPr>
        <w:pStyle w:val="ListParagraph"/>
        <w:numPr>
          <w:ilvl w:val="2"/>
          <w:numId w:val="39"/>
        </w:numPr>
        <w:ind w:left="1170" w:hanging="450"/>
      </w:pPr>
      <w:r>
        <w:t>Melaksanakan tugas kedinasan lainnya yang ditugaskan oleh atasan.</w:t>
      </w:r>
    </w:p>
    <w:p w14:paraId="5AFBB2F9" w14:textId="5D7FB351" w:rsidR="008144BD" w:rsidRDefault="008144BD" w:rsidP="008144BD">
      <w:pPr>
        <w:pStyle w:val="ListParagraph"/>
        <w:numPr>
          <w:ilvl w:val="2"/>
          <w:numId w:val="39"/>
        </w:numPr>
        <w:ind w:left="1170" w:hanging="450"/>
      </w:pPr>
      <w:r>
        <w:t>Melaporkan hasil pelaksanaan tugas kepada Wakil Direktur.</w:t>
      </w:r>
    </w:p>
    <w:p w14:paraId="070F2337" w14:textId="77777777" w:rsidR="00F177CC" w:rsidRDefault="00F177CC" w:rsidP="00F177CC">
      <w:pPr>
        <w:pStyle w:val="ListParagraph"/>
        <w:ind w:left="1170"/>
      </w:pPr>
    </w:p>
    <w:p w14:paraId="346DAF63" w14:textId="77777777" w:rsidR="008144BD" w:rsidRDefault="008144BD" w:rsidP="008144BD">
      <w:pPr>
        <w:pStyle w:val="ListParagraph"/>
      </w:pPr>
    </w:p>
    <w:p w14:paraId="3FD5761A" w14:textId="3C4067D6" w:rsidR="00A0307A" w:rsidRDefault="00A0307A" w:rsidP="00A0307A">
      <w:pPr>
        <w:pStyle w:val="ListParagraph"/>
        <w:numPr>
          <w:ilvl w:val="2"/>
          <w:numId w:val="37"/>
        </w:numPr>
        <w:ind w:left="720" w:hanging="720"/>
      </w:pPr>
      <w:r>
        <w:lastRenderedPageBreak/>
        <w:t>Kepala Seksi</w:t>
      </w:r>
    </w:p>
    <w:p w14:paraId="32F0DFB8" w14:textId="77777777" w:rsidR="008144BD" w:rsidRDefault="008144BD" w:rsidP="00A65E8B">
      <w:pPr>
        <w:pStyle w:val="ListParagraph"/>
        <w:numPr>
          <w:ilvl w:val="0"/>
          <w:numId w:val="40"/>
        </w:numPr>
        <w:ind w:left="1170" w:hanging="450"/>
      </w:pPr>
      <w:r>
        <w:t>Menyusun rencana dan program kerja Seksi;</w:t>
      </w:r>
    </w:p>
    <w:p w14:paraId="5DC35EB6" w14:textId="77777777" w:rsidR="008144BD" w:rsidRDefault="008144BD" w:rsidP="00A65E8B">
      <w:pPr>
        <w:pStyle w:val="ListParagraph"/>
        <w:numPr>
          <w:ilvl w:val="0"/>
          <w:numId w:val="40"/>
        </w:numPr>
        <w:ind w:left="1170" w:hanging="450"/>
      </w:pPr>
      <w:r>
        <w:t>Menyusun dan menyiapkan regulasi tentang standar tenaga, standar sarana prasarana sebagai pedoman dan bimbingan pelaksanaan program;</w:t>
      </w:r>
    </w:p>
    <w:p w14:paraId="2B154B8A" w14:textId="77777777" w:rsidR="008144BD" w:rsidRDefault="008144BD" w:rsidP="00A65E8B">
      <w:pPr>
        <w:pStyle w:val="ListParagraph"/>
        <w:numPr>
          <w:ilvl w:val="0"/>
          <w:numId w:val="40"/>
        </w:numPr>
        <w:ind w:left="1170" w:hanging="450"/>
      </w:pPr>
      <w:r>
        <w:t>Mengatur, mendistribusikan dan mengkoordinasikan tugas kepada bawahan;</w:t>
      </w:r>
    </w:p>
    <w:p w14:paraId="6AFFC000" w14:textId="77777777" w:rsidR="008144BD" w:rsidRDefault="008144BD" w:rsidP="00A65E8B">
      <w:pPr>
        <w:pStyle w:val="ListParagraph"/>
        <w:numPr>
          <w:ilvl w:val="0"/>
          <w:numId w:val="40"/>
        </w:numPr>
        <w:ind w:left="1170" w:hanging="450"/>
      </w:pPr>
      <w:r>
        <w:t>Membimbing dan memberikan petunjuk kepada bawahan;</w:t>
      </w:r>
    </w:p>
    <w:p w14:paraId="7075BC27" w14:textId="77777777" w:rsidR="008144BD" w:rsidRDefault="008144BD" w:rsidP="00A65E8B">
      <w:pPr>
        <w:pStyle w:val="ListParagraph"/>
        <w:numPr>
          <w:ilvl w:val="0"/>
          <w:numId w:val="40"/>
        </w:numPr>
        <w:ind w:left="1170" w:hanging="450"/>
      </w:pPr>
      <w:r>
        <w:t>Melaksanakan koordinasi dalam penyusunan kebutuhan sumber daya berupa sarana prasarana, tenaga, peralatan medik, bahan dan kebutuhan lainnya sesuai dengan strategi Rumah Sakit serta prosedur dan Peraturan Perundang-undangan.</w:t>
      </w:r>
    </w:p>
    <w:p w14:paraId="6FC0239E" w14:textId="77777777" w:rsidR="008144BD" w:rsidRDefault="008144BD" w:rsidP="00A65E8B">
      <w:pPr>
        <w:pStyle w:val="ListParagraph"/>
        <w:numPr>
          <w:ilvl w:val="0"/>
          <w:numId w:val="40"/>
        </w:numPr>
        <w:ind w:left="1170" w:hanging="450"/>
      </w:pPr>
      <w:r>
        <w:t>Mengkoordinasikan Instalasi rawat jalan, IGD, tindakan medik serta Instalasi terkait lainnya untuk melaksanakan pelayanan medis sesuai dengan standar pelayanan dan kode etik profesi serta kode etik Rumah Sakit;</w:t>
      </w:r>
    </w:p>
    <w:p w14:paraId="3923638D" w14:textId="5AAD7096" w:rsidR="008144BD" w:rsidRDefault="008144BD" w:rsidP="00A65E8B">
      <w:pPr>
        <w:pStyle w:val="ListParagraph"/>
        <w:numPr>
          <w:ilvl w:val="0"/>
          <w:numId w:val="40"/>
        </w:numPr>
        <w:ind w:left="1170" w:hanging="450"/>
      </w:pPr>
      <w:r>
        <w:t xml:space="preserve">Memantau dan menilai pelaksanaan Medical Staff </w:t>
      </w:r>
      <w:r w:rsidR="00A65E8B">
        <w:t>b</w:t>
      </w:r>
      <w:r>
        <w:t>y</w:t>
      </w:r>
      <w:r w:rsidR="00A65E8B">
        <w:t xml:space="preserve"> </w:t>
      </w:r>
      <w:r>
        <w:t>Laws;</w:t>
      </w:r>
    </w:p>
    <w:p w14:paraId="1DAEFB81" w14:textId="77777777" w:rsidR="008144BD" w:rsidRDefault="008144BD" w:rsidP="00A65E8B">
      <w:pPr>
        <w:pStyle w:val="ListParagraph"/>
        <w:numPr>
          <w:ilvl w:val="0"/>
          <w:numId w:val="40"/>
        </w:numPr>
        <w:ind w:left="1170" w:hanging="450"/>
      </w:pPr>
      <w:r>
        <w:t>Melaksanakan penyusunan prosedur pelayanan medik;</w:t>
      </w:r>
    </w:p>
    <w:p w14:paraId="5CF35130" w14:textId="77777777" w:rsidR="008144BD" w:rsidRDefault="008144BD" w:rsidP="00A65E8B">
      <w:pPr>
        <w:pStyle w:val="ListParagraph"/>
        <w:numPr>
          <w:ilvl w:val="0"/>
          <w:numId w:val="40"/>
        </w:numPr>
        <w:ind w:left="1170" w:hanging="450"/>
      </w:pPr>
      <w:r>
        <w:t>Mengkoordinasikan Instalasi rawat jalan, IGD, Tindakan Medik serta Instalasi terkait lainnya untuk melaksanakan pengembangan dan pengendalian mutu pelayanan medik;</w:t>
      </w:r>
    </w:p>
    <w:p w14:paraId="7D7E89A8" w14:textId="77777777" w:rsidR="008144BD" w:rsidRDefault="008144BD" w:rsidP="00A65E8B">
      <w:pPr>
        <w:pStyle w:val="ListParagraph"/>
        <w:numPr>
          <w:ilvl w:val="0"/>
          <w:numId w:val="40"/>
        </w:numPr>
        <w:ind w:left="1170" w:hanging="450"/>
      </w:pPr>
      <w:r>
        <w:t>Memantau, membimbing dan menilai pelaksanaan standar pelayanan medik;</w:t>
      </w:r>
    </w:p>
    <w:p w14:paraId="7A73EF75" w14:textId="77777777" w:rsidR="008144BD" w:rsidRDefault="008144BD" w:rsidP="00A65E8B">
      <w:pPr>
        <w:pStyle w:val="ListParagraph"/>
        <w:numPr>
          <w:ilvl w:val="0"/>
          <w:numId w:val="40"/>
        </w:numPr>
        <w:ind w:left="1170" w:hanging="450"/>
      </w:pPr>
      <w:r>
        <w:t>Melaksanakan koordinasi dalam penyusunan pedoman pelaksanaan penerapan pengendalian mutu pelayanan medik;</w:t>
      </w:r>
    </w:p>
    <w:p w14:paraId="4CB65E67" w14:textId="77777777" w:rsidR="008144BD" w:rsidRDefault="008144BD" w:rsidP="00A65E8B">
      <w:pPr>
        <w:pStyle w:val="ListParagraph"/>
        <w:numPr>
          <w:ilvl w:val="0"/>
          <w:numId w:val="40"/>
        </w:numPr>
        <w:ind w:left="1170" w:hanging="450"/>
      </w:pPr>
      <w:r>
        <w:t>Merencanakan program pendidikan dan pengembangan profesi;</w:t>
      </w:r>
    </w:p>
    <w:p w14:paraId="0B507BD9" w14:textId="77777777" w:rsidR="008144BD" w:rsidRDefault="008144BD" w:rsidP="00A65E8B">
      <w:pPr>
        <w:pStyle w:val="ListParagraph"/>
        <w:numPr>
          <w:ilvl w:val="0"/>
          <w:numId w:val="40"/>
        </w:numPr>
        <w:ind w:left="1170" w:hanging="450"/>
      </w:pPr>
      <w:r>
        <w:t>Melaksanakan uji kompetensi dan mengorientasikan tenaga medik baru maupun pindahan;</w:t>
      </w:r>
    </w:p>
    <w:p w14:paraId="29ABF2EC" w14:textId="77777777" w:rsidR="008144BD" w:rsidRDefault="008144BD" w:rsidP="00A65E8B">
      <w:pPr>
        <w:pStyle w:val="ListParagraph"/>
        <w:numPr>
          <w:ilvl w:val="0"/>
          <w:numId w:val="40"/>
        </w:numPr>
        <w:ind w:left="1170" w:hanging="450"/>
      </w:pPr>
      <w:r>
        <w:t>Memfasilitasi pelaksanaan dan pengembangan layanan kesehatan tradisional sesuai standar yang berlaku;</w:t>
      </w:r>
    </w:p>
    <w:p w14:paraId="44931F53" w14:textId="77777777" w:rsidR="008144BD" w:rsidRDefault="008144BD" w:rsidP="00A65E8B">
      <w:pPr>
        <w:pStyle w:val="ListParagraph"/>
        <w:numPr>
          <w:ilvl w:val="0"/>
          <w:numId w:val="40"/>
        </w:numPr>
        <w:ind w:left="1170" w:hanging="450"/>
      </w:pPr>
      <w:r>
        <w:t>Melaksanakan sistem pengendalian intern;</w:t>
      </w:r>
    </w:p>
    <w:p w14:paraId="5B2599F4" w14:textId="77777777" w:rsidR="008144BD" w:rsidRDefault="008144BD" w:rsidP="00A65E8B">
      <w:pPr>
        <w:pStyle w:val="ListParagraph"/>
        <w:numPr>
          <w:ilvl w:val="0"/>
          <w:numId w:val="40"/>
        </w:numPr>
        <w:ind w:left="1170" w:hanging="450"/>
      </w:pPr>
      <w:r>
        <w:lastRenderedPageBreak/>
        <w:t>Menilai prestasi kerja bawahan dan mempertanggungjawabkan hasil kerja bawahan;</w:t>
      </w:r>
    </w:p>
    <w:p w14:paraId="4C900792" w14:textId="01FE423B" w:rsidR="008144BD" w:rsidRDefault="008144BD" w:rsidP="00A65E8B">
      <w:pPr>
        <w:pStyle w:val="ListParagraph"/>
        <w:numPr>
          <w:ilvl w:val="0"/>
          <w:numId w:val="40"/>
        </w:numPr>
        <w:ind w:left="1170" w:hanging="450"/>
      </w:pPr>
      <w:r>
        <w:t>Melaksanakan tugas kedinasan lainnya yang ditugaskan oleh atasan;</w:t>
      </w:r>
    </w:p>
    <w:p w14:paraId="0DDC4E0B" w14:textId="4C7F5563" w:rsidR="008144BD" w:rsidRPr="00A0307A" w:rsidRDefault="008144BD" w:rsidP="00A65E8B">
      <w:pPr>
        <w:pStyle w:val="ListParagraph"/>
        <w:numPr>
          <w:ilvl w:val="0"/>
          <w:numId w:val="40"/>
        </w:numPr>
        <w:ind w:left="1170" w:hanging="450"/>
      </w:pPr>
      <w:r>
        <w:t>Melaporkan hasil pelaksanaan tugas kepada kepala Bidang.</w:t>
      </w:r>
    </w:p>
    <w:p w14:paraId="1110EFAA" w14:textId="61325288" w:rsidR="00FD216C" w:rsidRDefault="00AF65DC" w:rsidP="00697C79">
      <w:pPr>
        <w:pStyle w:val="Heading1"/>
      </w:pPr>
      <w:bookmarkStart w:id="1066" w:name="_Toc294460019"/>
      <w:bookmarkStart w:id="1067" w:name="_Toc294460275"/>
      <w:bookmarkStart w:id="1068" w:name="_Toc294460533"/>
      <w:bookmarkStart w:id="1069" w:name="_Toc294460020"/>
      <w:bookmarkStart w:id="1070" w:name="_Toc294460276"/>
      <w:bookmarkStart w:id="1071" w:name="_Toc294460534"/>
      <w:bookmarkStart w:id="1072" w:name="_Toc294460021"/>
      <w:bookmarkStart w:id="1073" w:name="_Toc294460277"/>
      <w:bookmarkStart w:id="1074" w:name="_Toc294460535"/>
      <w:bookmarkStart w:id="1075" w:name="_Toc294460022"/>
      <w:bookmarkStart w:id="1076" w:name="_Toc294460278"/>
      <w:bookmarkStart w:id="1077" w:name="_Toc294460536"/>
      <w:bookmarkStart w:id="1078" w:name="_Toc294460024"/>
      <w:bookmarkStart w:id="1079" w:name="_Toc294460280"/>
      <w:bookmarkStart w:id="1080" w:name="_Toc294460538"/>
      <w:bookmarkStart w:id="1081" w:name="_Toc294460025"/>
      <w:bookmarkStart w:id="1082" w:name="_Toc294460281"/>
      <w:bookmarkStart w:id="1083" w:name="_Toc294460539"/>
      <w:bookmarkStart w:id="1084" w:name="_Toc294460026"/>
      <w:bookmarkStart w:id="1085" w:name="_Toc294460282"/>
      <w:bookmarkStart w:id="1086" w:name="_Toc294460540"/>
      <w:bookmarkStart w:id="1087" w:name="_Toc294460027"/>
      <w:bookmarkStart w:id="1088" w:name="_Toc294460283"/>
      <w:bookmarkStart w:id="1089" w:name="_Toc294460541"/>
      <w:bookmarkStart w:id="1090" w:name="_Toc294460029"/>
      <w:bookmarkStart w:id="1091" w:name="_Toc294460285"/>
      <w:bookmarkStart w:id="1092" w:name="_Toc294460543"/>
      <w:bookmarkStart w:id="1093" w:name="_Toc294460030"/>
      <w:bookmarkStart w:id="1094" w:name="_Toc294460286"/>
      <w:bookmarkStart w:id="1095" w:name="_Toc294460544"/>
      <w:bookmarkStart w:id="1096" w:name="_Toc294460031"/>
      <w:bookmarkStart w:id="1097" w:name="_Toc294460287"/>
      <w:bookmarkStart w:id="1098" w:name="_Toc294460545"/>
      <w:bookmarkStart w:id="1099" w:name="_Toc294460032"/>
      <w:bookmarkStart w:id="1100" w:name="_Toc294460288"/>
      <w:bookmarkStart w:id="1101" w:name="_Toc294460546"/>
      <w:bookmarkStart w:id="1102" w:name="_Toc294460033"/>
      <w:bookmarkStart w:id="1103" w:name="_Toc294460289"/>
      <w:bookmarkStart w:id="1104" w:name="_Toc294460547"/>
      <w:bookmarkStart w:id="1105" w:name="_Toc294460041"/>
      <w:bookmarkStart w:id="1106" w:name="_Toc294460297"/>
      <w:bookmarkStart w:id="1107" w:name="_Toc294460555"/>
      <w:bookmarkStart w:id="1108" w:name="_Toc294460042"/>
      <w:bookmarkStart w:id="1109" w:name="_Toc294460298"/>
      <w:bookmarkStart w:id="1110" w:name="_Toc294460556"/>
      <w:bookmarkStart w:id="1111" w:name="_Toc294460043"/>
      <w:bookmarkStart w:id="1112" w:name="_Toc294460299"/>
      <w:bookmarkStart w:id="1113" w:name="_Toc294460557"/>
      <w:bookmarkStart w:id="1114" w:name="_Toc294460044"/>
      <w:bookmarkStart w:id="1115" w:name="_Toc294460300"/>
      <w:bookmarkStart w:id="1116" w:name="_Toc294460558"/>
      <w:bookmarkStart w:id="1117" w:name="_Toc294460045"/>
      <w:bookmarkStart w:id="1118" w:name="_Toc294460301"/>
      <w:bookmarkStart w:id="1119" w:name="_Toc294460559"/>
      <w:bookmarkStart w:id="1120" w:name="_Toc294460046"/>
      <w:bookmarkStart w:id="1121" w:name="_Toc294460302"/>
      <w:bookmarkStart w:id="1122" w:name="_Toc294460560"/>
      <w:bookmarkStart w:id="1123" w:name="_Toc294460047"/>
      <w:bookmarkStart w:id="1124" w:name="_Toc294460303"/>
      <w:bookmarkStart w:id="1125" w:name="_Toc294460561"/>
      <w:bookmarkStart w:id="1126" w:name="_Toc294460048"/>
      <w:bookmarkStart w:id="1127" w:name="_Toc294460304"/>
      <w:bookmarkStart w:id="1128" w:name="_Toc294460562"/>
      <w:bookmarkStart w:id="1129" w:name="_Toc294460050"/>
      <w:bookmarkStart w:id="1130" w:name="_Toc294460306"/>
      <w:bookmarkStart w:id="1131" w:name="_Toc294460564"/>
      <w:bookmarkStart w:id="1132" w:name="_Toc294460051"/>
      <w:bookmarkStart w:id="1133" w:name="_Toc294460307"/>
      <w:bookmarkStart w:id="1134" w:name="_Toc294460565"/>
      <w:bookmarkStart w:id="1135" w:name="_Toc294460052"/>
      <w:bookmarkStart w:id="1136" w:name="_Toc294460308"/>
      <w:bookmarkStart w:id="1137" w:name="_Toc294460566"/>
      <w:bookmarkStart w:id="1138" w:name="_Toc294460053"/>
      <w:bookmarkStart w:id="1139" w:name="_Toc294460309"/>
      <w:bookmarkStart w:id="1140" w:name="_Toc294460567"/>
      <w:bookmarkStart w:id="1141" w:name="_Toc294460054"/>
      <w:bookmarkStart w:id="1142" w:name="_Toc294460310"/>
      <w:bookmarkStart w:id="1143" w:name="_Toc294460568"/>
      <w:bookmarkStart w:id="1144" w:name="_Toc294460055"/>
      <w:bookmarkStart w:id="1145" w:name="_Toc294460311"/>
      <w:bookmarkStart w:id="1146" w:name="_Toc294460569"/>
      <w:bookmarkStart w:id="1147" w:name="_Toc294460056"/>
      <w:bookmarkStart w:id="1148" w:name="_Toc294460312"/>
      <w:bookmarkStart w:id="1149" w:name="_Toc294460570"/>
      <w:bookmarkStart w:id="1150" w:name="_Toc294460057"/>
      <w:bookmarkStart w:id="1151" w:name="_Toc294460313"/>
      <w:bookmarkStart w:id="1152" w:name="_Toc294460571"/>
      <w:bookmarkStart w:id="1153" w:name="_Toc294460058"/>
      <w:bookmarkStart w:id="1154" w:name="_Toc294460314"/>
      <w:bookmarkStart w:id="1155" w:name="_Toc294460572"/>
      <w:bookmarkStart w:id="1156" w:name="_Toc294460059"/>
      <w:bookmarkStart w:id="1157" w:name="_Toc294460315"/>
      <w:bookmarkStart w:id="1158" w:name="_Toc294460573"/>
      <w:bookmarkStart w:id="1159" w:name="_Toc294460060"/>
      <w:bookmarkStart w:id="1160" w:name="_Toc294460316"/>
      <w:bookmarkStart w:id="1161" w:name="_Toc294460574"/>
      <w:bookmarkStart w:id="1162" w:name="_Toc294460061"/>
      <w:bookmarkStart w:id="1163" w:name="_Toc294460317"/>
      <w:bookmarkStart w:id="1164" w:name="_Toc294460575"/>
      <w:bookmarkStart w:id="1165" w:name="_Toc294460062"/>
      <w:bookmarkStart w:id="1166" w:name="_Toc294460318"/>
      <w:bookmarkStart w:id="1167" w:name="_Toc294460576"/>
      <w:bookmarkStart w:id="1168" w:name="_Toc294460063"/>
      <w:bookmarkStart w:id="1169" w:name="_Toc294460319"/>
      <w:bookmarkStart w:id="1170" w:name="_Toc294460577"/>
      <w:bookmarkStart w:id="1171" w:name="_Toc294460064"/>
      <w:bookmarkStart w:id="1172" w:name="_Toc294460320"/>
      <w:bookmarkStart w:id="1173" w:name="_Toc294460578"/>
      <w:bookmarkStart w:id="1174" w:name="_Toc294460065"/>
      <w:bookmarkStart w:id="1175" w:name="_Toc294460321"/>
      <w:bookmarkStart w:id="1176" w:name="_Toc294460579"/>
      <w:bookmarkStart w:id="1177" w:name="_Toc294460066"/>
      <w:bookmarkStart w:id="1178" w:name="_Toc294460322"/>
      <w:bookmarkStart w:id="1179" w:name="_Toc294460580"/>
      <w:bookmarkStart w:id="1180" w:name="_Toc294460067"/>
      <w:bookmarkStart w:id="1181" w:name="_Toc294460323"/>
      <w:bookmarkStart w:id="1182" w:name="_Toc294460581"/>
      <w:bookmarkStart w:id="1183" w:name="_Toc294460068"/>
      <w:bookmarkStart w:id="1184" w:name="_Toc294460324"/>
      <w:bookmarkStart w:id="1185" w:name="_Toc294460582"/>
      <w:bookmarkStart w:id="1186" w:name="_Toc294460069"/>
      <w:bookmarkStart w:id="1187" w:name="_Toc294460325"/>
      <w:bookmarkStart w:id="1188" w:name="_Toc294460583"/>
      <w:bookmarkStart w:id="1189" w:name="_Toc294460070"/>
      <w:bookmarkStart w:id="1190" w:name="_Toc294460326"/>
      <w:bookmarkStart w:id="1191" w:name="_Toc294460584"/>
      <w:bookmarkStart w:id="1192" w:name="_Toc294460071"/>
      <w:bookmarkStart w:id="1193" w:name="_Toc294460327"/>
      <w:bookmarkStart w:id="1194" w:name="_Toc294460467"/>
      <w:bookmarkStart w:id="1195" w:name="_Toc294460585"/>
      <w:bookmarkStart w:id="1196" w:name="_Toc294460072"/>
      <w:bookmarkStart w:id="1197" w:name="_Toc294460328"/>
      <w:bookmarkStart w:id="1198" w:name="_Toc294460586"/>
      <w:bookmarkStart w:id="1199" w:name="_Toc294460073"/>
      <w:bookmarkStart w:id="1200" w:name="_Toc294460329"/>
      <w:bookmarkStart w:id="1201" w:name="_Toc294460587"/>
      <w:bookmarkStart w:id="1202" w:name="_Toc294460074"/>
      <w:bookmarkStart w:id="1203" w:name="_Toc294460330"/>
      <w:bookmarkStart w:id="1204" w:name="_Toc294460588"/>
      <w:bookmarkStart w:id="1205" w:name="_Toc292548471"/>
      <w:bookmarkStart w:id="1206" w:name="_Toc292548524"/>
      <w:bookmarkStart w:id="1207" w:name="_Toc294460075"/>
      <w:bookmarkStart w:id="1208" w:name="_Toc294460331"/>
      <w:bookmarkStart w:id="1209" w:name="_Toc294460589"/>
      <w:bookmarkStart w:id="1210" w:name="_Toc294460076"/>
      <w:bookmarkStart w:id="1211" w:name="_Toc294460332"/>
      <w:bookmarkStart w:id="1212" w:name="_Toc294460590"/>
      <w:bookmarkStart w:id="1213" w:name="_Toc294460077"/>
      <w:bookmarkStart w:id="1214" w:name="_Toc294460333"/>
      <w:bookmarkStart w:id="1215" w:name="_Toc294460591"/>
      <w:bookmarkStart w:id="1216" w:name="_Toc294460078"/>
      <w:bookmarkStart w:id="1217" w:name="_Toc294460334"/>
      <w:bookmarkStart w:id="1218" w:name="_Toc294460592"/>
      <w:bookmarkStart w:id="1219" w:name="_Toc294460079"/>
      <w:bookmarkStart w:id="1220" w:name="_Toc294460335"/>
      <w:bookmarkStart w:id="1221" w:name="_Toc294460593"/>
      <w:bookmarkStart w:id="1222" w:name="_Toc294460080"/>
      <w:bookmarkStart w:id="1223" w:name="_Toc294460336"/>
      <w:bookmarkStart w:id="1224" w:name="_Toc294460594"/>
      <w:bookmarkStart w:id="1225" w:name="_Toc294460081"/>
      <w:bookmarkStart w:id="1226" w:name="_Toc294460337"/>
      <w:bookmarkStart w:id="1227" w:name="_Toc294460595"/>
      <w:bookmarkStart w:id="1228" w:name="_Toc294460082"/>
      <w:bookmarkStart w:id="1229" w:name="_Toc294460338"/>
      <w:bookmarkStart w:id="1230" w:name="_Toc294460596"/>
      <w:bookmarkStart w:id="1231" w:name="_Toc294460083"/>
      <w:bookmarkStart w:id="1232" w:name="_Toc294460339"/>
      <w:bookmarkStart w:id="1233" w:name="_Toc294460597"/>
      <w:bookmarkStart w:id="1234" w:name="_Toc294460084"/>
      <w:bookmarkStart w:id="1235" w:name="_Toc294460340"/>
      <w:bookmarkStart w:id="1236" w:name="_Toc294460598"/>
      <w:bookmarkStart w:id="1237" w:name="_Toc294460085"/>
      <w:bookmarkStart w:id="1238" w:name="_Toc294460341"/>
      <w:bookmarkStart w:id="1239" w:name="_Toc294460599"/>
      <w:bookmarkStart w:id="1240" w:name="_Toc294460086"/>
      <w:bookmarkStart w:id="1241" w:name="_Toc294460342"/>
      <w:bookmarkStart w:id="1242" w:name="_Toc294460600"/>
      <w:bookmarkStart w:id="1243" w:name="_Toc294460087"/>
      <w:bookmarkStart w:id="1244" w:name="_Toc294460343"/>
      <w:bookmarkStart w:id="1245" w:name="_Toc294460601"/>
      <w:bookmarkStart w:id="1246" w:name="_Toc294460088"/>
      <w:bookmarkStart w:id="1247" w:name="_Toc294460344"/>
      <w:bookmarkStart w:id="1248" w:name="_Toc294460602"/>
      <w:bookmarkStart w:id="1249" w:name="_Toc294460089"/>
      <w:bookmarkStart w:id="1250" w:name="_Toc294460345"/>
      <w:bookmarkStart w:id="1251" w:name="_Toc294460603"/>
      <w:bookmarkStart w:id="1252" w:name="_Toc294460090"/>
      <w:bookmarkStart w:id="1253" w:name="_Toc294460346"/>
      <w:bookmarkStart w:id="1254" w:name="_Toc294460604"/>
      <w:bookmarkStart w:id="1255" w:name="_Toc294460091"/>
      <w:bookmarkStart w:id="1256" w:name="_Toc294460347"/>
      <w:bookmarkStart w:id="1257" w:name="_Toc294460605"/>
      <w:bookmarkStart w:id="1258" w:name="_Toc294460092"/>
      <w:bookmarkStart w:id="1259" w:name="_Toc294460348"/>
      <w:bookmarkStart w:id="1260" w:name="_Toc294460606"/>
      <w:bookmarkStart w:id="1261" w:name="_Toc294460093"/>
      <w:bookmarkStart w:id="1262" w:name="_Toc294460349"/>
      <w:bookmarkStart w:id="1263" w:name="_Toc294460607"/>
      <w:bookmarkStart w:id="1264" w:name="_Toc294460094"/>
      <w:bookmarkStart w:id="1265" w:name="_Toc294460350"/>
      <w:bookmarkStart w:id="1266" w:name="_Toc294460608"/>
      <w:bookmarkStart w:id="1267" w:name="_Toc294460095"/>
      <w:bookmarkStart w:id="1268" w:name="_Toc294460351"/>
      <w:bookmarkStart w:id="1269" w:name="_Toc294460609"/>
      <w:bookmarkStart w:id="1270" w:name="_Toc294460096"/>
      <w:bookmarkStart w:id="1271" w:name="_Toc294460352"/>
      <w:bookmarkStart w:id="1272" w:name="_Toc294460610"/>
      <w:bookmarkStart w:id="1273" w:name="_Toc294460097"/>
      <w:bookmarkStart w:id="1274" w:name="_Toc294460353"/>
      <w:bookmarkStart w:id="1275" w:name="_Toc294460611"/>
      <w:bookmarkStart w:id="1276" w:name="_Toc294460098"/>
      <w:bookmarkStart w:id="1277" w:name="_Toc294460354"/>
      <w:bookmarkStart w:id="1278" w:name="_Toc294460612"/>
      <w:bookmarkStart w:id="1279" w:name="_Toc294460099"/>
      <w:bookmarkStart w:id="1280" w:name="_Toc294460355"/>
      <w:bookmarkStart w:id="1281" w:name="_Toc294460613"/>
      <w:bookmarkStart w:id="1282" w:name="_Toc294460100"/>
      <w:bookmarkStart w:id="1283" w:name="_Toc294460356"/>
      <w:bookmarkStart w:id="1284" w:name="_Toc294460614"/>
      <w:bookmarkStart w:id="1285" w:name="_Toc294460101"/>
      <w:bookmarkStart w:id="1286" w:name="_Toc294460357"/>
      <w:bookmarkStart w:id="1287" w:name="_Toc294460615"/>
      <w:bookmarkStart w:id="1288" w:name="_Toc294460102"/>
      <w:bookmarkStart w:id="1289" w:name="_Toc294460358"/>
      <w:bookmarkStart w:id="1290" w:name="_Toc294460616"/>
      <w:bookmarkStart w:id="1291" w:name="_Toc294460103"/>
      <w:bookmarkStart w:id="1292" w:name="_Toc294460359"/>
      <w:bookmarkStart w:id="1293" w:name="_Toc294460617"/>
      <w:bookmarkStart w:id="1294" w:name="_Toc294460104"/>
      <w:bookmarkStart w:id="1295" w:name="_Toc294460360"/>
      <w:bookmarkStart w:id="1296" w:name="_Toc294460618"/>
      <w:bookmarkStart w:id="1297" w:name="_Toc294460105"/>
      <w:bookmarkStart w:id="1298" w:name="_Toc294460361"/>
      <w:bookmarkStart w:id="1299" w:name="_Toc294460619"/>
      <w:bookmarkStart w:id="1300" w:name="_Toc294460106"/>
      <w:bookmarkStart w:id="1301" w:name="_Toc294460362"/>
      <w:bookmarkStart w:id="1302" w:name="_Toc294460620"/>
      <w:bookmarkStart w:id="1303" w:name="_Toc294460107"/>
      <w:bookmarkStart w:id="1304" w:name="_Toc294460363"/>
      <w:bookmarkStart w:id="1305" w:name="_Toc294460621"/>
      <w:bookmarkStart w:id="1306" w:name="_Toc294460108"/>
      <w:bookmarkStart w:id="1307" w:name="_Toc294460364"/>
      <w:bookmarkStart w:id="1308" w:name="_Toc294460622"/>
      <w:bookmarkStart w:id="1309" w:name="_Toc294460109"/>
      <w:bookmarkStart w:id="1310" w:name="_Toc294460365"/>
      <w:bookmarkStart w:id="1311" w:name="_Toc294460623"/>
      <w:bookmarkStart w:id="1312" w:name="_Toc294460110"/>
      <w:bookmarkStart w:id="1313" w:name="_Toc294460366"/>
      <w:bookmarkStart w:id="1314" w:name="_Toc294460624"/>
      <w:bookmarkStart w:id="1315" w:name="_Toc294460111"/>
      <w:bookmarkStart w:id="1316" w:name="_Toc294460367"/>
      <w:bookmarkStart w:id="1317" w:name="_Toc294460625"/>
      <w:bookmarkStart w:id="1318" w:name="_Toc294460112"/>
      <w:bookmarkStart w:id="1319" w:name="_Toc294460368"/>
      <w:bookmarkStart w:id="1320" w:name="_Toc294460626"/>
      <w:bookmarkStart w:id="1321" w:name="_Toc294460113"/>
      <w:bookmarkStart w:id="1322" w:name="_Toc294460369"/>
      <w:bookmarkStart w:id="1323" w:name="_Toc294460627"/>
      <w:bookmarkStart w:id="1324" w:name="_Toc294460114"/>
      <w:bookmarkStart w:id="1325" w:name="_Toc294460370"/>
      <w:bookmarkStart w:id="1326" w:name="_Toc294460628"/>
      <w:bookmarkStart w:id="1327" w:name="_Toc294460115"/>
      <w:bookmarkStart w:id="1328" w:name="_Toc294460371"/>
      <w:bookmarkStart w:id="1329" w:name="_Toc294460629"/>
      <w:bookmarkStart w:id="1330" w:name="_Toc294460116"/>
      <w:bookmarkStart w:id="1331" w:name="_Toc294460372"/>
      <w:bookmarkStart w:id="1332" w:name="_Toc294460630"/>
      <w:bookmarkStart w:id="1333" w:name="_Toc294460117"/>
      <w:bookmarkStart w:id="1334" w:name="_Toc294460373"/>
      <w:bookmarkStart w:id="1335" w:name="_Toc294460631"/>
      <w:bookmarkStart w:id="1336" w:name="_Toc294460118"/>
      <w:bookmarkStart w:id="1337" w:name="_Toc294460374"/>
      <w:bookmarkStart w:id="1338" w:name="_Toc294460632"/>
      <w:bookmarkStart w:id="1339" w:name="_Toc294460119"/>
      <w:bookmarkStart w:id="1340" w:name="_Toc294460375"/>
      <w:bookmarkStart w:id="1341" w:name="_Toc294460633"/>
      <w:bookmarkStart w:id="1342" w:name="_Toc294460120"/>
      <w:bookmarkStart w:id="1343" w:name="_Toc294460376"/>
      <w:bookmarkStart w:id="1344" w:name="_Toc294460634"/>
      <w:bookmarkStart w:id="1345" w:name="_Toc294460121"/>
      <w:bookmarkStart w:id="1346" w:name="_Toc294460377"/>
      <w:bookmarkStart w:id="1347" w:name="_Toc294460635"/>
      <w:bookmarkStart w:id="1348" w:name="_Toc294460122"/>
      <w:bookmarkStart w:id="1349" w:name="_Toc294460378"/>
      <w:bookmarkStart w:id="1350" w:name="_Toc294460636"/>
      <w:bookmarkStart w:id="1351" w:name="_Toc294460123"/>
      <w:bookmarkStart w:id="1352" w:name="_Toc294460379"/>
      <w:bookmarkStart w:id="1353" w:name="_Toc294460637"/>
      <w:bookmarkStart w:id="1354" w:name="_Toc294460124"/>
      <w:bookmarkStart w:id="1355" w:name="_Toc294460380"/>
      <w:bookmarkStart w:id="1356" w:name="_Toc294460638"/>
      <w:bookmarkStart w:id="1357" w:name="_Toc294460125"/>
      <w:bookmarkStart w:id="1358" w:name="_Toc294460381"/>
      <w:bookmarkStart w:id="1359" w:name="_Toc294460639"/>
      <w:bookmarkStart w:id="1360" w:name="_Toc294460126"/>
      <w:bookmarkStart w:id="1361" w:name="_Toc294460382"/>
      <w:bookmarkStart w:id="1362" w:name="_Toc294460640"/>
      <w:bookmarkStart w:id="1363" w:name="_Toc294460127"/>
      <w:bookmarkStart w:id="1364" w:name="_Toc294460383"/>
      <w:bookmarkStart w:id="1365" w:name="_Toc294460641"/>
      <w:bookmarkStart w:id="1366" w:name="_Toc294460128"/>
      <w:bookmarkStart w:id="1367" w:name="_Toc294460384"/>
      <w:bookmarkStart w:id="1368" w:name="_Toc294460642"/>
      <w:bookmarkStart w:id="1369" w:name="_Toc294460129"/>
      <w:bookmarkStart w:id="1370" w:name="_Toc294460385"/>
      <w:bookmarkStart w:id="1371" w:name="_Toc294460643"/>
      <w:bookmarkStart w:id="1372" w:name="_Toc294460130"/>
      <w:bookmarkStart w:id="1373" w:name="_Toc294460386"/>
      <w:bookmarkStart w:id="1374" w:name="_Toc294460644"/>
      <w:bookmarkStart w:id="1375" w:name="_Toc294460131"/>
      <w:bookmarkStart w:id="1376" w:name="_Toc294460387"/>
      <w:bookmarkStart w:id="1377" w:name="_Toc294460645"/>
      <w:bookmarkStart w:id="1378" w:name="_Toc294460132"/>
      <w:bookmarkStart w:id="1379" w:name="_Toc294460388"/>
      <w:bookmarkStart w:id="1380" w:name="_Toc294460646"/>
      <w:bookmarkStart w:id="1381" w:name="_Toc294460133"/>
      <w:bookmarkStart w:id="1382" w:name="_Toc294460389"/>
      <w:bookmarkStart w:id="1383" w:name="_Toc294460647"/>
      <w:bookmarkStart w:id="1384" w:name="_Toc294460134"/>
      <w:bookmarkStart w:id="1385" w:name="_Toc294460390"/>
      <w:bookmarkStart w:id="1386" w:name="_Toc294460648"/>
      <w:bookmarkStart w:id="1387" w:name="_Toc294460135"/>
      <w:bookmarkStart w:id="1388" w:name="_Toc294460391"/>
      <w:bookmarkStart w:id="1389" w:name="_Toc294460649"/>
      <w:bookmarkStart w:id="1390" w:name="_Toc294460136"/>
      <w:bookmarkStart w:id="1391" w:name="_Toc294460392"/>
      <w:bookmarkStart w:id="1392" w:name="_Toc294460650"/>
      <w:bookmarkStart w:id="1393" w:name="_Toc294460137"/>
      <w:bookmarkStart w:id="1394" w:name="_Toc294460393"/>
      <w:bookmarkStart w:id="1395" w:name="_Toc294460651"/>
      <w:bookmarkStart w:id="1396" w:name="_Toc294460138"/>
      <w:bookmarkStart w:id="1397" w:name="_Toc294460394"/>
      <w:bookmarkStart w:id="1398" w:name="_Toc294460652"/>
      <w:bookmarkStart w:id="1399" w:name="_Toc294460139"/>
      <w:bookmarkStart w:id="1400" w:name="_Toc294460395"/>
      <w:bookmarkStart w:id="1401" w:name="_Toc294460653"/>
      <w:bookmarkStart w:id="1402" w:name="_Toc294460140"/>
      <w:bookmarkStart w:id="1403" w:name="_Toc294460396"/>
      <w:bookmarkStart w:id="1404" w:name="_Toc294460654"/>
      <w:bookmarkStart w:id="1405" w:name="_Toc294460141"/>
      <w:bookmarkStart w:id="1406" w:name="_Toc294460397"/>
      <w:bookmarkStart w:id="1407" w:name="_Toc294460655"/>
      <w:bookmarkStart w:id="1408" w:name="_Toc294460142"/>
      <w:bookmarkStart w:id="1409" w:name="_Toc294460398"/>
      <w:bookmarkStart w:id="1410" w:name="_Toc294460656"/>
      <w:bookmarkStart w:id="1411" w:name="_Toc294460143"/>
      <w:bookmarkStart w:id="1412" w:name="_Toc294460399"/>
      <w:bookmarkStart w:id="1413" w:name="_Toc294460657"/>
      <w:bookmarkStart w:id="1414" w:name="_Toc294460144"/>
      <w:bookmarkStart w:id="1415" w:name="_Toc294460400"/>
      <w:bookmarkStart w:id="1416" w:name="_Toc294460658"/>
      <w:bookmarkStart w:id="1417" w:name="_Toc294460145"/>
      <w:bookmarkStart w:id="1418" w:name="_Toc294460401"/>
      <w:bookmarkStart w:id="1419" w:name="_Toc294460659"/>
      <w:bookmarkStart w:id="1420" w:name="_Toc294460146"/>
      <w:bookmarkStart w:id="1421" w:name="_Toc294460402"/>
      <w:bookmarkStart w:id="1422" w:name="_Toc294460660"/>
      <w:bookmarkStart w:id="1423" w:name="_Toc294460147"/>
      <w:bookmarkStart w:id="1424" w:name="_Toc294460403"/>
      <w:bookmarkStart w:id="1425" w:name="_Toc294460661"/>
      <w:bookmarkStart w:id="1426" w:name="_Toc294460148"/>
      <w:bookmarkStart w:id="1427" w:name="_Toc294460404"/>
      <w:bookmarkStart w:id="1428" w:name="_Toc294460662"/>
      <w:bookmarkStart w:id="1429" w:name="_Toc294460149"/>
      <w:bookmarkStart w:id="1430" w:name="_Toc294460405"/>
      <w:bookmarkStart w:id="1431" w:name="_Toc294460663"/>
      <w:bookmarkStart w:id="1432" w:name="_Toc294460150"/>
      <w:bookmarkStart w:id="1433" w:name="_Toc294460406"/>
      <w:bookmarkStart w:id="1434" w:name="_Toc294460664"/>
      <w:bookmarkStart w:id="1435" w:name="_Toc294460151"/>
      <w:bookmarkStart w:id="1436" w:name="_Toc294460407"/>
      <w:bookmarkStart w:id="1437" w:name="_Toc294460665"/>
      <w:bookmarkStart w:id="1438" w:name="_Toc294460152"/>
      <w:bookmarkStart w:id="1439" w:name="_Toc294460408"/>
      <w:bookmarkStart w:id="1440" w:name="_Toc294460666"/>
      <w:bookmarkStart w:id="1441" w:name="_Toc294460153"/>
      <w:bookmarkStart w:id="1442" w:name="_Toc294460409"/>
      <w:bookmarkStart w:id="1443" w:name="_Toc294460667"/>
      <w:bookmarkStart w:id="1444" w:name="_Toc294460154"/>
      <w:bookmarkStart w:id="1445" w:name="_Toc294460410"/>
      <w:bookmarkStart w:id="1446" w:name="_Toc294460668"/>
      <w:bookmarkStart w:id="1447" w:name="_Toc294460155"/>
      <w:bookmarkStart w:id="1448" w:name="_Toc294460411"/>
      <w:bookmarkStart w:id="1449" w:name="_Toc294460669"/>
      <w:bookmarkStart w:id="1450" w:name="_Toc294460156"/>
      <w:bookmarkStart w:id="1451" w:name="_Toc294460412"/>
      <w:bookmarkStart w:id="1452" w:name="_Toc294460670"/>
      <w:bookmarkStart w:id="1453" w:name="_Toc294460157"/>
      <w:bookmarkStart w:id="1454" w:name="_Toc294460413"/>
      <w:bookmarkStart w:id="1455" w:name="_Toc294460671"/>
      <w:bookmarkStart w:id="1456" w:name="_Toc294460158"/>
      <w:bookmarkStart w:id="1457" w:name="_Toc294460414"/>
      <w:bookmarkStart w:id="1458" w:name="_Toc294460672"/>
      <w:bookmarkStart w:id="1459" w:name="_Toc294460159"/>
      <w:bookmarkStart w:id="1460" w:name="_Toc294460415"/>
      <w:bookmarkStart w:id="1461" w:name="_Toc294460673"/>
      <w:bookmarkStart w:id="1462" w:name="_Toc294460160"/>
      <w:bookmarkStart w:id="1463" w:name="_Toc294460416"/>
      <w:bookmarkStart w:id="1464" w:name="_Toc294460674"/>
      <w:bookmarkStart w:id="1465" w:name="_Toc294460161"/>
      <w:bookmarkStart w:id="1466" w:name="_Toc294460417"/>
      <w:bookmarkStart w:id="1467" w:name="_Toc294460675"/>
      <w:bookmarkStart w:id="1468" w:name="_Toc294460162"/>
      <w:bookmarkStart w:id="1469" w:name="_Toc294460418"/>
      <w:bookmarkStart w:id="1470" w:name="_Toc294460676"/>
      <w:bookmarkStart w:id="1471" w:name="_Toc294460163"/>
      <w:bookmarkStart w:id="1472" w:name="_Toc294460419"/>
      <w:bookmarkStart w:id="1473" w:name="_Toc294460677"/>
      <w:bookmarkStart w:id="1474" w:name="_Toc294460164"/>
      <w:bookmarkStart w:id="1475" w:name="_Toc294460420"/>
      <w:bookmarkStart w:id="1476" w:name="_Toc294460678"/>
      <w:bookmarkStart w:id="1477" w:name="_Toc294460165"/>
      <w:bookmarkStart w:id="1478" w:name="_Toc294460421"/>
      <w:bookmarkStart w:id="1479" w:name="_Toc294460679"/>
      <w:bookmarkStart w:id="1480" w:name="_Toc294460166"/>
      <w:bookmarkStart w:id="1481" w:name="_Toc294460422"/>
      <w:bookmarkStart w:id="1482" w:name="_Toc294460680"/>
      <w:bookmarkStart w:id="1483" w:name="_Toc294460167"/>
      <w:bookmarkStart w:id="1484" w:name="_Toc294460423"/>
      <w:bookmarkStart w:id="1485" w:name="_Toc294460681"/>
      <w:bookmarkStart w:id="1486" w:name="_Toc294460168"/>
      <w:bookmarkStart w:id="1487" w:name="_Toc294460424"/>
      <w:bookmarkStart w:id="1488" w:name="_Toc294460682"/>
      <w:bookmarkStart w:id="1489" w:name="_Toc294460169"/>
      <w:bookmarkStart w:id="1490" w:name="_Toc294460425"/>
      <w:bookmarkStart w:id="1491" w:name="_Toc294460683"/>
      <w:bookmarkStart w:id="1492" w:name="_Toc294460170"/>
      <w:bookmarkStart w:id="1493" w:name="_Toc294460426"/>
      <w:bookmarkStart w:id="1494" w:name="_Toc294460684"/>
      <w:bookmarkStart w:id="1495" w:name="_Toc294460171"/>
      <w:bookmarkStart w:id="1496" w:name="_Toc294460427"/>
      <w:bookmarkStart w:id="1497" w:name="_Toc294460685"/>
      <w:bookmarkStart w:id="1498" w:name="_Toc294460172"/>
      <w:bookmarkStart w:id="1499" w:name="_Toc294460428"/>
      <w:bookmarkStart w:id="1500" w:name="_Toc294460686"/>
      <w:bookmarkStart w:id="1501" w:name="_Toc294460173"/>
      <w:bookmarkStart w:id="1502" w:name="_Toc294460429"/>
      <w:bookmarkStart w:id="1503" w:name="_Toc294460687"/>
      <w:bookmarkStart w:id="1504" w:name="_Toc294460174"/>
      <w:bookmarkStart w:id="1505" w:name="_Toc294460430"/>
      <w:bookmarkStart w:id="1506" w:name="_Toc294460688"/>
      <w:bookmarkStart w:id="1507" w:name="_Toc294460175"/>
      <w:bookmarkStart w:id="1508" w:name="_Toc294460431"/>
      <w:bookmarkStart w:id="1509" w:name="_Toc294460689"/>
      <w:bookmarkStart w:id="1510" w:name="_Toc294460176"/>
      <w:bookmarkStart w:id="1511" w:name="_Toc294460432"/>
      <w:bookmarkStart w:id="1512" w:name="_Toc294460690"/>
      <w:bookmarkStart w:id="1513" w:name="_Toc294460177"/>
      <w:bookmarkStart w:id="1514" w:name="_Toc294460433"/>
      <w:bookmarkStart w:id="1515" w:name="_Toc294460691"/>
      <w:bookmarkStart w:id="1516" w:name="_Toc294460178"/>
      <w:bookmarkStart w:id="1517" w:name="_Toc294460434"/>
      <w:bookmarkStart w:id="1518" w:name="_Toc294460692"/>
      <w:bookmarkStart w:id="1519" w:name="_Toc294460179"/>
      <w:bookmarkStart w:id="1520" w:name="_Toc294460435"/>
      <w:bookmarkStart w:id="1521" w:name="_Toc294460693"/>
      <w:bookmarkStart w:id="1522" w:name="_Toc294460180"/>
      <w:bookmarkStart w:id="1523" w:name="_Toc294460436"/>
      <w:bookmarkStart w:id="1524" w:name="_Toc294460694"/>
      <w:bookmarkStart w:id="1525" w:name="_Toc294460181"/>
      <w:bookmarkStart w:id="1526" w:name="_Toc294460437"/>
      <w:bookmarkStart w:id="1527" w:name="_Toc294460695"/>
      <w:bookmarkStart w:id="1528" w:name="_Toc294460182"/>
      <w:bookmarkStart w:id="1529" w:name="_Toc294460438"/>
      <w:bookmarkStart w:id="1530" w:name="_Toc294460696"/>
      <w:bookmarkStart w:id="1531" w:name="_Toc294460183"/>
      <w:bookmarkStart w:id="1532" w:name="_Toc294460439"/>
      <w:bookmarkStart w:id="1533" w:name="_Toc294460697"/>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r>
        <w:lastRenderedPageBreak/>
        <w:br/>
      </w:r>
      <w:bookmarkStart w:id="1534" w:name="_Toc94886081"/>
      <w:r w:rsidR="00F177CC" w:rsidRPr="0067701E">
        <w:rPr>
          <w:rFonts w:ascii="Book Antiqua" w:eastAsia="Calibri" w:hAnsi="Book Antiqua"/>
          <w:lang w:val="en-ID"/>
        </w:rPr>
        <w:t>ANALISIS DAN PEMBAHASAN</w:t>
      </w:r>
      <w:bookmarkEnd w:id="1534"/>
    </w:p>
    <w:p w14:paraId="116DD10B" w14:textId="73A2A8AA" w:rsidR="00130591" w:rsidRDefault="00F177CC" w:rsidP="00130591">
      <w:pPr>
        <w:pStyle w:val="Heading2"/>
        <w:rPr>
          <w:rFonts w:eastAsia="Calibri"/>
          <w:lang w:val="en-ID"/>
        </w:rPr>
      </w:pPr>
      <w:bookmarkStart w:id="1535" w:name="_Toc294460185"/>
      <w:bookmarkStart w:id="1536" w:name="_Toc294460441"/>
      <w:bookmarkStart w:id="1537" w:name="_Toc294460699"/>
      <w:bookmarkStart w:id="1538" w:name="_Toc294460186"/>
      <w:bookmarkStart w:id="1539" w:name="_Toc294460442"/>
      <w:bookmarkStart w:id="1540" w:name="_Toc294460700"/>
      <w:bookmarkStart w:id="1541" w:name="_Toc294460187"/>
      <w:bookmarkStart w:id="1542" w:name="_Toc294460443"/>
      <w:bookmarkStart w:id="1543" w:name="_Toc294460701"/>
      <w:bookmarkStart w:id="1544" w:name="_Toc294460188"/>
      <w:bookmarkStart w:id="1545" w:name="_Toc294460444"/>
      <w:bookmarkStart w:id="1546" w:name="_Toc294460702"/>
      <w:bookmarkStart w:id="1547" w:name="_Toc294460189"/>
      <w:bookmarkStart w:id="1548" w:name="_Toc294460445"/>
      <w:bookmarkStart w:id="1549" w:name="_Toc294460703"/>
      <w:bookmarkStart w:id="1550" w:name="_Toc294460190"/>
      <w:bookmarkStart w:id="1551" w:name="_Toc294460446"/>
      <w:bookmarkStart w:id="1552" w:name="_Toc294460704"/>
      <w:bookmarkStart w:id="1553" w:name="_Toc94886082"/>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r w:rsidRPr="0067701E">
        <w:rPr>
          <w:rFonts w:eastAsia="Calibri"/>
          <w:lang w:val="en-ID"/>
        </w:rPr>
        <w:t>Deskripsi Sistem Berjalan</w:t>
      </w:r>
      <w:bookmarkEnd w:id="1553"/>
    </w:p>
    <w:p w14:paraId="1B237B97" w14:textId="6B58AA31" w:rsidR="00F46F7F" w:rsidRDefault="00DD3094" w:rsidP="00F46F7F">
      <w:pPr>
        <w:pStyle w:val="ListParagraph"/>
        <w:numPr>
          <w:ilvl w:val="1"/>
          <w:numId w:val="32"/>
        </w:numPr>
        <w:ind w:left="1260" w:right="18" w:hanging="540"/>
        <w:rPr>
          <w:lang w:val="en-ID"/>
        </w:rPr>
      </w:pPr>
      <w:r>
        <w:rPr>
          <w:lang w:val="en-ID"/>
        </w:rPr>
        <w:t>Petugas customer service mengelola pesan masuk dari pasien melalui aplikasi whatsapp</w:t>
      </w:r>
      <w:r w:rsidR="00130591">
        <w:rPr>
          <w:lang w:val="en-ID"/>
        </w:rPr>
        <w:t xml:space="preserve"> </w:t>
      </w:r>
      <w:r>
        <w:rPr>
          <w:lang w:val="en-ID"/>
        </w:rPr>
        <w:t>kemudian diteruskan ke bagian pendaftaran</w:t>
      </w:r>
      <w:r w:rsidR="00F46F7F">
        <w:rPr>
          <w:lang w:val="en-ID"/>
        </w:rPr>
        <w:t>.</w:t>
      </w:r>
      <w:r>
        <w:rPr>
          <w:lang w:val="en-ID"/>
        </w:rPr>
        <w:t xml:space="preserve"> </w:t>
      </w:r>
    </w:p>
    <w:p w14:paraId="6A16FEE8" w14:textId="77777777" w:rsidR="00F46F7F" w:rsidRDefault="00F46F7F" w:rsidP="00F46F7F">
      <w:pPr>
        <w:pStyle w:val="ListParagraph"/>
        <w:numPr>
          <w:ilvl w:val="1"/>
          <w:numId w:val="32"/>
        </w:numPr>
        <w:ind w:left="1260" w:right="18" w:hanging="540"/>
        <w:rPr>
          <w:lang w:val="en-ID"/>
        </w:rPr>
      </w:pPr>
      <w:r>
        <w:rPr>
          <w:lang w:val="en-ID"/>
        </w:rPr>
        <w:t>P</w:t>
      </w:r>
      <w:r w:rsidR="00DD3094">
        <w:rPr>
          <w:lang w:val="en-ID"/>
        </w:rPr>
        <w:t xml:space="preserve">etugas pendaftaran </w:t>
      </w:r>
      <w:r>
        <w:rPr>
          <w:lang w:val="en-ID"/>
        </w:rPr>
        <w:t xml:space="preserve">memasukkan data pasien ke dalam sistem </w:t>
      </w:r>
    </w:p>
    <w:p w14:paraId="474F6825" w14:textId="4717C858" w:rsidR="00130591" w:rsidRDefault="00F46F7F" w:rsidP="00F46F7F">
      <w:pPr>
        <w:pStyle w:val="ListParagraph"/>
        <w:numPr>
          <w:ilvl w:val="1"/>
          <w:numId w:val="32"/>
        </w:numPr>
        <w:ind w:left="1260" w:right="18" w:hanging="540"/>
        <w:rPr>
          <w:lang w:val="en-ID"/>
        </w:rPr>
      </w:pPr>
      <w:r>
        <w:rPr>
          <w:lang w:val="en-ID"/>
        </w:rPr>
        <w:t xml:space="preserve">Petugas pendaftaran </w:t>
      </w:r>
      <w:r w:rsidR="00DD3094">
        <w:rPr>
          <w:lang w:val="en-ID"/>
        </w:rPr>
        <w:t>menginformasikan detail pendaftaran pasien ke petugas customer service.</w:t>
      </w:r>
    </w:p>
    <w:p w14:paraId="766DB33A" w14:textId="20F6245C" w:rsidR="00F46F7F" w:rsidRPr="00130591" w:rsidRDefault="00F46F7F" w:rsidP="00F46F7F">
      <w:pPr>
        <w:pStyle w:val="ListParagraph"/>
        <w:numPr>
          <w:ilvl w:val="1"/>
          <w:numId w:val="32"/>
        </w:numPr>
        <w:ind w:left="1260" w:right="18" w:hanging="540"/>
        <w:rPr>
          <w:lang w:val="en-ID"/>
        </w:rPr>
      </w:pPr>
      <w:r>
        <w:rPr>
          <w:lang w:val="en-ID"/>
        </w:rPr>
        <w:t xml:space="preserve">Petugas customer service </w:t>
      </w:r>
      <w:r w:rsidR="00697E6B">
        <w:rPr>
          <w:lang w:val="en-ID"/>
        </w:rPr>
        <w:t>menginformasikan detail pendaftaran kepada pasien melalui aplikasi whatsapp.</w:t>
      </w:r>
    </w:p>
    <w:p w14:paraId="5DDC5755" w14:textId="0230827D" w:rsidR="00697E6B" w:rsidRDefault="00130591" w:rsidP="00697E6B">
      <w:pPr>
        <w:pStyle w:val="Heading2"/>
        <w:rPr>
          <w:lang w:val="en-ID"/>
        </w:rPr>
      </w:pPr>
      <w:bookmarkStart w:id="1554" w:name="_Toc94886083"/>
      <w:r w:rsidRPr="00130591">
        <w:rPr>
          <w:lang w:val="en-ID"/>
        </w:rPr>
        <w:t>Analisis Permasalahan Sistem</w:t>
      </w:r>
      <w:bookmarkEnd w:id="1554"/>
    </w:p>
    <w:p w14:paraId="1A52C4E8" w14:textId="6A773DF9" w:rsidR="00697E6B" w:rsidRDefault="00697E6B" w:rsidP="00697E6B">
      <w:pPr>
        <w:pStyle w:val="BodyText"/>
        <w:spacing w:line="480" w:lineRule="auto"/>
        <w:ind w:left="695" w:right="18" w:firstLine="540"/>
      </w:pPr>
      <w:r>
        <w:t>Berdasarkan analisis prosedur dari sistem yang sedang</w:t>
      </w:r>
      <w:r>
        <w:rPr>
          <w:spacing w:val="-57"/>
        </w:rPr>
        <w:t xml:space="preserve"> </w:t>
      </w:r>
      <w:r>
        <w:t>berjalan pada RS Al Sibroh Malisi, maka dapat diketahui beberapa kelemahan yang</w:t>
      </w:r>
      <w:r>
        <w:rPr>
          <w:spacing w:val="1"/>
        </w:rPr>
        <w:t xml:space="preserve"> </w:t>
      </w:r>
      <w:r>
        <w:t>ada</w:t>
      </w:r>
      <w:r>
        <w:rPr>
          <w:spacing w:val="-2"/>
        </w:rPr>
        <w:t xml:space="preserve"> </w:t>
      </w:r>
      <w:r>
        <w:t>pada</w:t>
      </w:r>
      <w:r>
        <w:rPr>
          <w:spacing w:val="-1"/>
        </w:rPr>
        <w:t xml:space="preserve"> </w:t>
      </w:r>
      <w:r>
        <w:t>sistem tersebut:</w:t>
      </w:r>
    </w:p>
    <w:p w14:paraId="660D8865" w14:textId="77777777" w:rsidR="00697E6B" w:rsidRPr="00F46F7F" w:rsidRDefault="00697E6B" w:rsidP="00697E6B">
      <w:pPr>
        <w:pStyle w:val="ListParagraph"/>
        <w:numPr>
          <w:ilvl w:val="0"/>
          <w:numId w:val="47"/>
        </w:numPr>
        <w:ind w:left="1260" w:right="18" w:hanging="540"/>
        <w:rPr>
          <w:lang w:val="en-ID"/>
        </w:rPr>
      </w:pPr>
      <w:r>
        <w:t>Proses</w:t>
      </w:r>
      <w:r w:rsidRPr="00130591">
        <w:rPr>
          <w:spacing w:val="1"/>
        </w:rPr>
        <w:t xml:space="preserve"> </w:t>
      </w:r>
      <w:r>
        <w:t>pendaftaran pasien</w:t>
      </w:r>
      <w:r w:rsidRPr="00130591">
        <w:rPr>
          <w:spacing w:val="1"/>
        </w:rPr>
        <w:t xml:space="preserve"> </w:t>
      </w:r>
      <w:r>
        <w:t>secara</w:t>
      </w:r>
      <w:r w:rsidRPr="00130591">
        <w:rPr>
          <w:spacing w:val="1"/>
        </w:rPr>
        <w:t xml:space="preserve"> </w:t>
      </w:r>
      <w:r>
        <w:t>manual</w:t>
      </w:r>
      <w:r w:rsidRPr="00130591">
        <w:rPr>
          <w:spacing w:val="1"/>
        </w:rPr>
        <w:t xml:space="preserve"> </w:t>
      </w:r>
      <w:r>
        <w:rPr>
          <w:spacing w:val="1"/>
        </w:rPr>
        <w:t xml:space="preserve">oleh petugas pendaftaran </w:t>
      </w:r>
      <w:r>
        <w:t>yang</w:t>
      </w:r>
      <w:r w:rsidRPr="00130591">
        <w:rPr>
          <w:spacing w:val="1"/>
        </w:rPr>
        <w:t xml:space="preserve"> </w:t>
      </w:r>
      <w:r>
        <w:t>saat ini berjalan kurang efektif dan efisien.</w:t>
      </w:r>
    </w:p>
    <w:p w14:paraId="3036813B" w14:textId="77777777" w:rsidR="00697E6B" w:rsidRPr="00130591" w:rsidRDefault="00697E6B" w:rsidP="00697E6B">
      <w:pPr>
        <w:pStyle w:val="ListParagraph"/>
        <w:numPr>
          <w:ilvl w:val="0"/>
          <w:numId w:val="47"/>
        </w:numPr>
        <w:ind w:left="1260" w:right="18" w:hanging="540"/>
        <w:rPr>
          <w:lang w:val="en-ID"/>
        </w:rPr>
      </w:pPr>
      <w:r>
        <w:t>Adanya proses manual tersebut dapat menambah lama pelayanan karena petugas tidak selalu siap setiap ada pasien yang melakukan pendaftaran melalui aplikasi whatsapp.</w:t>
      </w:r>
    </w:p>
    <w:p w14:paraId="6391BB37" w14:textId="163B54B4" w:rsidR="00130591" w:rsidRDefault="00130591" w:rsidP="00130591">
      <w:pPr>
        <w:pStyle w:val="Heading2"/>
        <w:rPr>
          <w:lang w:val="en-ID"/>
        </w:rPr>
      </w:pPr>
      <w:bookmarkStart w:id="1555" w:name="_Toc94886084"/>
      <w:r w:rsidRPr="00130591">
        <w:rPr>
          <w:lang w:val="en-ID"/>
        </w:rPr>
        <w:t>Usulan Sistem</w:t>
      </w:r>
      <w:bookmarkEnd w:id="1555"/>
    </w:p>
    <w:p w14:paraId="7D2D2E51" w14:textId="67DEDA7D" w:rsidR="00697E6B" w:rsidRDefault="00697E6B" w:rsidP="00697E6B">
      <w:pPr>
        <w:ind w:left="720" w:firstLine="540"/>
      </w:pPr>
      <w:r>
        <w:t>Sistem yang akan dibangun adalah sistem pendaftaran pasien melalui aplikasi whatsapp yang akan dibalas dan diproses secara otomatis</w:t>
      </w:r>
      <w:r w:rsidR="001630DA">
        <w:t xml:space="preserve"> ke dalam sistem informasi rumah sakit</w:t>
      </w:r>
      <w:r>
        <w:t xml:space="preserve"> oleh sistem chatbot.</w:t>
      </w:r>
    </w:p>
    <w:p w14:paraId="6B70E990" w14:textId="0469A526" w:rsidR="005B7229" w:rsidRDefault="005B7229" w:rsidP="00697E6B">
      <w:pPr>
        <w:ind w:left="720" w:firstLine="540"/>
      </w:pPr>
      <w:r>
        <w:t>Adapun alur pendaftaran berubah menjadi sebagai berikut:</w:t>
      </w:r>
    </w:p>
    <w:p w14:paraId="63F1621E" w14:textId="5B88AF4A" w:rsidR="005B7229" w:rsidRDefault="005B7229" w:rsidP="005B7229">
      <w:pPr>
        <w:pStyle w:val="ListParagraph"/>
        <w:numPr>
          <w:ilvl w:val="0"/>
          <w:numId w:val="49"/>
        </w:numPr>
      </w:pPr>
      <w:r>
        <w:lastRenderedPageBreak/>
        <w:t>Pasien melakukan pendaftaran melalui aplikasi whatsapp.</w:t>
      </w:r>
    </w:p>
    <w:p w14:paraId="25B98380" w14:textId="721D4884" w:rsidR="005B7229" w:rsidRDefault="005B7229" w:rsidP="005B7229">
      <w:pPr>
        <w:pStyle w:val="ListParagraph"/>
        <w:numPr>
          <w:ilvl w:val="0"/>
          <w:numId w:val="49"/>
        </w:numPr>
      </w:pPr>
      <w:r>
        <w:t>Sistem chatbot akan membalas dan memproses pendaftaran otomatis ke dalam Sistem Informasi Rumah Sakit.</w:t>
      </w:r>
    </w:p>
    <w:p w14:paraId="37A8C3A5" w14:textId="7084F579" w:rsidR="001630DA" w:rsidRDefault="001630DA" w:rsidP="00697E6B">
      <w:pPr>
        <w:ind w:left="720" w:firstLine="540"/>
      </w:pPr>
      <w:r>
        <w:t>Berikut adalah contoh pendaftaran melalui aplikasi whatsapp</w:t>
      </w:r>
    </w:p>
    <w:p w14:paraId="37CA0E2E" w14:textId="0AA99B02" w:rsidR="001630DA" w:rsidRDefault="001630DA" w:rsidP="005B7229">
      <w:pPr>
        <w:tabs>
          <w:tab w:val="left" w:pos="1080"/>
        </w:tabs>
        <w:rPr>
          <w:lang w:val="en-ID"/>
        </w:rPr>
      </w:pPr>
      <w:r>
        <w:rPr>
          <w:noProof/>
        </w:rPr>
        <w:drawing>
          <wp:inline distT="0" distB="0" distL="0" distR="0" wp14:anchorId="10B6A16A" wp14:editId="64C45C6B">
            <wp:extent cx="1765005" cy="29989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b="73331"/>
                    <a:stretch/>
                  </pic:blipFill>
                  <pic:spPr bwMode="auto">
                    <a:xfrm>
                      <a:off x="0" y="0"/>
                      <a:ext cx="1771961" cy="301078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88C518A" wp14:editId="17AF33B9">
            <wp:extent cx="1913861" cy="30088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t="26293" b="49031"/>
                    <a:stretch/>
                  </pic:blipFill>
                  <pic:spPr bwMode="auto">
                    <a:xfrm>
                      <a:off x="0" y="0"/>
                      <a:ext cx="1927829" cy="303085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028B210" wp14:editId="1A0DEBBE">
            <wp:extent cx="1338505" cy="42101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t="50731" b="-100"/>
                    <a:stretch/>
                  </pic:blipFill>
                  <pic:spPr bwMode="auto">
                    <a:xfrm>
                      <a:off x="0" y="0"/>
                      <a:ext cx="1338505" cy="4210139"/>
                    </a:xfrm>
                    <a:prstGeom prst="rect">
                      <a:avLst/>
                    </a:prstGeom>
                    <a:noFill/>
                    <a:ln>
                      <a:noFill/>
                    </a:ln>
                    <a:extLst>
                      <a:ext uri="{53640926-AAD7-44D8-BBD7-CCE9431645EC}">
                        <a14:shadowObscured xmlns:a14="http://schemas.microsoft.com/office/drawing/2010/main"/>
                      </a:ext>
                    </a:extLst>
                  </pic:spPr>
                </pic:pic>
              </a:graphicData>
            </a:graphic>
          </wp:inline>
        </w:drawing>
      </w:r>
    </w:p>
    <w:p w14:paraId="27AC44DD" w14:textId="147571C5" w:rsidR="00E95BC7" w:rsidRPr="00E95BC7" w:rsidRDefault="00E95BC7" w:rsidP="00E95BC7">
      <w:pPr>
        <w:tabs>
          <w:tab w:val="left" w:pos="1080"/>
        </w:tabs>
        <w:ind w:firstLine="540"/>
        <w:jc w:val="center"/>
        <w:rPr>
          <w:sz w:val="20"/>
          <w:szCs w:val="18"/>
          <w:lang w:val="en-ID"/>
        </w:rPr>
      </w:pPr>
      <w:r w:rsidRPr="00E95BC7">
        <w:rPr>
          <w:sz w:val="20"/>
          <w:szCs w:val="18"/>
          <w:lang w:val="en-ID"/>
        </w:rPr>
        <w:t>Gambar 4.1 Contoh pesan yang dibalas dan diproses otomatis oleh chatbot</w:t>
      </w:r>
    </w:p>
    <w:p w14:paraId="79C6916B" w14:textId="7243372B" w:rsidR="00E95BC7" w:rsidRDefault="005B7229" w:rsidP="005B7229">
      <w:pPr>
        <w:tabs>
          <w:tab w:val="left" w:pos="1080"/>
        </w:tabs>
        <w:rPr>
          <w:lang w:val="en-ID"/>
        </w:rPr>
      </w:pPr>
      <w:r>
        <w:rPr>
          <w:noProof/>
        </w:rPr>
        <w:lastRenderedPageBreak/>
        <w:drawing>
          <wp:inline distT="0" distB="0" distL="0" distR="0" wp14:anchorId="17A85992" wp14:editId="3D0AF5BA">
            <wp:extent cx="4948849" cy="1426978"/>
            <wp:effectExtent l="19050" t="19050" r="444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t="-813" r="56898" b="72282"/>
                    <a:stretch/>
                  </pic:blipFill>
                  <pic:spPr bwMode="auto">
                    <a:xfrm>
                      <a:off x="0" y="0"/>
                      <a:ext cx="4990912" cy="1439107"/>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E95BC7">
        <w:rPr>
          <w:noProof/>
        </w:rPr>
        <w:drawing>
          <wp:inline distT="0" distB="0" distL="0" distR="0" wp14:anchorId="03C11A4F" wp14:editId="08842BCA">
            <wp:extent cx="4954571" cy="2171257"/>
            <wp:effectExtent l="19050" t="1905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l="43661" t="2207" r="6439" b="47624"/>
                    <a:stretch/>
                  </pic:blipFill>
                  <pic:spPr bwMode="auto">
                    <a:xfrm>
                      <a:off x="0" y="0"/>
                      <a:ext cx="5074375" cy="2223759"/>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31F99C1" w14:textId="0D2C5BF5" w:rsidR="00E95BC7" w:rsidRPr="00130591" w:rsidRDefault="00E95BC7" w:rsidP="00E95BC7">
      <w:pPr>
        <w:tabs>
          <w:tab w:val="left" w:pos="1080"/>
        </w:tabs>
        <w:ind w:firstLine="540"/>
        <w:jc w:val="center"/>
        <w:rPr>
          <w:sz w:val="20"/>
          <w:szCs w:val="18"/>
          <w:lang w:val="en-ID"/>
        </w:rPr>
      </w:pPr>
      <w:r w:rsidRPr="00E95BC7">
        <w:rPr>
          <w:sz w:val="20"/>
          <w:szCs w:val="18"/>
          <w:lang w:val="en-ID"/>
        </w:rPr>
        <w:t xml:space="preserve">Gambar 4.2 Pasien yang mendaftar melalui aplikasi whatsapp </w:t>
      </w:r>
      <w:r w:rsidR="00784E58">
        <w:rPr>
          <w:sz w:val="20"/>
          <w:szCs w:val="18"/>
          <w:lang w:val="en-ID"/>
        </w:rPr>
        <w:t xml:space="preserve">akan </w:t>
      </w:r>
      <w:r w:rsidRPr="00E95BC7">
        <w:rPr>
          <w:sz w:val="20"/>
          <w:szCs w:val="18"/>
          <w:lang w:val="en-ID"/>
        </w:rPr>
        <w:t>otoma</w:t>
      </w:r>
      <w:r w:rsidR="00784E58">
        <w:rPr>
          <w:sz w:val="20"/>
          <w:szCs w:val="18"/>
          <w:lang w:val="en-ID"/>
        </w:rPr>
        <w:t>tis</w:t>
      </w:r>
      <w:r w:rsidRPr="00E95BC7">
        <w:rPr>
          <w:sz w:val="20"/>
          <w:szCs w:val="18"/>
          <w:lang w:val="en-ID"/>
        </w:rPr>
        <w:t xml:space="preserve"> masuk ke dalam sistem.</w:t>
      </w:r>
    </w:p>
    <w:p w14:paraId="68C81FFE" w14:textId="70C39D02" w:rsidR="00130591" w:rsidRDefault="00130591" w:rsidP="00130591">
      <w:pPr>
        <w:pStyle w:val="Heading2"/>
        <w:rPr>
          <w:lang w:val="en-ID"/>
        </w:rPr>
      </w:pPr>
      <w:bookmarkStart w:id="1556" w:name="_Toc94886085"/>
      <w:r w:rsidRPr="00130591">
        <w:rPr>
          <w:lang w:val="en-ID"/>
        </w:rPr>
        <w:t>Kelayakan/kebutuhan Usulan Sistem</w:t>
      </w:r>
      <w:bookmarkEnd w:id="1556"/>
    </w:p>
    <w:p w14:paraId="4FB8C082" w14:textId="1414BB98" w:rsidR="00C74DBE" w:rsidRDefault="00E95BC7" w:rsidP="00784E58">
      <w:pPr>
        <w:ind w:left="709"/>
        <w:rPr>
          <w:lang w:val="en-ID"/>
        </w:rPr>
      </w:pPr>
      <w:r>
        <w:rPr>
          <w:lang w:val="en-ID"/>
        </w:rPr>
        <w:t>Berdasarkan Analisa sistem yang dilakukan, maka diketahui bahwa</w:t>
      </w:r>
      <w:r w:rsidR="005B7229">
        <w:rPr>
          <w:lang w:val="en-ID"/>
        </w:rPr>
        <w:t>:</w:t>
      </w:r>
    </w:p>
    <w:p w14:paraId="1B6B4AEB" w14:textId="2556041E" w:rsidR="00E95BC7" w:rsidRDefault="00C74DBE" w:rsidP="00784E58">
      <w:pPr>
        <w:pStyle w:val="ListParagraph"/>
        <w:numPr>
          <w:ilvl w:val="0"/>
          <w:numId w:val="48"/>
        </w:numPr>
        <w:ind w:left="1134" w:hanging="425"/>
        <w:rPr>
          <w:lang w:val="en-ID"/>
        </w:rPr>
      </w:pPr>
      <w:r>
        <w:rPr>
          <w:lang w:val="en-ID"/>
        </w:rPr>
        <w:t>S</w:t>
      </w:r>
      <w:r w:rsidR="00E95BC7" w:rsidRPr="00C74DBE">
        <w:rPr>
          <w:lang w:val="en-ID"/>
        </w:rPr>
        <w:t xml:space="preserve">istem </w:t>
      </w:r>
      <w:r>
        <w:rPr>
          <w:lang w:val="en-ID"/>
        </w:rPr>
        <w:t xml:space="preserve">chatbot </w:t>
      </w:r>
      <w:r w:rsidR="00E95BC7" w:rsidRPr="00C74DBE">
        <w:rPr>
          <w:lang w:val="en-ID"/>
        </w:rPr>
        <w:t xml:space="preserve">ini dapat </w:t>
      </w:r>
      <w:r>
        <w:rPr>
          <w:lang w:val="en-ID"/>
        </w:rPr>
        <w:t xml:space="preserve">terintegrasi dengan </w:t>
      </w:r>
      <w:r w:rsidR="005B7229">
        <w:rPr>
          <w:lang w:val="en-ID"/>
        </w:rPr>
        <w:t xml:space="preserve">Sistem Informasi Rumah Sakit </w:t>
      </w:r>
      <w:r>
        <w:rPr>
          <w:lang w:val="en-ID"/>
        </w:rPr>
        <w:t>yang ada.</w:t>
      </w:r>
    </w:p>
    <w:p w14:paraId="557A0A69" w14:textId="498DCD42" w:rsidR="00C74DBE" w:rsidRDefault="00C74DBE" w:rsidP="00784E58">
      <w:pPr>
        <w:pStyle w:val="ListParagraph"/>
        <w:numPr>
          <w:ilvl w:val="0"/>
          <w:numId w:val="48"/>
        </w:numPr>
        <w:ind w:left="1134" w:hanging="425"/>
        <w:rPr>
          <w:lang w:val="en-ID"/>
        </w:rPr>
      </w:pPr>
      <w:r>
        <w:rPr>
          <w:lang w:val="en-ID"/>
        </w:rPr>
        <w:t>Pasien dan petugas sudah sangat menguasai aplikasi whatsapp.</w:t>
      </w:r>
    </w:p>
    <w:p w14:paraId="7F7A4E0E" w14:textId="505A6277" w:rsidR="00C74DBE" w:rsidRPr="00C74DBE" w:rsidRDefault="005B7229" w:rsidP="00784E58">
      <w:pPr>
        <w:pStyle w:val="ListParagraph"/>
        <w:numPr>
          <w:ilvl w:val="0"/>
          <w:numId w:val="48"/>
        </w:numPr>
        <w:ind w:left="1134" w:hanging="425"/>
        <w:rPr>
          <w:lang w:val="en-ID"/>
        </w:rPr>
      </w:pPr>
      <w:r>
        <w:rPr>
          <w:lang w:val="en-ID"/>
        </w:rPr>
        <w:t>Tersedia komputer server</w:t>
      </w:r>
    </w:p>
    <w:p w14:paraId="5084598A" w14:textId="77777777" w:rsidR="007E1F4D" w:rsidRPr="00CB46E3" w:rsidRDefault="007E1F4D" w:rsidP="00CB46E3"/>
    <w:p w14:paraId="4AA79FC1" w14:textId="77777777" w:rsidR="0040433D" w:rsidRDefault="0040433D" w:rsidP="001E0C7E">
      <w:pPr>
        <w:pStyle w:val="Heading1"/>
        <w:sectPr w:rsidR="0040433D" w:rsidSect="00AB516E">
          <w:pgSz w:w="11907" w:h="16839" w:code="9"/>
          <w:pgMar w:top="1701" w:right="1701" w:bottom="1701" w:left="2268" w:header="720" w:footer="720" w:gutter="0"/>
          <w:cols w:space="720"/>
          <w:titlePg/>
          <w:docGrid w:linePitch="360"/>
        </w:sectPr>
      </w:pPr>
      <w:bookmarkStart w:id="1557" w:name="_Toc294460195"/>
      <w:bookmarkStart w:id="1558" w:name="_Toc294460451"/>
      <w:bookmarkStart w:id="1559" w:name="_Toc294460709"/>
      <w:bookmarkStart w:id="1560" w:name="_Toc294460196"/>
      <w:bookmarkStart w:id="1561" w:name="_Toc294460452"/>
      <w:bookmarkStart w:id="1562" w:name="_Toc294460710"/>
      <w:bookmarkStart w:id="1563" w:name="_Toc294460197"/>
      <w:bookmarkStart w:id="1564" w:name="_Toc294460453"/>
      <w:bookmarkStart w:id="1565" w:name="_Toc294460711"/>
      <w:bookmarkStart w:id="1566" w:name="_Toc294460198"/>
      <w:bookmarkStart w:id="1567" w:name="_Toc294460454"/>
      <w:bookmarkStart w:id="1568" w:name="_Toc294460712"/>
      <w:bookmarkStart w:id="1569" w:name="_Toc294460199"/>
      <w:bookmarkStart w:id="1570" w:name="_Toc294460455"/>
      <w:bookmarkStart w:id="1571" w:name="_Toc294460713"/>
      <w:bookmarkStart w:id="1572" w:name="_Toc294460200"/>
      <w:bookmarkStart w:id="1573" w:name="_Toc294460456"/>
      <w:bookmarkStart w:id="1574" w:name="_Toc294460714"/>
      <w:bookmarkStart w:id="1575" w:name="_Toc294460201"/>
      <w:bookmarkStart w:id="1576" w:name="_Toc294460457"/>
      <w:bookmarkStart w:id="1577" w:name="_Toc294460715"/>
      <w:bookmarkStart w:id="1578" w:name="_Toc294460202"/>
      <w:bookmarkStart w:id="1579" w:name="_Toc294460458"/>
      <w:bookmarkStart w:id="1580" w:name="_Toc294460716"/>
      <w:bookmarkStart w:id="1581" w:name="_Toc294460203"/>
      <w:bookmarkStart w:id="1582" w:name="_Toc294460459"/>
      <w:bookmarkStart w:id="1583" w:name="_Toc294460717"/>
      <w:bookmarkStart w:id="1584" w:name="_Toc294460204"/>
      <w:bookmarkStart w:id="1585" w:name="_Toc294460460"/>
      <w:bookmarkStart w:id="1586" w:name="_Toc294460718"/>
      <w:bookmarkStart w:id="1587" w:name="_Toc294460205"/>
      <w:bookmarkStart w:id="1588" w:name="_Toc294460461"/>
      <w:bookmarkStart w:id="1589" w:name="_Toc294460719"/>
      <w:bookmarkStart w:id="1590" w:name="_Toc294460206"/>
      <w:bookmarkStart w:id="1591" w:name="_Toc294460462"/>
      <w:bookmarkStart w:id="1592" w:name="_Toc294460720"/>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p>
    <w:p w14:paraId="006BEE22" w14:textId="3D549B87" w:rsidR="00AB516E" w:rsidRDefault="00AB516E" w:rsidP="001E0C7E">
      <w:pPr>
        <w:pStyle w:val="Heading1"/>
      </w:pPr>
      <w:r>
        <w:lastRenderedPageBreak/>
        <w:br/>
      </w:r>
      <w:bookmarkStart w:id="1593" w:name="_Toc94886086"/>
      <w:r w:rsidR="00130591" w:rsidRPr="0067701E">
        <w:rPr>
          <w:rFonts w:ascii="Book Antiqua" w:eastAsia="Calibri" w:hAnsi="Book Antiqua"/>
          <w:lang w:val="en-ID"/>
        </w:rPr>
        <w:t>KESIMPULAN DAN SARAN</w:t>
      </w:r>
      <w:bookmarkEnd w:id="1593"/>
    </w:p>
    <w:p w14:paraId="243F3F90" w14:textId="77777777" w:rsidR="00AB516E" w:rsidRDefault="00AB516E" w:rsidP="00AB516E"/>
    <w:p w14:paraId="28A5789E" w14:textId="1DB55A59" w:rsidR="00A36545" w:rsidRPr="00A36545" w:rsidRDefault="00A36545" w:rsidP="00A36545">
      <w:pPr>
        <w:pStyle w:val="ListParagraph"/>
        <w:numPr>
          <w:ilvl w:val="1"/>
          <w:numId w:val="51"/>
        </w:numPr>
        <w:tabs>
          <w:tab w:val="left" w:pos="630"/>
        </w:tabs>
        <w:ind w:left="540" w:hanging="540"/>
        <w:outlineLvl w:val="1"/>
        <w:rPr>
          <w:rFonts w:ascii="Book Antiqua" w:eastAsia="Calibri" w:hAnsi="Book Antiqua"/>
          <w:b/>
          <w:bCs/>
          <w:lang w:val="en-ID"/>
        </w:rPr>
      </w:pPr>
      <w:bookmarkStart w:id="1594" w:name="_Toc94886087"/>
      <w:r w:rsidRPr="00A36545">
        <w:rPr>
          <w:rFonts w:ascii="Book Antiqua" w:eastAsia="Calibri" w:hAnsi="Book Antiqua"/>
          <w:b/>
          <w:bCs/>
          <w:lang w:val="en-ID"/>
        </w:rPr>
        <w:t>Kesimpulan</w:t>
      </w:r>
      <w:bookmarkEnd w:id="1594"/>
    </w:p>
    <w:p w14:paraId="04637588" w14:textId="37A070DA" w:rsidR="00A36545" w:rsidRDefault="00A36545" w:rsidP="00A36545">
      <w:pPr>
        <w:pStyle w:val="BodyText"/>
        <w:spacing w:line="480" w:lineRule="auto"/>
        <w:ind w:right="18" w:firstLine="540"/>
      </w:pPr>
      <w:r>
        <w:t>Berdasarkan pembahasan yang telah diuraikan dari bab-bab sebelumnya,</w:t>
      </w:r>
      <w:r>
        <w:rPr>
          <w:spacing w:val="-58"/>
        </w:rPr>
        <w:t xml:space="preserve"> </w:t>
      </w:r>
      <w:r>
        <w:t>dapat diambil beberapa kesimpulan yang berkaitan dengan sistem pendaftaran pasien menggunakan aplikasi chatbot,</w:t>
      </w:r>
      <w:r>
        <w:rPr>
          <w:spacing w:val="5"/>
        </w:rPr>
        <w:t xml:space="preserve"> </w:t>
      </w:r>
      <w:r>
        <w:t>yaitu sebagai berikut:</w:t>
      </w:r>
    </w:p>
    <w:p w14:paraId="487F994F" w14:textId="00B88C37" w:rsidR="00A36545" w:rsidRDefault="008A3AE3" w:rsidP="008A3AE3">
      <w:pPr>
        <w:pStyle w:val="BodyText"/>
        <w:numPr>
          <w:ilvl w:val="2"/>
          <w:numId w:val="51"/>
        </w:numPr>
        <w:spacing w:line="480" w:lineRule="auto"/>
        <w:ind w:left="540" w:right="18" w:hanging="360"/>
      </w:pPr>
      <w:r>
        <w:t>Proses pendaftaran pasien yang mendaftar melalui aplikasi whatsapp dilakukan manual oleh petugas sehingga membutuhkan waktu yang lebih lama.</w:t>
      </w:r>
    </w:p>
    <w:p w14:paraId="42E7BB06" w14:textId="7734B581" w:rsidR="008A3AE3" w:rsidRDefault="008A3AE3" w:rsidP="008A3AE3">
      <w:pPr>
        <w:pStyle w:val="BodyText"/>
        <w:numPr>
          <w:ilvl w:val="2"/>
          <w:numId w:val="51"/>
        </w:numPr>
        <w:spacing w:line="480" w:lineRule="auto"/>
        <w:ind w:left="540" w:right="18" w:hanging="360"/>
      </w:pPr>
      <w:r>
        <w:t>Aplikasi chatbot dapat digunakan dan dapat terintegrasi dengan Sistem Informasi Rumah Sakit yang berjalan di RS Ali SIbroh Malisi.</w:t>
      </w:r>
    </w:p>
    <w:p w14:paraId="417AD63D" w14:textId="4B2DA6E6" w:rsidR="008A3AE3" w:rsidRDefault="008A3AE3" w:rsidP="008A3AE3">
      <w:pPr>
        <w:pStyle w:val="BodyText"/>
        <w:numPr>
          <w:ilvl w:val="2"/>
          <w:numId w:val="51"/>
        </w:numPr>
        <w:spacing w:line="480" w:lineRule="auto"/>
        <w:ind w:left="540" w:right="18" w:hanging="360"/>
      </w:pPr>
      <w:r>
        <w:t>Aplikasi chatbot dapat mengurangi waktu pelayanan pendaftaran.</w:t>
      </w:r>
    </w:p>
    <w:p w14:paraId="5157CB51" w14:textId="77777777" w:rsidR="00A36545" w:rsidRDefault="00A36545" w:rsidP="00A36545">
      <w:pPr>
        <w:pStyle w:val="ListParagraph"/>
        <w:ind w:left="360"/>
        <w:jc w:val="left"/>
        <w:rPr>
          <w:rFonts w:ascii="Book Antiqua" w:eastAsia="Calibri" w:hAnsi="Book Antiqua"/>
          <w:lang w:val="en-ID"/>
        </w:rPr>
      </w:pPr>
    </w:p>
    <w:p w14:paraId="18D3663A" w14:textId="77777777" w:rsidR="00A36545" w:rsidRPr="008A3AE3" w:rsidRDefault="00A36545" w:rsidP="00A36545">
      <w:pPr>
        <w:pStyle w:val="ListParagraph"/>
        <w:numPr>
          <w:ilvl w:val="1"/>
          <w:numId w:val="51"/>
        </w:numPr>
        <w:tabs>
          <w:tab w:val="left" w:pos="540"/>
        </w:tabs>
        <w:ind w:left="540" w:hanging="540"/>
        <w:outlineLvl w:val="1"/>
        <w:rPr>
          <w:b/>
          <w:bCs/>
        </w:rPr>
      </w:pPr>
      <w:bookmarkStart w:id="1595" w:name="_Toc94886088"/>
      <w:r w:rsidRPr="00A36545">
        <w:rPr>
          <w:rFonts w:ascii="Book Antiqua" w:eastAsia="Calibri" w:hAnsi="Book Antiqua"/>
          <w:b/>
          <w:bCs/>
          <w:lang w:val="en-ID"/>
        </w:rPr>
        <w:t>Saran</w:t>
      </w:r>
      <w:bookmarkEnd w:id="1595"/>
    </w:p>
    <w:p w14:paraId="6F90AB11" w14:textId="7A03AA39" w:rsidR="008A3AE3" w:rsidRDefault="008A3AE3" w:rsidP="00606D74">
      <w:pPr>
        <w:pStyle w:val="ListParagraph"/>
        <w:numPr>
          <w:ilvl w:val="2"/>
          <w:numId w:val="51"/>
        </w:numPr>
        <w:ind w:left="540" w:hanging="360"/>
        <w:rPr>
          <w:spacing w:val="1"/>
        </w:rPr>
      </w:pPr>
      <w:r>
        <w:t>Memberikan pelayanan secara cepat bagi setiap pasien yang</w:t>
      </w:r>
      <w:r w:rsidRPr="008A3AE3">
        <w:rPr>
          <w:spacing w:val="1"/>
        </w:rPr>
        <w:t xml:space="preserve"> </w:t>
      </w:r>
      <w:r w:rsidR="00606D74">
        <w:rPr>
          <w:spacing w:val="1"/>
        </w:rPr>
        <w:t>m</w:t>
      </w:r>
      <w:r w:rsidRPr="008A3AE3">
        <w:rPr>
          <w:spacing w:val="1"/>
        </w:rPr>
        <w:t>endafta</w:t>
      </w:r>
      <w:r w:rsidR="00606D74">
        <w:rPr>
          <w:spacing w:val="1"/>
        </w:rPr>
        <w:t>r</w:t>
      </w:r>
      <w:r w:rsidRPr="008A3AE3">
        <w:rPr>
          <w:spacing w:val="1"/>
        </w:rPr>
        <w:t>.</w:t>
      </w:r>
    </w:p>
    <w:p w14:paraId="79A6348E" w14:textId="79465609" w:rsidR="00606D74" w:rsidRDefault="00606D74" w:rsidP="00606D74">
      <w:pPr>
        <w:pStyle w:val="ListParagraph"/>
        <w:numPr>
          <w:ilvl w:val="2"/>
          <w:numId w:val="51"/>
        </w:numPr>
        <w:ind w:left="540" w:hanging="360"/>
        <w:rPr>
          <w:spacing w:val="1"/>
        </w:rPr>
      </w:pPr>
      <w:r>
        <w:rPr>
          <w:spacing w:val="1"/>
        </w:rPr>
        <w:t>Berlangganan fitur masking number di whatsapp business agar nama kontak yang digunakan untuk membalas pesan dari pasien menjadi nama Rumah Sakit dan terdapat centang hijau setelah nama perusahaan.</w:t>
      </w:r>
    </w:p>
    <w:p w14:paraId="1A5F83B2" w14:textId="77777777" w:rsidR="00606D74" w:rsidRDefault="00606D74" w:rsidP="00784E58">
      <w:pPr>
        <w:pStyle w:val="ListParagraph"/>
        <w:ind w:left="540"/>
        <w:jc w:val="left"/>
        <w:rPr>
          <w:spacing w:val="1"/>
        </w:rPr>
      </w:pPr>
    </w:p>
    <w:p w14:paraId="520E9DE8" w14:textId="77777777" w:rsidR="00606D74" w:rsidRPr="008A3AE3" w:rsidRDefault="00606D74" w:rsidP="00606D74">
      <w:pPr>
        <w:pStyle w:val="ListParagraph"/>
        <w:ind w:left="1475"/>
        <w:rPr>
          <w:spacing w:val="1"/>
        </w:rPr>
      </w:pPr>
    </w:p>
    <w:p w14:paraId="28D08002" w14:textId="77777777" w:rsidR="008A3AE3" w:rsidRDefault="008A3AE3" w:rsidP="008A3AE3">
      <w:pPr>
        <w:ind w:left="540" w:hanging="360"/>
        <w:rPr>
          <w:spacing w:val="1"/>
        </w:rPr>
      </w:pPr>
    </w:p>
    <w:p w14:paraId="479B5083" w14:textId="6FABF7A0" w:rsidR="008A3AE3" w:rsidRPr="008A3AE3" w:rsidRDefault="008A3AE3" w:rsidP="008A3AE3">
      <w:pPr>
        <w:pStyle w:val="ListParagraph"/>
        <w:numPr>
          <w:ilvl w:val="2"/>
          <w:numId w:val="51"/>
        </w:numPr>
        <w:sectPr w:rsidR="008A3AE3" w:rsidRPr="008A3AE3" w:rsidSect="00AB516E">
          <w:pgSz w:w="11907" w:h="16839" w:code="9"/>
          <w:pgMar w:top="1701" w:right="1701" w:bottom="1701" w:left="2268" w:header="720" w:footer="720" w:gutter="0"/>
          <w:cols w:space="720"/>
          <w:titlePg/>
          <w:docGrid w:linePitch="360"/>
        </w:sectPr>
      </w:pPr>
    </w:p>
    <w:p w14:paraId="418458B2" w14:textId="77777777" w:rsidR="003A1694" w:rsidRDefault="00AB516E" w:rsidP="001E0C7E">
      <w:pPr>
        <w:pStyle w:val="Heading1"/>
        <w:numPr>
          <w:ilvl w:val="0"/>
          <w:numId w:val="0"/>
        </w:numPr>
      </w:pPr>
      <w:bookmarkStart w:id="1596" w:name="_Toc94886089"/>
      <w:r>
        <w:lastRenderedPageBreak/>
        <w:t>DAFTAR PUSTAKA</w:t>
      </w:r>
      <w:bookmarkEnd w:id="1596"/>
    </w:p>
    <w:p w14:paraId="239D2238" w14:textId="33BC9396" w:rsidR="00C7146F" w:rsidRDefault="0040433D" w:rsidP="00C7146F">
      <w:pPr>
        <w:ind w:left="810" w:hanging="810"/>
      </w:pPr>
      <w:r>
        <w:t xml:space="preserve">B. Romney, S. &amp; Steinbart, P. J., 2015. </w:t>
      </w:r>
      <w:r w:rsidRPr="00E60A0A">
        <w:rPr>
          <w:b/>
          <w:bCs/>
          <w:i/>
          <w:iCs/>
        </w:rPr>
        <w:t>Sistem Informasi Akuntansi</w:t>
      </w:r>
      <w:r>
        <w:t>. jakarta selatan: Salemba Empat.</w:t>
      </w:r>
    </w:p>
    <w:p w14:paraId="2ED4167C" w14:textId="77777777" w:rsidR="00E60A0A" w:rsidRDefault="00E60A0A" w:rsidP="00E60A0A">
      <w:pPr>
        <w:ind w:left="810" w:right="18" w:hanging="810"/>
      </w:pPr>
      <w:r>
        <w:t>Triwahjono,</w:t>
      </w:r>
      <w:r>
        <w:rPr>
          <w:spacing w:val="37"/>
        </w:rPr>
        <w:t xml:space="preserve"> </w:t>
      </w:r>
      <w:r>
        <w:t>Erwan,</w:t>
      </w:r>
      <w:r>
        <w:rPr>
          <w:spacing w:val="38"/>
        </w:rPr>
        <w:t xml:space="preserve"> </w:t>
      </w:r>
      <w:r>
        <w:t>2010,</w:t>
      </w:r>
      <w:r>
        <w:rPr>
          <w:spacing w:val="38"/>
        </w:rPr>
        <w:t xml:space="preserve"> </w:t>
      </w:r>
      <w:r>
        <w:rPr>
          <w:b/>
          <w:i/>
        </w:rPr>
        <w:t>Sistem</w:t>
      </w:r>
      <w:r>
        <w:rPr>
          <w:b/>
          <w:i/>
          <w:spacing w:val="39"/>
        </w:rPr>
        <w:t xml:space="preserve"> </w:t>
      </w:r>
      <w:r>
        <w:rPr>
          <w:b/>
          <w:i/>
        </w:rPr>
        <w:t>Informasi</w:t>
      </w:r>
      <w:r>
        <w:rPr>
          <w:b/>
          <w:i/>
          <w:spacing w:val="38"/>
        </w:rPr>
        <w:t xml:space="preserve"> </w:t>
      </w:r>
      <w:r>
        <w:rPr>
          <w:b/>
          <w:i/>
        </w:rPr>
        <w:t>Rawat</w:t>
      </w:r>
      <w:r>
        <w:rPr>
          <w:b/>
          <w:i/>
          <w:spacing w:val="38"/>
        </w:rPr>
        <w:t xml:space="preserve"> </w:t>
      </w:r>
      <w:r>
        <w:rPr>
          <w:b/>
          <w:i/>
        </w:rPr>
        <w:t>Jalan</w:t>
      </w:r>
      <w:r>
        <w:rPr>
          <w:b/>
          <w:i/>
          <w:spacing w:val="39"/>
        </w:rPr>
        <w:t xml:space="preserve"> </w:t>
      </w:r>
      <w:r>
        <w:rPr>
          <w:b/>
          <w:i/>
        </w:rPr>
        <w:t>Pada</w:t>
      </w:r>
      <w:r>
        <w:rPr>
          <w:b/>
          <w:i/>
          <w:spacing w:val="36"/>
        </w:rPr>
        <w:t xml:space="preserve"> </w:t>
      </w:r>
      <w:r>
        <w:rPr>
          <w:b/>
          <w:i/>
        </w:rPr>
        <w:t>Rumah</w:t>
      </w:r>
      <w:r>
        <w:rPr>
          <w:b/>
          <w:i/>
          <w:spacing w:val="36"/>
        </w:rPr>
        <w:t xml:space="preserve"> </w:t>
      </w:r>
      <w:r>
        <w:rPr>
          <w:b/>
          <w:i/>
        </w:rPr>
        <w:t>Sakit</w:t>
      </w:r>
      <w:r>
        <w:t>,</w:t>
      </w:r>
      <w:r>
        <w:rPr>
          <w:spacing w:val="-57"/>
        </w:rPr>
        <w:t xml:space="preserve"> </w:t>
      </w:r>
      <w:r>
        <w:t>Jakarta</w:t>
      </w:r>
    </w:p>
    <w:p w14:paraId="6476AC0B" w14:textId="10F6EA08" w:rsidR="00FE64C9" w:rsidRDefault="00FE64C9">
      <w:pPr>
        <w:spacing w:after="0" w:line="240" w:lineRule="auto"/>
        <w:jc w:val="left"/>
      </w:pPr>
      <w:r>
        <w:br w:type="page"/>
      </w:r>
      <w:r>
        <w:lastRenderedPageBreak/>
        <w:t>Kartu Peserta Ujian</w:t>
      </w:r>
    </w:p>
    <w:p w14:paraId="6B7CF75E" w14:textId="77777777" w:rsidR="00FE64C9" w:rsidRDefault="00FE64C9">
      <w:pPr>
        <w:spacing w:after="0" w:line="240" w:lineRule="auto"/>
        <w:jc w:val="left"/>
      </w:pPr>
    </w:p>
    <w:p w14:paraId="29D2D6FA" w14:textId="2686D065" w:rsidR="00E60A0A" w:rsidRPr="00DB6071" w:rsidRDefault="00FE64C9" w:rsidP="00C7146F">
      <w:pPr>
        <w:ind w:left="810" w:hanging="810"/>
      </w:pPr>
      <w:r w:rsidRPr="00FE64C9">
        <w:rPr>
          <w:noProof/>
        </w:rPr>
        <w:drawing>
          <wp:inline distT="0" distB="0" distL="0" distR="0" wp14:anchorId="1CF56E7D" wp14:editId="41244830">
            <wp:extent cx="5495598" cy="2936801"/>
            <wp:effectExtent l="19050" t="1905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00904" cy="2939637"/>
                    </a:xfrm>
                    <a:prstGeom prst="rect">
                      <a:avLst/>
                    </a:prstGeom>
                    <a:ln>
                      <a:solidFill>
                        <a:schemeClr val="tx1"/>
                      </a:solidFill>
                    </a:ln>
                  </pic:spPr>
                </pic:pic>
              </a:graphicData>
            </a:graphic>
          </wp:inline>
        </w:drawing>
      </w:r>
    </w:p>
    <w:sectPr w:rsidR="00E60A0A" w:rsidRPr="00DB6071" w:rsidSect="001E0C7E">
      <w:pgSz w:w="11907" w:h="16839" w:code="9"/>
      <w:pgMar w:top="1701" w:right="1701" w:bottom="1701" w:left="2268"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42" w:author="inacbg" w:date="2022-02-04T10:37:00Z" w:initials="i">
    <w:p w14:paraId="5F459D20" w14:textId="6F69216F" w:rsidR="00B1606F" w:rsidRDefault="00B1606F">
      <w:pPr>
        <w:pStyle w:val="CommentText"/>
      </w:pPr>
      <w:r>
        <w:rPr>
          <w:rStyle w:val="CommentReference"/>
        </w:rPr>
        <w:annotationRef/>
      </w:r>
      <w:hyperlink r:id="rId1" w:history="1">
        <w:r w:rsidRPr="00DE6EBF">
          <w:rPr>
            <w:rStyle w:val="Hyperlink"/>
          </w:rPr>
          <w:t>https://www.dicoding.com/blog/apa-itu-bot/</w:t>
        </w:r>
      </w:hyperlink>
    </w:p>
    <w:p w14:paraId="777B3C1C" w14:textId="6A3DC89A" w:rsidR="00B1606F" w:rsidRDefault="00B1606F">
      <w:pPr>
        <w:pStyle w:val="CommentText"/>
      </w:pPr>
    </w:p>
  </w:comment>
  <w:comment w:id="1043" w:author="inacbg" w:date="2022-02-04T10:47:00Z" w:initials="i">
    <w:p w14:paraId="030D33D8" w14:textId="766257DC" w:rsidR="00F71B4B" w:rsidRDefault="00F71B4B">
      <w:pPr>
        <w:pStyle w:val="CommentText"/>
      </w:pPr>
      <w:r>
        <w:rPr>
          <w:rStyle w:val="CommentReference"/>
        </w:rPr>
        <w:annotationRef/>
      </w:r>
      <w:r w:rsidRPr="00F71B4B">
        <w:t>https://idcloudhost.com/mengenal-apa-itu-chatbot-definisi-cara-kerja-fungsinya/#Mengenal_Apa_Itu_Chatbot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77B3C1C" w15:done="0"/>
  <w15:commentEx w15:paraId="030D33D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A78070" w16cex:dateUtc="2022-02-04T03:37:00Z"/>
  <w16cex:commentExtensible w16cex:durableId="25A782D7" w16cex:dateUtc="2022-02-04T03: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77B3C1C" w16cid:durableId="25A78070"/>
  <w16cid:commentId w16cid:paraId="030D33D8" w16cid:durableId="25A782D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0D7472" w14:textId="77777777" w:rsidR="00A11711" w:rsidRDefault="00A11711" w:rsidP="00FD216C">
      <w:pPr>
        <w:spacing w:after="0" w:line="240" w:lineRule="auto"/>
      </w:pPr>
      <w:r>
        <w:separator/>
      </w:r>
    </w:p>
  </w:endnote>
  <w:endnote w:type="continuationSeparator" w:id="0">
    <w:p w14:paraId="758B457C" w14:textId="77777777" w:rsidR="00A11711" w:rsidRDefault="00A11711" w:rsidP="00FD21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EE829" w14:textId="11F3DE3A" w:rsidR="00216D05" w:rsidRPr="001E0C7E" w:rsidRDefault="00216D05" w:rsidP="00FD216C">
    <w:pPr>
      <w:pStyle w:val="Footer"/>
      <w:jc w:val="right"/>
      <w:rPr>
        <w:rFonts w:ascii="Arial" w:hAnsi="Arial" w:cs="Arial"/>
        <w:b/>
        <w:sz w:val="14"/>
        <w:szCs w:val="20"/>
      </w:rPr>
    </w:pPr>
    <w:r w:rsidRPr="0053781A">
      <w:rPr>
        <w:rFonts w:ascii="Arial" w:hAnsi="Arial" w:cs="Arial"/>
        <w:b/>
        <w:sz w:val="20"/>
      </w:rPr>
      <w:ptab w:relativeTo="margin" w:alignment="center" w:leader="none"/>
    </w:r>
    <w:sdt>
      <w:sdtPr>
        <w:id w:val="98387186"/>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1E63A0">
          <w:rPr>
            <w:noProof/>
          </w:rPr>
          <w:t>xv</w:t>
        </w:r>
        <w:r>
          <w:rPr>
            <w:noProof/>
          </w:rPr>
          <w:fldChar w:fldCharType="end"/>
        </w:r>
      </w:sdtContent>
    </w:sdt>
    <w:r>
      <w:rPr>
        <w:noProof/>
      </w:rPr>
      <w:t xml:space="preserve"> </w:t>
    </w:r>
    <w:r w:rsidRPr="0053781A">
      <w:rPr>
        <w:rFonts w:ascii="Arial" w:hAnsi="Arial" w:cs="Arial"/>
        <w:b/>
        <w:sz w:val="20"/>
      </w:rPr>
      <w:ptab w:relativeTo="margin" w:alignment="right" w:leader="none"/>
    </w:r>
    <w:del w:id="4" w:author="Husni Mubarok" w:date="2022-01-27T13:50:00Z">
      <w:r w:rsidDel="00846E41">
        <w:rPr>
          <w:rFonts w:ascii="Arial" w:hAnsi="Arial" w:cs="Arial"/>
          <w:b/>
          <w:sz w:val="20"/>
        </w:rPr>
        <w:delText>Universitas Indonesia</w:delText>
      </w:r>
    </w:del>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4A760" w14:textId="0BB27657" w:rsidR="00216D05" w:rsidRPr="001E0C7E" w:rsidRDefault="00216D05" w:rsidP="00FD216C">
    <w:pPr>
      <w:pStyle w:val="Footer"/>
      <w:jc w:val="right"/>
      <w:rPr>
        <w:rFonts w:ascii="Arial" w:hAnsi="Arial" w:cs="Arial"/>
        <w:b/>
        <w:sz w:val="14"/>
        <w:szCs w:val="20"/>
      </w:rPr>
    </w:pPr>
    <w:r w:rsidRPr="0053781A">
      <w:rPr>
        <w:rFonts w:ascii="Arial" w:hAnsi="Arial" w:cs="Arial"/>
        <w:b/>
        <w:sz w:val="20"/>
      </w:rPr>
      <w:ptab w:relativeTo="margin" w:alignment="center" w:leader="none"/>
    </w:r>
    <w:r>
      <w:rPr>
        <w:noProof/>
      </w:rPr>
      <w:t xml:space="preserve"> </w:t>
    </w:r>
    <w:del w:id="800" w:author="Husni Mubarok" w:date="2022-01-27T14:03:00Z">
      <w:r w:rsidRPr="0053781A" w:rsidDel="0018406D">
        <w:rPr>
          <w:rFonts w:ascii="Arial" w:hAnsi="Arial" w:cs="Arial"/>
          <w:b/>
          <w:sz w:val="20"/>
        </w:rPr>
        <w:ptab w:relativeTo="margin" w:alignment="right" w:leader="none"/>
      </w:r>
      <w:r w:rsidDel="0018406D">
        <w:rPr>
          <w:rFonts w:ascii="Arial" w:hAnsi="Arial" w:cs="Arial"/>
          <w:b/>
          <w:sz w:val="20"/>
        </w:rPr>
        <w:delText>Universitas Indonesia</w:delText>
      </w:r>
    </w:del>
  </w:p>
  <w:p w14:paraId="2BAC3360" w14:textId="77777777" w:rsidR="00787A0A" w:rsidRDefault="00787A0A"/>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E0B35" w14:textId="2FEFFAD8" w:rsidR="00216D05" w:rsidRDefault="00216D05">
    <w:pPr>
      <w:pStyle w:val="Footer"/>
    </w:pPr>
    <w:r>
      <w:ptab w:relativeTo="margin" w:alignment="center" w:leader="none"/>
    </w:r>
    <w:r>
      <w:fldChar w:fldCharType="begin"/>
    </w:r>
    <w:r>
      <w:instrText xml:space="preserve"> PAGE   \* MERGEFORMAT </w:instrText>
    </w:r>
    <w:r>
      <w:fldChar w:fldCharType="separate"/>
    </w:r>
    <w:r w:rsidR="001E63A0">
      <w:rPr>
        <w:noProof/>
      </w:rPr>
      <w:t>16</w:t>
    </w:r>
    <w:r>
      <w:rPr>
        <w:noProof/>
      </w:rPr>
      <w:fldChar w:fldCharType="end"/>
    </w:r>
    <w:r>
      <w:ptab w:relativeTo="margin" w:alignment="right" w:leader="none"/>
    </w:r>
    <w:del w:id="801" w:author="Husni Mubarok" w:date="2022-01-27T14:03:00Z">
      <w:r w:rsidRPr="001E0C7E" w:rsidDel="0018406D">
        <w:rPr>
          <w:rFonts w:ascii="Arial" w:hAnsi="Arial" w:cs="Arial"/>
          <w:b/>
          <w:sz w:val="21"/>
        </w:rPr>
        <w:delText>Universitas</w:delText>
      </w:r>
    </w:del>
    <w:r w:rsidRPr="001E0C7E">
      <w:rPr>
        <w:rFonts w:ascii="Arial" w:hAnsi="Arial" w:cs="Arial"/>
        <w:b/>
        <w:sz w:val="21"/>
      </w:rPr>
      <w:t xml:space="preserve"> </w:t>
    </w:r>
    <w:del w:id="802" w:author="Husni Mubarok" w:date="2022-01-27T14:03:00Z">
      <w:r w:rsidRPr="001E0C7E" w:rsidDel="0018406D">
        <w:rPr>
          <w:rFonts w:ascii="Arial" w:hAnsi="Arial" w:cs="Arial"/>
          <w:b/>
          <w:sz w:val="21"/>
        </w:rPr>
        <w:delText>Indonesia</w:delText>
      </w:r>
    </w:del>
  </w:p>
  <w:p w14:paraId="31A44308" w14:textId="77777777" w:rsidR="00787A0A" w:rsidRDefault="00787A0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555D22" w14:textId="77777777" w:rsidR="00A11711" w:rsidRDefault="00A11711" w:rsidP="00FD216C">
      <w:pPr>
        <w:spacing w:after="0" w:line="240" w:lineRule="auto"/>
      </w:pPr>
      <w:r>
        <w:separator/>
      </w:r>
    </w:p>
  </w:footnote>
  <w:footnote w:type="continuationSeparator" w:id="0">
    <w:p w14:paraId="76601014" w14:textId="77777777" w:rsidR="00A11711" w:rsidRDefault="00A11711" w:rsidP="00FD21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A8F9F0" w14:textId="77777777" w:rsidR="00216D05" w:rsidRDefault="00000000" w:rsidP="00910F2E">
    <w:pPr>
      <w:pStyle w:val="Header"/>
      <w:jc w:val="right"/>
    </w:pPr>
    <w:sdt>
      <w:sdtPr>
        <w:id w:val="-729457005"/>
        <w:docPartObj>
          <w:docPartGallery w:val="Page Numbers (Top of Page)"/>
          <w:docPartUnique/>
        </w:docPartObj>
      </w:sdtPr>
      <w:sdtEndPr>
        <w:rPr>
          <w:noProof/>
        </w:rPr>
      </w:sdtEndPr>
      <w:sdtContent>
        <w:r w:rsidR="00216D05">
          <w:fldChar w:fldCharType="begin"/>
        </w:r>
        <w:r w:rsidR="00216D05">
          <w:instrText xml:space="preserve"> PAGE   \* MERGEFORMAT </w:instrText>
        </w:r>
        <w:r w:rsidR="00216D05">
          <w:fldChar w:fldCharType="separate"/>
        </w:r>
        <w:r w:rsidR="001E63A0">
          <w:rPr>
            <w:noProof/>
          </w:rPr>
          <w:t>20</w:t>
        </w:r>
        <w:r w:rsidR="00216D05">
          <w:rPr>
            <w:noProof/>
          </w:rPr>
          <w:fldChar w:fldCharType="end"/>
        </w:r>
      </w:sdtContent>
    </w:sdt>
    <w:r w:rsidR="00216D05" w:rsidDel="0053781A">
      <w:t xml:space="preserve"> </w:t>
    </w:r>
  </w:p>
  <w:p w14:paraId="662E45B8" w14:textId="77777777" w:rsidR="00787A0A" w:rsidRDefault="00787A0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C4727" w14:textId="77777777" w:rsidR="00216D05" w:rsidRDefault="00216D05">
    <w:pPr>
      <w:pStyle w:val="Header"/>
    </w:pPr>
  </w:p>
  <w:p w14:paraId="18CC7B62" w14:textId="77777777" w:rsidR="00787A0A" w:rsidRDefault="00787A0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44CA82A"/>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D4D46E6E"/>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D7F08CFE"/>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130882D4"/>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5464DF3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DE20E3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DA420A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D18F3D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B2A1102"/>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44A0203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05FCF"/>
    <w:multiLevelType w:val="multilevel"/>
    <w:tmpl w:val="B47C7A5E"/>
    <w:lvl w:ilvl="0">
      <w:start w:val="1"/>
      <w:numFmt w:val="decimal"/>
      <w:lvlText w:val="%1."/>
      <w:lvlJc w:val="left"/>
      <w:pPr>
        <w:ind w:left="360" w:hanging="360"/>
      </w:pPr>
      <w:rPr>
        <w:rFonts w:hint="default"/>
      </w:rPr>
    </w:lvl>
    <w:lvl w:ilvl="1">
      <w:start w:val="4"/>
      <w:numFmt w:val="none"/>
      <w:isLgl/>
      <w:lvlText w:val="4.1."/>
      <w:lvlJc w:val="left"/>
      <w:pPr>
        <w:ind w:left="1800" w:hanging="72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4320" w:hanging="1080"/>
      </w:pPr>
      <w:rPr>
        <w:rFonts w:hint="default"/>
      </w:rPr>
    </w:lvl>
    <w:lvl w:ilvl="4">
      <w:start w:val="1"/>
      <w:numFmt w:val="decimal"/>
      <w:isLgl/>
      <w:lvlText w:val="%1.%2.%3.%4.%5."/>
      <w:lvlJc w:val="left"/>
      <w:pPr>
        <w:ind w:left="5400" w:hanging="1080"/>
      </w:pPr>
      <w:rPr>
        <w:rFonts w:hint="default"/>
      </w:rPr>
    </w:lvl>
    <w:lvl w:ilvl="5">
      <w:start w:val="1"/>
      <w:numFmt w:val="decimal"/>
      <w:isLgl/>
      <w:lvlText w:val="%1.%2.%3.%4.%5.%6."/>
      <w:lvlJc w:val="left"/>
      <w:pPr>
        <w:ind w:left="6840" w:hanging="1440"/>
      </w:pPr>
      <w:rPr>
        <w:rFonts w:hint="default"/>
      </w:rPr>
    </w:lvl>
    <w:lvl w:ilvl="6">
      <w:start w:val="1"/>
      <w:numFmt w:val="decimal"/>
      <w:isLgl/>
      <w:lvlText w:val="%1.%2.%3.%4.%5.%6.%7."/>
      <w:lvlJc w:val="left"/>
      <w:pPr>
        <w:ind w:left="7920" w:hanging="1440"/>
      </w:pPr>
      <w:rPr>
        <w:rFonts w:hint="default"/>
      </w:rPr>
    </w:lvl>
    <w:lvl w:ilvl="7">
      <w:start w:val="1"/>
      <w:numFmt w:val="decimal"/>
      <w:isLgl/>
      <w:lvlText w:val="%1.%2.%3.%4.%5.%6.%7.%8."/>
      <w:lvlJc w:val="left"/>
      <w:pPr>
        <w:ind w:left="9360" w:hanging="1800"/>
      </w:pPr>
      <w:rPr>
        <w:rFonts w:hint="default"/>
      </w:rPr>
    </w:lvl>
    <w:lvl w:ilvl="8">
      <w:start w:val="1"/>
      <w:numFmt w:val="decimal"/>
      <w:isLgl/>
      <w:lvlText w:val="%1.%2.%3.%4.%5.%6.%7.%8.%9."/>
      <w:lvlJc w:val="left"/>
      <w:pPr>
        <w:ind w:left="10800" w:hanging="2160"/>
      </w:pPr>
      <w:rPr>
        <w:rFonts w:hint="default"/>
      </w:rPr>
    </w:lvl>
  </w:abstractNum>
  <w:abstractNum w:abstractNumId="11" w15:restartNumberingAfterBreak="0">
    <w:nsid w:val="03ED43BD"/>
    <w:multiLevelType w:val="multilevel"/>
    <w:tmpl w:val="CB6EB146"/>
    <w:lvl w:ilvl="0">
      <w:start w:val="1"/>
      <w:numFmt w:val="decimal"/>
      <w:lvlText w:val="%1."/>
      <w:lvlJc w:val="left"/>
      <w:pPr>
        <w:ind w:left="360" w:hanging="360"/>
      </w:pPr>
      <w:rPr>
        <w:rFonts w:hint="default"/>
      </w:rPr>
    </w:lvl>
    <w:lvl w:ilvl="1">
      <w:start w:val="4"/>
      <w:numFmt w:val="none"/>
      <w:isLgl/>
      <w:lvlText w:val="4.2."/>
      <w:lvlJc w:val="left"/>
      <w:pPr>
        <w:ind w:left="1800" w:hanging="72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4320" w:hanging="1080"/>
      </w:pPr>
      <w:rPr>
        <w:rFonts w:hint="default"/>
      </w:rPr>
    </w:lvl>
    <w:lvl w:ilvl="4">
      <w:start w:val="1"/>
      <w:numFmt w:val="decimal"/>
      <w:isLgl/>
      <w:lvlText w:val="%1.%2.%3.%4.%5."/>
      <w:lvlJc w:val="left"/>
      <w:pPr>
        <w:ind w:left="5400" w:hanging="1080"/>
      </w:pPr>
      <w:rPr>
        <w:rFonts w:hint="default"/>
      </w:rPr>
    </w:lvl>
    <w:lvl w:ilvl="5">
      <w:start w:val="1"/>
      <w:numFmt w:val="decimal"/>
      <w:isLgl/>
      <w:lvlText w:val="%1.%2.%3.%4.%5.%6."/>
      <w:lvlJc w:val="left"/>
      <w:pPr>
        <w:ind w:left="6840" w:hanging="1440"/>
      </w:pPr>
      <w:rPr>
        <w:rFonts w:hint="default"/>
      </w:rPr>
    </w:lvl>
    <w:lvl w:ilvl="6">
      <w:start w:val="1"/>
      <w:numFmt w:val="decimal"/>
      <w:isLgl/>
      <w:lvlText w:val="%1.%2.%3.%4.%5.%6.%7."/>
      <w:lvlJc w:val="left"/>
      <w:pPr>
        <w:ind w:left="7920" w:hanging="1440"/>
      </w:pPr>
      <w:rPr>
        <w:rFonts w:hint="default"/>
      </w:rPr>
    </w:lvl>
    <w:lvl w:ilvl="7">
      <w:start w:val="1"/>
      <w:numFmt w:val="decimal"/>
      <w:isLgl/>
      <w:lvlText w:val="%1.%2.%3.%4.%5.%6.%7.%8."/>
      <w:lvlJc w:val="left"/>
      <w:pPr>
        <w:ind w:left="9360" w:hanging="1800"/>
      </w:pPr>
      <w:rPr>
        <w:rFonts w:hint="default"/>
      </w:rPr>
    </w:lvl>
    <w:lvl w:ilvl="8">
      <w:start w:val="1"/>
      <w:numFmt w:val="decimal"/>
      <w:isLgl/>
      <w:lvlText w:val="%1.%2.%3.%4.%5.%6.%7.%8.%9."/>
      <w:lvlJc w:val="left"/>
      <w:pPr>
        <w:ind w:left="10800" w:hanging="2160"/>
      </w:pPr>
      <w:rPr>
        <w:rFonts w:hint="default"/>
      </w:rPr>
    </w:lvl>
  </w:abstractNum>
  <w:abstractNum w:abstractNumId="12" w15:restartNumberingAfterBreak="0">
    <w:nsid w:val="042D6607"/>
    <w:multiLevelType w:val="hybridMultilevel"/>
    <w:tmpl w:val="B9685D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51A5AF6"/>
    <w:multiLevelType w:val="multilevel"/>
    <w:tmpl w:val="A6488D16"/>
    <w:lvl w:ilvl="0">
      <w:start w:val="1"/>
      <w:numFmt w:val="decimal"/>
      <w:lvlText w:val="%1"/>
      <w:lvlJc w:val="left"/>
      <w:pPr>
        <w:ind w:left="1115" w:hanging="420"/>
      </w:pPr>
      <w:rPr>
        <w:rFonts w:hint="default"/>
        <w:lang w:val="id" w:eastAsia="en-US" w:bidi="ar-SA"/>
      </w:rPr>
    </w:lvl>
    <w:lvl w:ilvl="1">
      <w:start w:val="1"/>
      <w:numFmt w:val="decimal"/>
      <w:lvlText w:val="%1.%2"/>
      <w:lvlJc w:val="left"/>
      <w:pPr>
        <w:ind w:left="1115" w:hanging="420"/>
      </w:pPr>
      <w:rPr>
        <w:rFonts w:ascii="Times New Roman" w:eastAsia="Times New Roman" w:hAnsi="Times New Roman" w:cs="Times New Roman" w:hint="default"/>
        <w:b/>
        <w:bCs/>
        <w:w w:val="100"/>
        <w:sz w:val="24"/>
        <w:szCs w:val="24"/>
        <w:lang w:val="id" w:eastAsia="en-US" w:bidi="ar-SA"/>
      </w:rPr>
    </w:lvl>
    <w:lvl w:ilvl="2">
      <w:start w:val="1"/>
      <w:numFmt w:val="decimal"/>
      <w:lvlText w:val="%3."/>
      <w:lvlJc w:val="left"/>
      <w:pPr>
        <w:ind w:left="1415" w:hanging="360"/>
      </w:pPr>
      <w:rPr>
        <w:rFonts w:ascii="Times New Roman" w:eastAsia="Times New Roman" w:hAnsi="Times New Roman" w:cs="Times New Roman" w:hint="default"/>
        <w:w w:val="100"/>
        <w:sz w:val="24"/>
        <w:szCs w:val="24"/>
        <w:lang w:val="id" w:eastAsia="en-US" w:bidi="ar-SA"/>
      </w:rPr>
    </w:lvl>
    <w:lvl w:ilvl="3">
      <w:numFmt w:val="bullet"/>
      <w:lvlText w:val="•"/>
      <w:lvlJc w:val="left"/>
      <w:pPr>
        <w:ind w:left="3491" w:hanging="360"/>
      </w:pPr>
      <w:rPr>
        <w:rFonts w:hint="default"/>
        <w:lang w:val="id" w:eastAsia="en-US" w:bidi="ar-SA"/>
      </w:rPr>
    </w:lvl>
    <w:lvl w:ilvl="4">
      <w:numFmt w:val="bullet"/>
      <w:lvlText w:val="•"/>
      <w:lvlJc w:val="left"/>
      <w:pPr>
        <w:ind w:left="4362" w:hanging="360"/>
      </w:pPr>
      <w:rPr>
        <w:rFonts w:hint="default"/>
        <w:lang w:val="id" w:eastAsia="en-US" w:bidi="ar-SA"/>
      </w:rPr>
    </w:lvl>
    <w:lvl w:ilvl="5">
      <w:numFmt w:val="bullet"/>
      <w:lvlText w:val="•"/>
      <w:lvlJc w:val="left"/>
      <w:pPr>
        <w:ind w:left="5233" w:hanging="360"/>
      </w:pPr>
      <w:rPr>
        <w:rFonts w:hint="default"/>
        <w:lang w:val="id" w:eastAsia="en-US" w:bidi="ar-SA"/>
      </w:rPr>
    </w:lvl>
    <w:lvl w:ilvl="6">
      <w:numFmt w:val="bullet"/>
      <w:lvlText w:val="•"/>
      <w:lvlJc w:val="left"/>
      <w:pPr>
        <w:ind w:left="6104" w:hanging="360"/>
      </w:pPr>
      <w:rPr>
        <w:rFonts w:hint="default"/>
        <w:lang w:val="id" w:eastAsia="en-US" w:bidi="ar-SA"/>
      </w:rPr>
    </w:lvl>
    <w:lvl w:ilvl="7">
      <w:numFmt w:val="bullet"/>
      <w:lvlText w:val="•"/>
      <w:lvlJc w:val="left"/>
      <w:pPr>
        <w:ind w:left="6975" w:hanging="360"/>
      </w:pPr>
      <w:rPr>
        <w:rFonts w:hint="default"/>
        <w:lang w:val="id" w:eastAsia="en-US" w:bidi="ar-SA"/>
      </w:rPr>
    </w:lvl>
    <w:lvl w:ilvl="8">
      <w:numFmt w:val="bullet"/>
      <w:lvlText w:val="•"/>
      <w:lvlJc w:val="left"/>
      <w:pPr>
        <w:ind w:left="7846" w:hanging="360"/>
      </w:pPr>
      <w:rPr>
        <w:rFonts w:hint="default"/>
        <w:lang w:val="id" w:eastAsia="en-US" w:bidi="ar-SA"/>
      </w:rPr>
    </w:lvl>
  </w:abstractNum>
  <w:abstractNum w:abstractNumId="14" w15:restartNumberingAfterBreak="0">
    <w:nsid w:val="06133EFC"/>
    <w:multiLevelType w:val="multilevel"/>
    <w:tmpl w:val="347CFA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
      <w:lvlJc w:val="left"/>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0B625DA6"/>
    <w:multiLevelType w:val="hybridMultilevel"/>
    <w:tmpl w:val="DDE40FB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6" w15:restartNumberingAfterBreak="0">
    <w:nsid w:val="0CF37223"/>
    <w:multiLevelType w:val="hybridMultilevel"/>
    <w:tmpl w:val="E9C23FB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138F059E"/>
    <w:multiLevelType w:val="hybridMultilevel"/>
    <w:tmpl w:val="8214DC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5771F99"/>
    <w:multiLevelType w:val="hybridMultilevel"/>
    <w:tmpl w:val="0AB29A54"/>
    <w:lvl w:ilvl="0" w:tplc="F2985144">
      <w:start w:val="1"/>
      <w:numFmt w:val="decimal"/>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9" w15:restartNumberingAfterBreak="0">
    <w:nsid w:val="1591057F"/>
    <w:multiLevelType w:val="hybridMultilevel"/>
    <w:tmpl w:val="2D3EF29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1CE36E98"/>
    <w:multiLevelType w:val="multilevel"/>
    <w:tmpl w:val="00C4A81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3.%3."/>
      <w:lvlJc w:val="left"/>
      <w:pPr>
        <w:ind w:left="1224" w:hanging="504"/>
      </w:pPr>
      <w:rPr>
        <w:rFonts w:hint="default"/>
      </w:rPr>
    </w:lvl>
    <w:lvl w:ilvl="3">
      <w:start w:val="1"/>
      <w:numFmt w:val="decimal"/>
      <w:lvlText w:val="%4."/>
      <w:lvlJc w:val="left"/>
      <w:pPr>
        <w:ind w:left="1440" w:hanging="36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22AA13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70A5C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2A400C2B"/>
    <w:multiLevelType w:val="hybridMultilevel"/>
    <w:tmpl w:val="6F6E622E"/>
    <w:lvl w:ilvl="0" w:tplc="80CEE130">
      <w:start w:val="1"/>
      <w:numFmt w:val="decimal"/>
      <w:lvlText w:val="%1"/>
      <w:lvlJc w:val="left"/>
      <w:pPr>
        <w:ind w:left="720" w:hanging="360"/>
      </w:pPr>
      <w:rPr>
        <w:rFonts w:cs="Times New Roman" w:hint="default"/>
        <w:b/>
        <w:caps w:val="0"/>
        <w:smallCaps w:val="0"/>
        <w:spacing w:val="60"/>
        <w:sz w:val="16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4" w15:restartNumberingAfterBreak="0">
    <w:nsid w:val="2B1C085F"/>
    <w:multiLevelType w:val="hybridMultilevel"/>
    <w:tmpl w:val="C3169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2DFA19E3"/>
    <w:multiLevelType w:val="multilevel"/>
    <w:tmpl w:val="A5F41A18"/>
    <w:lvl w:ilvl="0">
      <w:start w:val="1"/>
      <w:numFmt w:val="decimal"/>
      <w:lvlText w:val="%1."/>
      <w:lvlJc w:val="left"/>
      <w:pPr>
        <w:ind w:left="360" w:hanging="360"/>
      </w:pPr>
      <w:rPr>
        <w:rFonts w:hint="default"/>
      </w:rPr>
    </w:lvl>
    <w:lvl w:ilvl="1">
      <w:start w:val="4"/>
      <w:numFmt w:val="none"/>
      <w:isLgl/>
      <w:lvlText w:val="4.3."/>
      <w:lvlJc w:val="left"/>
      <w:pPr>
        <w:ind w:left="1800" w:hanging="72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4320" w:hanging="1080"/>
      </w:pPr>
      <w:rPr>
        <w:rFonts w:hint="default"/>
      </w:rPr>
    </w:lvl>
    <w:lvl w:ilvl="4">
      <w:start w:val="1"/>
      <w:numFmt w:val="decimal"/>
      <w:isLgl/>
      <w:lvlText w:val="%1.%2.%3.%4.%5."/>
      <w:lvlJc w:val="left"/>
      <w:pPr>
        <w:ind w:left="5400" w:hanging="1080"/>
      </w:pPr>
      <w:rPr>
        <w:rFonts w:hint="default"/>
      </w:rPr>
    </w:lvl>
    <w:lvl w:ilvl="5">
      <w:start w:val="1"/>
      <w:numFmt w:val="decimal"/>
      <w:isLgl/>
      <w:lvlText w:val="%1.%2.%3.%4.%5.%6."/>
      <w:lvlJc w:val="left"/>
      <w:pPr>
        <w:ind w:left="6840" w:hanging="1440"/>
      </w:pPr>
      <w:rPr>
        <w:rFonts w:hint="default"/>
      </w:rPr>
    </w:lvl>
    <w:lvl w:ilvl="6">
      <w:start w:val="1"/>
      <w:numFmt w:val="decimal"/>
      <w:isLgl/>
      <w:lvlText w:val="%1.%2.%3.%4.%5.%6.%7."/>
      <w:lvlJc w:val="left"/>
      <w:pPr>
        <w:ind w:left="7920" w:hanging="1440"/>
      </w:pPr>
      <w:rPr>
        <w:rFonts w:hint="default"/>
      </w:rPr>
    </w:lvl>
    <w:lvl w:ilvl="7">
      <w:start w:val="1"/>
      <w:numFmt w:val="decimal"/>
      <w:isLgl/>
      <w:lvlText w:val="%1.%2.%3.%4.%5.%6.%7.%8."/>
      <w:lvlJc w:val="left"/>
      <w:pPr>
        <w:ind w:left="9360" w:hanging="1800"/>
      </w:pPr>
      <w:rPr>
        <w:rFonts w:hint="default"/>
      </w:rPr>
    </w:lvl>
    <w:lvl w:ilvl="8">
      <w:start w:val="1"/>
      <w:numFmt w:val="decimal"/>
      <w:isLgl/>
      <w:lvlText w:val="%1.%2.%3.%4.%5.%6.%7.%8.%9."/>
      <w:lvlJc w:val="left"/>
      <w:pPr>
        <w:ind w:left="10800" w:hanging="2160"/>
      </w:pPr>
      <w:rPr>
        <w:rFonts w:hint="default"/>
      </w:rPr>
    </w:lvl>
  </w:abstractNum>
  <w:abstractNum w:abstractNumId="26" w15:restartNumberingAfterBreak="0">
    <w:nsid w:val="2E6B7569"/>
    <w:multiLevelType w:val="hybridMultilevel"/>
    <w:tmpl w:val="386E41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2FE64FEC"/>
    <w:multiLevelType w:val="hybridMultilevel"/>
    <w:tmpl w:val="BFE66B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322E3BC6"/>
    <w:multiLevelType w:val="hybridMultilevel"/>
    <w:tmpl w:val="9970EC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2B20C84"/>
    <w:multiLevelType w:val="hybridMultilevel"/>
    <w:tmpl w:val="CFBCF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4F55CAF"/>
    <w:multiLevelType w:val="multilevel"/>
    <w:tmpl w:val="3006A472"/>
    <w:lvl w:ilvl="0">
      <w:start w:val="1"/>
      <w:numFmt w:val="decimal"/>
      <w:lvlText w:val="%1."/>
      <w:lvlJc w:val="left"/>
      <w:pPr>
        <w:ind w:left="360" w:hanging="360"/>
      </w:pPr>
      <w:rPr>
        <w:rFonts w:hint="default"/>
      </w:rPr>
    </w:lvl>
    <w:lvl w:ilvl="1">
      <w:start w:val="1"/>
      <w:numFmt w:val="decimal"/>
      <w:lvlText w:val="2.%2."/>
      <w:lvlJc w:val="left"/>
      <w:pPr>
        <w:ind w:left="432" w:hanging="432"/>
      </w:pPr>
      <w:rPr>
        <w:rFonts w:hint="default"/>
        <w:b/>
        <w:bCs/>
      </w:rPr>
    </w:lvl>
    <w:lvl w:ilvl="2">
      <w:start w:val="1"/>
      <w:numFmt w:val="decimal"/>
      <w:lvlText w:val="2.2.%3."/>
      <w:lvlJc w:val="left"/>
      <w:pPr>
        <w:ind w:left="59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369065EB"/>
    <w:multiLevelType w:val="multilevel"/>
    <w:tmpl w:val="6F3258A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392D2DCC"/>
    <w:multiLevelType w:val="multilevel"/>
    <w:tmpl w:val="310A9A1C"/>
    <w:lvl w:ilvl="0">
      <w:start w:val="1"/>
      <w:numFmt w:val="decimal"/>
      <w:lvlText w:val="%1."/>
      <w:lvlJc w:val="left"/>
      <w:pPr>
        <w:ind w:left="360" w:hanging="360"/>
      </w:pPr>
      <w:rPr>
        <w:rFonts w:hint="default"/>
      </w:rPr>
    </w:lvl>
    <w:lvl w:ilvl="1">
      <w:start w:val="4"/>
      <w:numFmt w:val="none"/>
      <w:isLgl/>
      <w:lvlText w:val="4.4."/>
      <w:lvlJc w:val="left"/>
      <w:pPr>
        <w:ind w:left="1800" w:hanging="72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4320" w:hanging="1080"/>
      </w:pPr>
      <w:rPr>
        <w:rFonts w:hint="default"/>
      </w:rPr>
    </w:lvl>
    <w:lvl w:ilvl="4">
      <w:start w:val="1"/>
      <w:numFmt w:val="decimal"/>
      <w:isLgl/>
      <w:lvlText w:val="%1.%2.%3.%4.%5."/>
      <w:lvlJc w:val="left"/>
      <w:pPr>
        <w:ind w:left="5400" w:hanging="1080"/>
      </w:pPr>
      <w:rPr>
        <w:rFonts w:hint="default"/>
      </w:rPr>
    </w:lvl>
    <w:lvl w:ilvl="5">
      <w:start w:val="1"/>
      <w:numFmt w:val="decimal"/>
      <w:isLgl/>
      <w:lvlText w:val="%1.%2.%3.%4.%5.%6."/>
      <w:lvlJc w:val="left"/>
      <w:pPr>
        <w:ind w:left="6840" w:hanging="1440"/>
      </w:pPr>
      <w:rPr>
        <w:rFonts w:hint="default"/>
      </w:rPr>
    </w:lvl>
    <w:lvl w:ilvl="6">
      <w:start w:val="1"/>
      <w:numFmt w:val="decimal"/>
      <w:isLgl/>
      <w:lvlText w:val="%1.%2.%3.%4.%5.%6.%7."/>
      <w:lvlJc w:val="left"/>
      <w:pPr>
        <w:ind w:left="7920" w:hanging="1440"/>
      </w:pPr>
      <w:rPr>
        <w:rFonts w:hint="default"/>
      </w:rPr>
    </w:lvl>
    <w:lvl w:ilvl="7">
      <w:start w:val="1"/>
      <w:numFmt w:val="decimal"/>
      <w:isLgl/>
      <w:lvlText w:val="%1.%2.%3.%4.%5.%6.%7.%8."/>
      <w:lvlJc w:val="left"/>
      <w:pPr>
        <w:ind w:left="9360" w:hanging="1800"/>
      </w:pPr>
      <w:rPr>
        <w:rFonts w:hint="default"/>
      </w:rPr>
    </w:lvl>
    <w:lvl w:ilvl="8">
      <w:start w:val="1"/>
      <w:numFmt w:val="decimal"/>
      <w:isLgl/>
      <w:lvlText w:val="%1.%2.%3.%4.%5.%6.%7.%8.%9."/>
      <w:lvlJc w:val="left"/>
      <w:pPr>
        <w:ind w:left="10800" w:hanging="2160"/>
      </w:pPr>
      <w:rPr>
        <w:rFonts w:hint="default"/>
      </w:rPr>
    </w:lvl>
  </w:abstractNum>
  <w:abstractNum w:abstractNumId="33" w15:restartNumberingAfterBreak="0">
    <w:nsid w:val="3EE5166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40E54E09"/>
    <w:multiLevelType w:val="hybridMultilevel"/>
    <w:tmpl w:val="DB82918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40FA70FB"/>
    <w:multiLevelType w:val="hybridMultilevel"/>
    <w:tmpl w:val="3F5C0DD0"/>
    <w:lvl w:ilvl="0" w:tplc="34C0FB36">
      <w:start w:val="1"/>
      <w:numFmt w:val="decimal"/>
      <w:lvlText w:val="%1."/>
      <w:lvlJc w:val="left"/>
      <w:pPr>
        <w:ind w:left="1182" w:hanging="420"/>
      </w:pPr>
      <w:rPr>
        <w:rFonts w:ascii="Times New Roman" w:eastAsia="Times New Roman" w:hAnsi="Times New Roman" w:cs="Times New Roman" w:hint="default"/>
        <w:w w:val="100"/>
        <w:sz w:val="24"/>
        <w:szCs w:val="24"/>
        <w:lang w:val="id" w:eastAsia="en-US" w:bidi="ar-SA"/>
      </w:rPr>
    </w:lvl>
    <w:lvl w:ilvl="1" w:tplc="782A6B52">
      <w:start w:val="1"/>
      <w:numFmt w:val="lowerLetter"/>
      <w:lvlText w:val="%2."/>
      <w:lvlJc w:val="left"/>
      <w:rPr>
        <w:rFonts w:ascii="Times New Roman" w:eastAsia="Times New Roman" w:hAnsi="Times New Roman" w:cs="Times New Roman" w:hint="default"/>
        <w:spacing w:val="-1"/>
        <w:w w:val="100"/>
        <w:sz w:val="24"/>
        <w:szCs w:val="24"/>
        <w:lang w:val="id" w:eastAsia="en-US" w:bidi="ar-SA"/>
      </w:rPr>
    </w:lvl>
    <w:lvl w:ilvl="2" w:tplc="98CE92B0">
      <w:numFmt w:val="bullet"/>
      <w:lvlText w:val="•"/>
      <w:lvlJc w:val="left"/>
      <w:pPr>
        <w:ind w:left="2309" w:hanging="360"/>
      </w:pPr>
      <w:rPr>
        <w:rFonts w:hint="default"/>
        <w:lang w:val="id" w:eastAsia="en-US" w:bidi="ar-SA"/>
      </w:rPr>
    </w:lvl>
    <w:lvl w:ilvl="3" w:tplc="DD72E4B2">
      <w:numFmt w:val="bullet"/>
      <w:lvlText w:val="•"/>
      <w:lvlJc w:val="left"/>
      <w:pPr>
        <w:ind w:left="3219" w:hanging="360"/>
      </w:pPr>
      <w:rPr>
        <w:rFonts w:hint="default"/>
        <w:lang w:val="id" w:eastAsia="en-US" w:bidi="ar-SA"/>
      </w:rPr>
    </w:lvl>
    <w:lvl w:ilvl="4" w:tplc="3258EB9A">
      <w:numFmt w:val="bullet"/>
      <w:lvlText w:val="•"/>
      <w:lvlJc w:val="left"/>
      <w:pPr>
        <w:ind w:left="4129" w:hanging="360"/>
      </w:pPr>
      <w:rPr>
        <w:rFonts w:hint="default"/>
        <w:lang w:val="id" w:eastAsia="en-US" w:bidi="ar-SA"/>
      </w:rPr>
    </w:lvl>
    <w:lvl w:ilvl="5" w:tplc="1CE6FFAA">
      <w:numFmt w:val="bullet"/>
      <w:lvlText w:val="•"/>
      <w:lvlJc w:val="left"/>
      <w:pPr>
        <w:ind w:left="5039" w:hanging="360"/>
      </w:pPr>
      <w:rPr>
        <w:rFonts w:hint="default"/>
        <w:lang w:val="id" w:eastAsia="en-US" w:bidi="ar-SA"/>
      </w:rPr>
    </w:lvl>
    <w:lvl w:ilvl="6" w:tplc="E0A49962">
      <w:numFmt w:val="bullet"/>
      <w:lvlText w:val="•"/>
      <w:lvlJc w:val="left"/>
      <w:pPr>
        <w:ind w:left="5949" w:hanging="360"/>
      </w:pPr>
      <w:rPr>
        <w:rFonts w:hint="default"/>
        <w:lang w:val="id" w:eastAsia="en-US" w:bidi="ar-SA"/>
      </w:rPr>
    </w:lvl>
    <w:lvl w:ilvl="7" w:tplc="E33ACFC4">
      <w:numFmt w:val="bullet"/>
      <w:lvlText w:val="•"/>
      <w:lvlJc w:val="left"/>
      <w:pPr>
        <w:ind w:left="6859" w:hanging="360"/>
      </w:pPr>
      <w:rPr>
        <w:rFonts w:hint="default"/>
        <w:lang w:val="id" w:eastAsia="en-US" w:bidi="ar-SA"/>
      </w:rPr>
    </w:lvl>
    <w:lvl w:ilvl="8" w:tplc="126C1D4E">
      <w:numFmt w:val="bullet"/>
      <w:lvlText w:val="•"/>
      <w:lvlJc w:val="left"/>
      <w:pPr>
        <w:ind w:left="7769" w:hanging="360"/>
      </w:pPr>
      <w:rPr>
        <w:rFonts w:hint="default"/>
        <w:lang w:val="id" w:eastAsia="en-US" w:bidi="ar-SA"/>
      </w:rPr>
    </w:lvl>
  </w:abstractNum>
  <w:abstractNum w:abstractNumId="36" w15:restartNumberingAfterBreak="0">
    <w:nsid w:val="421559F9"/>
    <w:multiLevelType w:val="hybridMultilevel"/>
    <w:tmpl w:val="DE68F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74B4EBE"/>
    <w:multiLevelType w:val="multilevel"/>
    <w:tmpl w:val="53BE09C0"/>
    <w:lvl w:ilvl="0">
      <w:start w:val="5"/>
      <w:numFmt w:val="decimal"/>
      <w:lvlText w:val="%1"/>
      <w:lvlJc w:val="left"/>
      <w:pPr>
        <w:ind w:left="1055" w:hanging="360"/>
        <w:jc w:val="left"/>
      </w:pPr>
      <w:rPr>
        <w:rFonts w:hint="default"/>
        <w:lang w:val="id" w:eastAsia="en-US" w:bidi="ar-SA"/>
      </w:rPr>
    </w:lvl>
    <w:lvl w:ilvl="1">
      <w:start w:val="1"/>
      <w:numFmt w:val="decimal"/>
      <w:lvlText w:val="%1.%2"/>
      <w:lvlJc w:val="left"/>
      <w:pPr>
        <w:ind w:left="1055" w:hanging="360"/>
        <w:jc w:val="left"/>
      </w:pPr>
      <w:rPr>
        <w:rFonts w:ascii="Times New Roman" w:eastAsia="Times New Roman" w:hAnsi="Times New Roman" w:cs="Times New Roman" w:hint="default"/>
        <w:b/>
        <w:bCs/>
        <w:w w:val="100"/>
        <w:sz w:val="24"/>
        <w:szCs w:val="24"/>
        <w:lang w:val="id" w:eastAsia="en-US" w:bidi="ar-SA"/>
      </w:rPr>
    </w:lvl>
    <w:lvl w:ilvl="2">
      <w:start w:val="1"/>
      <w:numFmt w:val="decimal"/>
      <w:lvlText w:val="%3."/>
      <w:lvlJc w:val="left"/>
      <w:pPr>
        <w:ind w:left="1475" w:hanging="300"/>
        <w:jc w:val="left"/>
      </w:pPr>
      <w:rPr>
        <w:rFonts w:ascii="Times New Roman" w:eastAsia="Times New Roman" w:hAnsi="Times New Roman" w:cs="Times New Roman" w:hint="default"/>
        <w:w w:val="100"/>
        <w:sz w:val="24"/>
        <w:szCs w:val="24"/>
        <w:lang w:val="id" w:eastAsia="en-US" w:bidi="ar-SA"/>
      </w:rPr>
    </w:lvl>
    <w:lvl w:ilvl="3">
      <w:numFmt w:val="bullet"/>
      <w:lvlText w:val="•"/>
      <w:lvlJc w:val="left"/>
      <w:pPr>
        <w:ind w:left="3281" w:hanging="300"/>
      </w:pPr>
      <w:rPr>
        <w:rFonts w:hint="default"/>
        <w:lang w:val="id" w:eastAsia="en-US" w:bidi="ar-SA"/>
      </w:rPr>
    </w:lvl>
    <w:lvl w:ilvl="4">
      <w:numFmt w:val="bullet"/>
      <w:lvlText w:val="•"/>
      <w:lvlJc w:val="left"/>
      <w:pPr>
        <w:ind w:left="4182" w:hanging="300"/>
      </w:pPr>
      <w:rPr>
        <w:rFonts w:hint="default"/>
        <w:lang w:val="id" w:eastAsia="en-US" w:bidi="ar-SA"/>
      </w:rPr>
    </w:lvl>
    <w:lvl w:ilvl="5">
      <w:numFmt w:val="bullet"/>
      <w:lvlText w:val="•"/>
      <w:lvlJc w:val="left"/>
      <w:pPr>
        <w:ind w:left="5083" w:hanging="300"/>
      </w:pPr>
      <w:rPr>
        <w:rFonts w:hint="default"/>
        <w:lang w:val="id" w:eastAsia="en-US" w:bidi="ar-SA"/>
      </w:rPr>
    </w:lvl>
    <w:lvl w:ilvl="6">
      <w:numFmt w:val="bullet"/>
      <w:lvlText w:val="•"/>
      <w:lvlJc w:val="left"/>
      <w:pPr>
        <w:ind w:left="5984" w:hanging="300"/>
      </w:pPr>
      <w:rPr>
        <w:rFonts w:hint="default"/>
        <w:lang w:val="id" w:eastAsia="en-US" w:bidi="ar-SA"/>
      </w:rPr>
    </w:lvl>
    <w:lvl w:ilvl="7">
      <w:numFmt w:val="bullet"/>
      <w:lvlText w:val="•"/>
      <w:lvlJc w:val="left"/>
      <w:pPr>
        <w:ind w:left="6885" w:hanging="300"/>
      </w:pPr>
      <w:rPr>
        <w:rFonts w:hint="default"/>
        <w:lang w:val="id" w:eastAsia="en-US" w:bidi="ar-SA"/>
      </w:rPr>
    </w:lvl>
    <w:lvl w:ilvl="8">
      <w:numFmt w:val="bullet"/>
      <w:lvlText w:val="•"/>
      <w:lvlJc w:val="left"/>
      <w:pPr>
        <w:ind w:left="7786" w:hanging="300"/>
      </w:pPr>
      <w:rPr>
        <w:rFonts w:hint="default"/>
        <w:lang w:val="id" w:eastAsia="en-US" w:bidi="ar-SA"/>
      </w:rPr>
    </w:lvl>
  </w:abstractNum>
  <w:abstractNum w:abstractNumId="38" w15:restartNumberingAfterBreak="0">
    <w:nsid w:val="4A1F3B9B"/>
    <w:multiLevelType w:val="hybridMultilevel"/>
    <w:tmpl w:val="DBCE2D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A7C3A5E"/>
    <w:multiLevelType w:val="hybridMultilevel"/>
    <w:tmpl w:val="EAD22EBA"/>
    <w:lvl w:ilvl="0" w:tplc="782A6B52">
      <w:start w:val="1"/>
      <w:numFmt w:val="lowerLetter"/>
      <w:lvlText w:val="%1."/>
      <w:lvlJc w:val="left"/>
      <w:pPr>
        <w:ind w:left="2250" w:hanging="360"/>
      </w:pPr>
      <w:rPr>
        <w:rFonts w:ascii="Times New Roman" w:eastAsia="Times New Roman" w:hAnsi="Times New Roman" w:cs="Times New Roman" w:hint="default"/>
        <w:spacing w:val="-1"/>
        <w:w w:val="100"/>
        <w:sz w:val="24"/>
        <w:szCs w:val="24"/>
        <w:lang w:val="id" w:eastAsia="en-US" w:bidi="ar-SA"/>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40" w15:restartNumberingAfterBreak="0">
    <w:nsid w:val="4D3E056E"/>
    <w:multiLevelType w:val="multilevel"/>
    <w:tmpl w:val="139223F4"/>
    <w:lvl w:ilvl="0">
      <w:start w:val="3"/>
      <w:numFmt w:val="decimal"/>
      <w:lvlText w:val="%1"/>
      <w:lvlJc w:val="left"/>
      <w:pPr>
        <w:ind w:left="1475" w:hanging="780"/>
      </w:pPr>
      <w:rPr>
        <w:rFonts w:hint="default"/>
        <w:lang w:val="id" w:eastAsia="en-US" w:bidi="ar-SA"/>
      </w:rPr>
    </w:lvl>
    <w:lvl w:ilvl="1">
      <w:start w:val="1"/>
      <w:numFmt w:val="decimal"/>
      <w:lvlText w:val="%1.%2."/>
      <w:lvlJc w:val="left"/>
      <w:pPr>
        <w:ind w:left="1475" w:hanging="780"/>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1475" w:hanging="780"/>
      </w:pPr>
      <w:rPr>
        <w:rFonts w:ascii="Times New Roman" w:eastAsia="Times New Roman" w:hAnsi="Times New Roman" w:cs="Times New Roman" w:hint="default"/>
        <w:b/>
        <w:bCs/>
        <w:w w:val="100"/>
        <w:sz w:val="24"/>
        <w:szCs w:val="24"/>
        <w:lang w:val="id" w:eastAsia="en-US" w:bidi="ar-SA"/>
      </w:rPr>
    </w:lvl>
    <w:lvl w:ilvl="3">
      <w:start w:val="1"/>
      <w:numFmt w:val="lowerLetter"/>
      <w:lvlText w:val="%4."/>
      <w:lvlJc w:val="left"/>
      <w:pPr>
        <w:ind w:left="1775" w:hanging="360"/>
      </w:pPr>
      <w:rPr>
        <w:rFonts w:ascii="Times New Roman" w:eastAsia="Times New Roman" w:hAnsi="Times New Roman" w:cs="Times New Roman" w:hint="default"/>
        <w:i/>
        <w:iCs/>
        <w:w w:val="100"/>
        <w:sz w:val="24"/>
        <w:szCs w:val="24"/>
        <w:lang w:val="id" w:eastAsia="en-US" w:bidi="ar-SA"/>
      </w:rPr>
    </w:lvl>
    <w:lvl w:ilvl="4">
      <w:numFmt w:val="bullet"/>
      <w:lvlText w:val="•"/>
      <w:lvlJc w:val="left"/>
      <w:pPr>
        <w:ind w:left="4382" w:hanging="360"/>
      </w:pPr>
      <w:rPr>
        <w:rFonts w:hint="default"/>
        <w:lang w:val="id" w:eastAsia="en-US" w:bidi="ar-SA"/>
      </w:rPr>
    </w:lvl>
    <w:lvl w:ilvl="5">
      <w:numFmt w:val="bullet"/>
      <w:lvlText w:val="•"/>
      <w:lvlJc w:val="left"/>
      <w:pPr>
        <w:ind w:left="5250" w:hanging="360"/>
      </w:pPr>
      <w:rPr>
        <w:rFonts w:hint="default"/>
        <w:lang w:val="id" w:eastAsia="en-US" w:bidi="ar-SA"/>
      </w:rPr>
    </w:lvl>
    <w:lvl w:ilvl="6">
      <w:numFmt w:val="bullet"/>
      <w:lvlText w:val="•"/>
      <w:lvlJc w:val="left"/>
      <w:pPr>
        <w:ind w:left="6118" w:hanging="360"/>
      </w:pPr>
      <w:rPr>
        <w:rFonts w:hint="default"/>
        <w:lang w:val="id" w:eastAsia="en-US" w:bidi="ar-SA"/>
      </w:rPr>
    </w:lvl>
    <w:lvl w:ilvl="7">
      <w:numFmt w:val="bullet"/>
      <w:lvlText w:val="•"/>
      <w:lvlJc w:val="left"/>
      <w:pPr>
        <w:ind w:left="6985" w:hanging="360"/>
      </w:pPr>
      <w:rPr>
        <w:rFonts w:hint="default"/>
        <w:lang w:val="id" w:eastAsia="en-US" w:bidi="ar-SA"/>
      </w:rPr>
    </w:lvl>
    <w:lvl w:ilvl="8">
      <w:numFmt w:val="bullet"/>
      <w:lvlText w:val="•"/>
      <w:lvlJc w:val="left"/>
      <w:pPr>
        <w:ind w:left="7853" w:hanging="360"/>
      </w:pPr>
      <w:rPr>
        <w:rFonts w:hint="default"/>
        <w:lang w:val="id" w:eastAsia="en-US" w:bidi="ar-SA"/>
      </w:rPr>
    </w:lvl>
  </w:abstractNum>
  <w:abstractNum w:abstractNumId="41" w15:restartNumberingAfterBreak="0">
    <w:nsid w:val="5535106F"/>
    <w:multiLevelType w:val="hybridMultilevel"/>
    <w:tmpl w:val="6D4A298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55823231"/>
    <w:multiLevelType w:val="hybridMultilevel"/>
    <w:tmpl w:val="8D6CD942"/>
    <w:lvl w:ilvl="0" w:tplc="782A6B52">
      <w:start w:val="1"/>
      <w:numFmt w:val="lowerLetter"/>
      <w:lvlText w:val="%1."/>
      <w:lvlJc w:val="left"/>
      <w:pPr>
        <w:ind w:left="2250" w:hanging="360"/>
      </w:pPr>
      <w:rPr>
        <w:rFonts w:ascii="Times New Roman" w:eastAsia="Times New Roman" w:hAnsi="Times New Roman" w:cs="Times New Roman" w:hint="default"/>
        <w:spacing w:val="-1"/>
        <w:w w:val="100"/>
        <w:sz w:val="24"/>
        <w:szCs w:val="24"/>
        <w:lang w:val="id" w:eastAsia="en-US" w:bidi="ar-SA"/>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43" w15:restartNumberingAfterBreak="0">
    <w:nsid w:val="5C462161"/>
    <w:multiLevelType w:val="hybridMultilevel"/>
    <w:tmpl w:val="85908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1640894"/>
    <w:multiLevelType w:val="hybridMultilevel"/>
    <w:tmpl w:val="70004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62C6622"/>
    <w:multiLevelType w:val="hybridMultilevel"/>
    <w:tmpl w:val="06287F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9036B78"/>
    <w:multiLevelType w:val="hybridMultilevel"/>
    <w:tmpl w:val="EEA248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C693D3C"/>
    <w:multiLevelType w:val="multilevel"/>
    <w:tmpl w:val="011006AA"/>
    <w:lvl w:ilvl="0">
      <w:start w:val="1"/>
      <w:numFmt w:val="decimal"/>
      <w:pStyle w:val="Heading1"/>
      <w:suff w:val="nothing"/>
      <w:lvlText w:val="BAB %1"/>
      <w:lvlJc w:val="left"/>
      <w:pPr>
        <w:ind w:left="0" w:firstLine="0"/>
      </w:pPr>
      <w:rPr>
        <w:rFonts w:hint="default"/>
      </w:rPr>
    </w:lvl>
    <w:lvl w:ilvl="1">
      <w:start w:val="1"/>
      <w:numFmt w:val="decimal"/>
      <w:pStyle w:val="Heading2"/>
      <w:lvlText w:val="%1.%2."/>
      <w:lvlJc w:val="left"/>
      <w:pPr>
        <w:ind w:left="0" w:firstLine="0"/>
      </w:pPr>
      <w:rPr>
        <w:rFonts w:hint="default"/>
        <w:i w:val="0"/>
      </w:rPr>
    </w:lvl>
    <w:lvl w:ilvl="2">
      <w:start w:val="1"/>
      <w:numFmt w:val="decimal"/>
      <w:pStyle w:val="Heading3"/>
      <w:lvlText w:val="%1.%2.%3."/>
      <w:lvlJc w:val="left"/>
      <w:pPr>
        <w:ind w:left="0" w:firstLine="0"/>
      </w:pPr>
      <w:rPr>
        <w:rFonts w:hint="default"/>
        <w:b/>
        <w:i w:val="0"/>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8" w15:restartNumberingAfterBreak="0">
    <w:nsid w:val="710A6646"/>
    <w:multiLevelType w:val="multilevel"/>
    <w:tmpl w:val="8C14632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9" w15:restartNumberingAfterBreak="0">
    <w:nsid w:val="72696B96"/>
    <w:multiLevelType w:val="hybridMultilevel"/>
    <w:tmpl w:val="835CC6FC"/>
    <w:lvl w:ilvl="0" w:tplc="21623534">
      <w:start w:val="1"/>
      <w:numFmt w:val="decimal"/>
      <w:lvlText w:val="%1."/>
      <w:lvlJc w:val="left"/>
      <w:pPr>
        <w:ind w:left="720" w:hanging="360"/>
      </w:pPr>
      <w:rPr>
        <w:rFonts w:ascii="Times New Roman" w:hAnsi="Times New Roman" w:cs="Times New Roman" w:hint="default"/>
        <w:b/>
        <w:i w:val="0"/>
        <w:caps w:val="0"/>
        <w:smallCaps w:val="0"/>
        <w:spacing w:val="60"/>
        <w:sz w:val="2"/>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0" w15:restartNumberingAfterBreak="0">
    <w:nsid w:val="74890CEC"/>
    <w:multiLevelType w:val="hybridMultilevel"/>
    <w:tmpl w:val="BE66D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84952831">
    <w:abstractNumId w:val="23"/>
  </w:num>
  <w:num w:numId="2" w16cid:durableId="764963966">
    <w:abstractNumId w:val="49"/>
  </w:num>
  <w:num w:numId="3" w16cid:durableId="2088383345">
    <w:abstractNumId w:val="9"/>
  </w:num>
  <w:num w:numId="4" w16cid:durableId="903226347">
    <w:abstractNumId w:val="7"/>
  </w:num>
  <w:num w:numId="5" w16cid:durableId="488712796">
    <w:abstractNumId w:val="6"/>
  </w:num>
  <w:num w:numId="6" w16cid:durableId="903832839">
    <w:abstractNumId w:val="5"/>
  </w:num>
  <w:num w:numId="7" w16cid:durableId="577330645">
    <w:abstractNumId w:val="4"/>
  </w:num>
  <w:num w:numId="8" w16cid:durableId="133913408">
    <w:abstractNumId w:val="8"/>
  </w:num>
  <w:num w:numId="9" w16cid:durableId="55205790">
    <w:abstractNumId w:val="3"/>
  </w:num>
  <w:num w:numId="10" w16cid:durableId="1829245502">
    <w:abstractNumId w:val="2"/>
  </w:num>
  <w:num w:numId="11" w16cid:durableId="522675026">
    <w:abstractNumId w:val="1"/>
  </w:num>
  <w:num w:numId="12" w16cid:durableId="305361250">
    <w:abstractNumId w:val="0"/>
  </w:num>
  <w:num w:numId="13" w16cid:durableId="2065640478">
    <w:abstractNumId w:val="33"/>
  </w:num>
  <w:num w:numId="14" w16cid:durableId="822088703">
    <w:abstractNumId w:val="22"/>
  </w:num>
  <w:num w:numId="15" w16cid:durableId="1511260604">
    <w:abstractNumId w:val="47"/>
  </w:num>
  <w:num w:numId="16" w16cid:durableId="525556584">
    <w:abstractNumId w:val="44"/>
  </w:num>
  <w:num w:numId="17" w16cid:durableId="671953064">
    <w:abstractNumId w:val="26"/>
  </w:num>
  <w:num w:numId="18" w16cid:durableId="1305547302">
    <w:abstractNumId w:val="29"/>
  </w:num>
  <w:num w:numId="19" w16cid:durableId="172569247">
    <w:abstractNumId w:val="27"/>
  </w:num>
  <w:num w:numId="20" w16cid:durableId="1094545826">
    <w:abstractNumId w:val="17"/>
  </w:num>
  <w:num w:numId="21" w16cid:durableId="311754958">
    <w:abstractNumId w:val="15"/>
  </w:num>
  <w:num w:numId="22" w16cid:durableId="712265223">
    <w:abstractNumId w:val="28"/>
  </w:num>
  <w:num w:numId="23" w16cid:durableId="301086631">
    <w:abstractNumId w:val="41"/>
  </w:num>
  <w:num w:numId="24" w16cid:durableId="1163005120">
    <w:abstractNumId w:val="12"/>
  </w:num>
  <w:num w:numId="25" w16cid:durableId="741490362">
    <w:abstractNumId w:val="50"/>
  </w:num>
  <w:num w:numId="26" w16cid:durableId="134878171">
    <w:abstractNumId w:val="36"/>
  </w:num>
  <w:num w:numId="27" w16cid:durableId="283081773">
    <w:abstractNumId w:val="43"/>
  </w:num>
  <w:num w:numId="28" w16cid:durableId="194385948">
    <w:abstractNumId w:val="38"/>
  </w:num>
  <w:num w:numId="29" w16cid:durableId="688872439">
    <w:abstractNumId w:val="45"/>
  </w:num>
  <w:num w:numId="30" w16cid:durableId="1771660045">
    <w:abstractNumId w:val="13"/>
  </w:num>
  <w:num w:numId="31" w16cid:durableId="74279445">
    <w:abstractNumId w:val="30"/>
  </w:num>
  <w:num w:numId="32" w16cid:durableId="377584209">
    <w:abstractNumId w:val="35"/>
  </w:num>
  <w:num w:numId="33" w16cid:durableId="1379469664">
    <w:abstractNumId w:val="40"/>
  </w:num>
  <w:num w:numId="34" w16cid:durableId="1035885863">
    <w:abstractNumId w:val="48"/>
  </w:num>
  <w:num w:numId="35" w16cid:durableId="1883208545">
    <w:abstractNumId w:val="39"/>
  </w:num>
  <w:num w:numId="36" w16cid:durableId="506288826">
    <w:abstractNumId w:val="42"/>
  </w:num>
  <w:num w:numId="37" w16cid:durableId="1870871400">
    <w:abstractNumId w:val="31"/>
  </w:num>
  <w:num w:numId="38" w16cid:durableId="1815639521">
    <w:abstractNumId w:val="20"/>
  </w:num>
  <w:num w:numId="39" w16cid:durableId="114254549">
    <w:abstractNumId w:val="14"/>
  </w:num>
  <w:num w:numId="40" w16cid:durableId="745882015">
    <w:abstractNumId w:val="16"/>
  </w:num>
  <w:num w:numId="41" w16cid:durableId="1073770679">
    <w:abstractNumId w:val="34"/>
  </w:num>
  <w:num w:numId="42" w16cid:durableId="1202984208">
    <w:abstractNumId w:val="19"/>
  </w:num>
  <w:num w:numId="43" w16cid:durableId="2036810001">
    <w:abstractNumId w:val="10"/>
  </w:num>
  <w:num w:numId="44" w16cid:durableId="2069837186">
    <w:abstractNumId w:val="11"/>
  </w:num>
  <w:num w:numId="45" w16cid:durableId="2014141838">
    <w:abstractNumId w:val="25"/>
  </w:num>
  <w:num w:numId="46" w16cid:durableId="395011873">
    <w:abstractNumId w:val="32"/>
  </w:num>
  <w:num w:numId="47" w16cid:durableId="1649478894">
    <w:abstractNumId w:val="24"/>
  </w:num>
  <w:num w:numId="48" w16cid:durableId="1341815934">
    <w:abstractNumId w:val="46"/>
  </w:num>
  <w:num w:numId="49" w16cid:durableId="64574544">
    <w:abstractNumId w:val="18"/>
  </w:num>
  <w:num w:numId="50" w16cid:durableId="662199967">
    <w:abstractNumId w:val="21"/>
  </w:num>
  <w:num w:numId="51" w16cid:durableId="1222979442">
    <w:abstractNumId w:val="37"/>
  </w:num>
  <w:numIdMacAtCleanup w:val="5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nacbg">
    <w15:presenceInfo w15:providerId="None" w15:userId="inacb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doNotTrackFormatting/>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5BFD"/>
    <w:rsid w:val="00002ADB"/>
    <w:rsid w:val="00003E68"/>
    <w:rsid w:val="000057AD"/>
    <w:rsid w:val="000057B9"/>
    <w:rsid w:val="00031158"/>
    <w:rsid w:val="00040C38"/>
    <w:rsid w:val="00041535"/>
    <w:rsid w:val="00045089"/>
    <w:rsid w:val="00062042"/>
    <w:rsid w:val="00063AC7"/>
    <w:rsid w:val="0006681C"/>
    <w:rsid w:val="00070624"/>
    <w:rsid w:val="00070A03"/>
    <w:rsid w:val="000818F9"/>
    <w:rsid w:val="00096DBD"/>
    <w:rsid w:val="0009713B"/>
    <w:rsid w:val="000A0C9F"/>
    <w:rsid w:val="000B20F7"/>
    <w:rsid w:val="000B49FB"/>
    <w:rsid w:val="000C55C1"/>
    <w:rsid w:val="000D3926"/>
    <w:rsid w:val="000D67D8"/>
    <w:rsid w:val="000E73FB"/>
    <w:rsid w:val="000F09B6"/>
    <w:rsid w:val="00106DE2"/>
    <w:rsid w:val="00112D7B"/>
    <w:rsid w:val="00112D9E"/>
    <w:rsid w:val="00130471"/>
    <w:rsid w:val="00130591"/>
    <w:rsid w:val="001310DF"/>
    <w:rsid w:val="001315D4"/>
    <w:rsid w:val="00132EB8"/>
    <w:rsid w:val="001340A2"/>
    <w:rsid w:val="00140B12"/>
    <w:rsid w:val="00142885"/>
    <w:rsid w:val="00143EDD"/>
    <w:rsid w:val="001560B4"/>
    <w:rsid w:val="001602F1"/>
    <w:rsid w:val="001630DA"/>
    <w:rsid w:val="00175556"/>
    <w:rsid w:val="00176102"/>
    <w:rsid w:val="0018406D"/>
    <w:rsid w:val="00185859"/>
    <w:rsid w:val="00185A32"/>
    <w:rsid w:val="00185DC9"/>
    <w:rsid w:val="001873D6"/>
    <w:rsid w:val="00190906"/>
    <w:rsid w:val="001A02E9"/>
    <w:rsid w:val="001A2168"/>
    <w:rsid w:val="001A716F"/>
    <w:rsid w:val="001B109A"/>
    <w:rsid w:val="001E0C7E"/>
    <w:rsid w:val="001E63A0"/>
    <w:rsid w:val="001E6A09"/>
    <w:rsid w:val="00214659"/>
    <w:rsid w:val="00216859"/>
    <w:rsid w:val="00216D05"/>
    <w:rsid w:val="00221BB0"/>
    <w:rsid w:val="002236D7"/>
    <w:rsid w:val="002365E1"/>
    <w:rsid w:val="00237BEA"/>
    <w:rsid w:val="002469BC"/>
    <w:rsid w:val="00252635"/>
    <w:rsid w:val="0025704F"/>
    <w:rsid w:val="002834E8"/>
    <w:rsid w:val="002B2F24"/>
    <w:rsid w:val="002B510D"/>
    <w:rsid w:val="002B64CC"/>
    <w:rsid w:val="002B6835"/>
    <w:rsid w:val="002C0335"/>
    <w:rsid w:val="002C0BF2"/>
    <w:rsid w:val="002C3452"/>
    <w:rsid w:val="002C63AF"/>
    <w:rsid w:val="002D5271"/>
    <w:rsid w:val="002E0605"/>
    <w:rsid w:val="002F1324"/>
    <w:rsid w:val="00305519"/>
    <w:rsid w:val="00313F95"/>
    <w:rsid w:val="00317877"/>
    <w:rsid w:val="00322C74"/>
    <w:rsid w:val="0032703F"/>
    <w:rsid w:val="0034799E"/>
    <w:rsid w:val="003577FC"/>
    <w:rsid w:val="00357B64"/>
    <w:rsid w:val="00363BD5"/>
    <w:rsid w:val="003642FA"/>
    <w:rsid w:val="00365953"/>
    <w:rsid w:val="0038471D"/>
    <w:rsid w:val="00386718"/>
    <w:rsid w:val="0039142B"/>
    <w:rsid w:val="00392EFE"/>
    <w:rsid w:val="003932C8"/>
    <w:rsid w:val="003A1694"/>
    <w:rsid w:val="003A49C8"/>
    <w:rsid w:val="003A60B9"/>
    <w:rsid w:val="003B6E6A"/>
    <w:rsid w:val="003D3A27"/>
    <w:rsid w:val="0040433D"/>
    <w:rsid w:val="00404F39"/>
    <w:rsid w:val="00430C3B"/>
    <w:rsid w:val="0043113B"/>
    <w:rsid w:val="00436D80"/>
    <w:rsid w:val="00450915"/>
    <w:rsid w:val="004529C3"/>
    <w:rsid w:val="004654E1"/>
    <w:rsid w:val="00485643"/>
    <w:rsid w:val="004878FB"/>
    <w:rsid w:val="004963A3"/>
    <w:rsid w:val="00497588"/>
    <w:rsid w:val="004A146E"/>
    <w:rsid w:val="004A700E"/>
    <w:rsid w:val="004B0EBC"/>
    <w:rsid w:val="004C6220"/>
    <w:rsid w:val="004C673D"/>
    <w:rsid w:val="004D67AB"/>
    <w:rsid w:val="004D7A99"/>
    <w:rsid w:val="004F022C"/>
    <w:rsid w:val="004F4CD6"/>
    <w:rsid w:val="004F6859"/>
    <w:rsid w:val="00515511"/>
    <w:rsid w:val="00521F2F"/>
    <w:rsid w:val="005324EB"/>
    <w:rsid w:val="0053489E"/>
    <w:rsid w:val="00535609"/>
    <w:rsid w:val="0053781A"/>
    <w:rsid w:val="005453F3"/>
    <w:rsid w:val="005635A5"/>
    <w:rsid w:val="005654C8"/>
    <w:rsid w:val="0057269C"/>
    <w:rsid w:val="005754DF"/>
    <w:rsid w:val="00576063"/>
    <w:rsid w:val="005812EC"/>
    <w:rsid w:val="00587903"/>
    <w:rsid w:val="00594825"/>
    <w:rsid w:val="00595D20"/>
    <w:rsid w:val="005A1C8B"/>
    <w:rsid w:val="005A7478"/>
    <w:rsid w:val="005B7229"/>
    <w:rsid w:val="005C5899"/>
    <w:rsid w:val="005C69DD"/>
    <w:rsid w:val="005D1815"/>
    <w:rsid w:val="005D3B78"/>
    <w:rsid w:val="005D4A04"/>
    <w:rsid w:val="005E0677"/>
    <w:rsid w:val="005E5653"/>
    <w:rsid w:val="005F1A16"/>
    <w:rsid w:val="005F35E0"/>
    <w:rsid w:val="005F6F62"/>
    <w:rsid w:val="00606D74"/>
    <w:rsid w:val="00634638"/>
    <w:rsid w:val="006546BF"/>
    <w:rsid w:val="00683C0E"/>
    <w:rsid w:val="0068602B"/>
    <w:rsid w:val="00690142"/>
    <w:rsid w:val="00697C79"/>
    <w:rsid w:val="00697E6B"/>
    <w:rsid w:val="006B45E0"/>
    <w:rsid w:val="006B6957"/>
    <w:rsid w:val="006D2835"/>
    <w:rsid w:val="006D5672"/>
    <w:rsid w:val="006F55D1"/>
    <w:rsid w:val="007002C9"/>
    <w:rsid w:val="007053C9"/>
    <w:rsid w:val="00715340"/>
    <w:rsid w:val="00717FEA"/>
    <w:rsid w:val="007374DE"/>
    <w:rsid w:val="007603E6"/>
    <w:rsid w:val="00764F79"/>
    <w:rsid w:val="0077594C"/>
    <w:rsid w:val="00784E58"/>
    <w:rsid w:val="00787A0A"/>
    <w:rsid w:val="007913DD"/>
    <w:rsid w:val="007B19BD"/>
    <w:rsid w:val="007B480D"/>
    <w:rsid w:val="007B6CCA"/>
    <w:rsid w:val="007C54C5"/>
    <w:rsid w:val="007D0096"/>
    <w:rsid w:val="007E1F4D"/>
    <w:rsid w:val="007E5BFD"/>
    <w:rsid w:val="00802D5D"/>
    <w:rsid w:val="008144BD"/>
    <w:rsid w:val="00816D81"/>
    <w:rsid w:val="008233F7"/>
    <w:rsid w:val="00827438"/>
    <w:rsid w:val="008374F5"/>
    <w:rsid w:val="00846E41"/>
    <w:rsid w:val="008809AD"/>
    <w:rsid w:val="008A07B7"/>
    <w:rsid w:val="008A3AE3"/>
    <w:rsid w:val="008A6C31"/>
    <w:rsid w:val="008C0A1B"/>
    <w:rsid w:val="00907B42"/>
    <w:rsid w:val="00910F2E"/>
    <w:rsid w:val="00924FEA"/>
    <w:rsid w:val="0092662F"/>
    <w:rsid w:val="0093710B"/>
    <w:rsid w:val="00975330"/>
    <w:rsid w:val="00985849"/>
    <w:rsid w:val="00996FEA"/>
    <w:rsid w:val="009B3EE6"/>
    <w:rsid w:val="009B7E46"/>
    <w:rsid w:val="009C1545"/>
    <w:rsid w:val="009C7886"/>
    <w:rsid w:val="009C7EF4"/>
    <w:rsid w:val="009D3EED"/>
    <w:rsid w:val="009F36AB"/>
    <w:rsid w:val="009F6136"/>
    <w:rsid w:val="009F68C8"/>
    <w:rsid w:val="00A0307A"/>
    <w:rsid w:val="00A11711"/>
    <w:rsid w:val="00A1720E"/>
    <w:rsid w:val="00A33DFC"/>
    <w:rsid w:val="00A36545"/>
    <w:rsid w:val="00A36AEE"/>
    <w:rsid w:val="00A40C64"/>
    <w:rsid w:val="00A44481"/>
    <w:rsid w:val="00A462C2"/>
    <w:rsid w:val="00A46C89"/>
    <w:rsid w:val="00A5265A"/>
    <w:rsid w:val="00A65E8B"/>
    <w:rsid w:val="00A71791"/>
    <w:rsid w:val="00A7221C"/>
    <w:rsid w:val="00A75298"/>
    <w:rsid w:val="00A8279F"/>
    <w:rsid w:val="00A8652E"/>
    <w:rsid w:val="00A91882"/>
    <w:rsid w:val="00A9605E"/>
    <w:rsid w:val="00AA3915"/>
    <w:rsid w:val="00AB192C"/>
    <w:rsid w:val="00AB3F49"/>
    <w:rsid w:val="00AB516E"/>
    <w:rsid w:val="00AC1EEB"/>
    <w:rsid w:val="00AE2351"/>
    <w:rsid w:val="00AF5CCC"/>
    <w:rsid w:val="00AF65DC"/>
    <w:rsid w:val="00AF7F8B"/>
    <w:rsid w:val="00B14500"/>
    <w:rsid w:val="00B149D4"/>
    <w:rsid w:val="00B1606F"/>
    <w:rsid w:val="00B2457E"/>
    <w:rsid w:val="00B319C0"/>
    <w:rsid w:val="00B36428"/>
    <w:rsid w:val="00B42D72"/>
    <w:rsid w:val="00B461E4"/>
    <w:rsid w:val="00B508D9"/>
    <w:rsid w:val="00B640A8"/>
    <w:rsid w:val="00B642C6"/>
    <w:rsid w:val="00B67499"/>
    <w:rsid w:val="00B72031"/>
    <w:rsid w:val="00B76AC8"/>
    <w:rsid w:val="00B84BA5"/>
    <w:rsid w:val="00B95811"/>
    <w:rsid w:val="00B962CF"/>
    <w:rsid w:val="00B970F5"/>
    <w:rsid w:val="00BB25BD"/>
    <w:rsid w:val="00BB7967"/>
    <w:rsid w:val="00BC2B79"/>
    <w:rsid w:val="00BC4DC9"/>
    <w:rsid w:val="00BE7E53"/>
    <w:rsid w:val="00C148F8"/>
    <w:rsid w:val="00C20C05"/>
    <w:rsid w:val="00C2396C"/>
    <w:rsid w:val="00C500F6"/>
    <w:rsid w:val="00C5065C"/>
    <w:rsid w:val="00C7146F"/>
    <w:rsid w:val="00C74DBE"/>
    <w:rsid w:val="00C759A6"/>
    <w:rsid w:val="00C81977"/>
    <w:rsid w:val="00C83C0D"/>
    <w:rsid w:val="00C87AAD"/>
    <w:rsid w:val="00C908E6"/>
    <w:rsid w:val="00CA267E"/>
    <w:rsid w:val="00CB135B"/>
    <w:rsid w:val="00CB46E3"/>
    <w:rsid w:val="00CD3BA2"/>
    <w:rsid w:val="00CF25B9"/>
    <w:rsid w:val="00CF5ACD"/>
    <w:rsid w:val="00D002F4"/>
    <w:rsid w:val="00D01E7A"/>
    <w:rsid w:val="00D060BD"/>
    <w:rsid w:val="00D22C5D"/>
    <w:rsid w:val="00D30D95"/>
    <w:rsid w:val="00D429F3"/>
    <w:rsid w:val="00D52B4E"/>
    <w:rsid w:val="00D61E2B"/>
    <w:rsid w:val="00D70364"/>
    <w:rsid w:val="00D735FC"/>
    <w:rsid w:val="00D848F2"/>
    <w:rsid w:val="00D925D7"/>
    <w:rsid w:val="00DA2113"/>
    <w:rsid w:val="00DA4CCE"/>
    <w:rsid w:val="00DA7606"/>
    <w:rsid w:val="00DA7DF8"/>
    <w:rsid w:val="00DB4664"/>
    <w:rsid w:val="00DB6071"/>
    <w:rsid w:val="00DD3094"/>
    <w:rsid w:val="00DE6358"/>
    <w:rsid w:val="00E16DE6"/>
    <w:rsid w:val="00E20E4F"/>
    <w:rsid w:val="00E30B6E"/>
    <w:rsid w:val="00E31871"/>
    <w:rsid w:val="00E360AB"/>
    <w:rsid w:val="00E44CEA"/>
    <w:rsid w:val="00E60A0A"/>
    <w:rsid w:val="00E67FA4"/>
    <w:rsid w:val="00E834B8"/>
    <w:rsid w:val="00E83AAA"/>
    <w:rsid w:val="00E95BC7"/>
    <w:rsid w:val="00EB138F"/>
    <w:rsid w:val="00EB58C9"/>
    <w:rsid w:val="00EB624D"/>
    <w:rsid w:val="00EB6BF5"/>
    <w:rsid w:val="00ED2DE0"/>
    <w:rsid w:val="00EE15FB"/>
    <w:rsid w:val="00EE28C2"/>
    <w:rsid w:val="00EE3A52"/>
    <w:rsid w:val="00EE687D"/>
    <w:rsid w:val="00EF2F66"/>
    <w:rsid w:val="00F0441D"/>
    <w:rsid w:val="00F15E35"/>
    <w:rsid w:val="00F168BF"/>
    <w:rsid w:val="00F16DFE"/>
    <w:rsid w:val="00F16FD6"/>
    <w:rsid w:val="00F177CC"/>
    <w:rsid w:val="00F23D15"/>
    <w:rsid w:val="00F24EC1"/>
    <w:rsid w:val="00F35E69"/>
    <w:rsid w:val="00F43E15"/>
    <w:rsid w:val="00F46F7F"/>
    <w:rsid w:val="00F47BFB"/>
    <w:rsid w:val="00F508B6"/>
    <w:rsid w:val="00F52F60"/>
    <w:rsid w:val="00F55EEB"/>
    <w:rsid w:val="00F564B5"/>
    <w:rsid w:val="00F61F3A"/>
    <w:rsid w:val="00F71B4B"/>
    <w:rsid w:val="00F76C4D"/>
    <w:rsid w:val="00F76CF0"/>
    <w:rsid w:val="00F85BBE"/>
    <w:rsid w:val="00F85E9D"/>
    <w:rsid w:val="00F94194"/>
    <w:rsid w:val="00F96E18"/>
    <w:rsid w:val="00F96E2A"/>
    <w:rsid w:val="00FD216C"/>
    <w:rsid w:val="00FD4F1D"/>
    <w:rsid w:val="00FE02AD"/>
    <w:rsid w:val="00FE39A2"/>
    <w:rsid w:val="00FE3EB1"/>
    <w:rsid w:val="00FE64C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6EB4596"/>
  <w15:docId w15:val="{B4B97933-66DD-4ABE-810D-429336165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MS Mincho" w:hAnsi="Calibri" w:cs="Times New Roman"/>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semiHidden="1" w:uiPriority="9" w:unhideWhenUsed="1" w:qFormat="1"/>
    <w:lsdException w:name="heading 5" w:locked="1" w:semiHidden="1" w:uiPriority="9" w:unhideWhenUsed="1" w:qFormat="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3EE6"/>
    <w:pPr>
      <w:spacing w:after="200" w:line="360" w:lineRule="auto"/>
      <w:jc w:val="both"/>
    </w:pPr>
    <w:rPr>
      <w:rFonts w:ascii="Times New Roman" w:hAnsi="Times New Roman"/>
      <w:sz w:val="24"/>
      <w:szCs w:val="22"/>
      <w:lang w:eastAsia="ja-JP"/>
    </w:rPr>
  </w:style>
  <w:style w:type="paragraph" w:styleId="Heading1">
    <w:name w:val="heading 1"/>
    <w:basedOn w:val="Normal"/>
    <w:next w:val="Normal"/>
    <w:link w:val="Heading1Char"/>
    <w:uiPriority w:val="9"/>
    <w:qFormat/>
    <w:rsid w:val="00A8652E"/>
    <w:pPr>
      <w:keepNext/>
      <w:keepLines/>
      <w:pageBreakBefore/>
      <w:numPr>
        <w:numId w:val="15"/>
      </w:numPr>
      <w:spacing w:after="480"/>
      <w:jc w:val="center"/>
      <w:outlineLvl w:val="0"/>
    </w:pPr>
    <w:rPr>
      <w:rFonts w:eastAsia="Times New Roman"/>
      <w:b/>
      <w:bCs/>
      <w:caps/>
      <w:szCs w:val="28"/>
    </w:rPr>
  </w:style>
  <w:style w:type="paragraph" w:styleId="Heading2">
    <w:name w:val="heading 2"/>
    <w:basedOn w:val="Normal"/>
    <w:next w:val="Normal"/>
    <w:link w:val="Heading2Char"/>
    <w:uiPriority w:val="9"/>
    <w:unhideWhenUsed/>
    <w:qFormat/>
    <w:rsid w:val="00D01E7A"/>
    <w:pPr>
      <w:keepNext/>
      <w:keepLines/>
      <w:numPr>
        <w:ilvl w:val="1"/>
        <w:numId w:val="15"/>
      </w:numPr>
      <w:spacing w:before="240" w:after="240"/>
      <w:outlineLvl w:val="1"/>
    </w:pPr>
    <w:rPr>
      <w:rFonts w:eastAsia="Times New Roman"/>
      <w:b/>
      <w:bCs/>
      <w:szCs w:val="26"/>
    </w:rPr>
  </w:style>
  <w:style w:type="paragraph" w:styleId="Heading3">
    <w:name w:val="heading 3"/>
    <w:basedOn w:val="Normal"/>
    <w:next w:val="Normal"/>
    <w:link w:val="Heading3Char"/>
    <w:uiPriority w:val="9"/>
    <w:unhideWhenUsed/>
    <w:qFormat/>
    <w:rsid w:val="006B45E0"/>
    <w:pPr>
      <w:keepNext/>
      <w:keepLines/>
      <w:numPr>
        <w:ilvl w:val="2"/>
        <w:numId w:val="15"/>
      </w:numPr>
      <w:spacing w:before="240" w:after="240"/>
      <w:outlineLvl w:val="2"/>
    </w:pPr>
    <w:rPr>
      <w:rFonts w:eastAsia="Times New Roman"/>
      <w:b/>
      <w:bCs/>
    </w:rPr>
  </w:style>
  <w:style w:type="paragraph" w:styleId="Heading4">
    <w:name w:val="heading 4"/>
    <w:basedOn w:val="Normal"/>
    <w:next w:val="Normal"/>
    <w:link w:val="Heading4Char"/>
    <w:uiPriority w:val="9"/>
    <w:unhideWhenUsed/>
    <w:qFormat/>
    <w:locked/>
    <w:rsid w:val="000E73FB"/>
    <w:pPr>
      <w:keepNext/>
      <w:keepLines/>
      <w:numPr>
        <w:ilvl w:val="3"/>
        <w:numId w:val="15"/>
      </w:numPr>
      <w:spacing w:before="200" w:after="0"/>
      <w:outlineLvl w:val="3"/>
    </w:pPr>
    <w:rPr>
      <w:rFonts w:eastAsia="Times New Roman"/>
      <w:b/>
      <w:bCs/>
      <w:iCs/>
    </w:rPr>
  </w:style>
  <w:style w:type="paragraph" w:styleId="Heading5">
    <w:name w:val="heading 5"/>
    <w:basedOn w:val="Normal"/>
    <w:next w:val="Normal"/>
    <w:link w:val="Heading5Char"/>
    <w:uiPriority w:val="9"/>
    <w:semiHidden/>
    <w:unhideWhenUsed/>
    <w:qFormat/>
    <w:locked/>
    <w:rsid w:val="00D735FC"/>
    <w:pPr>
      <w:keepNext/>
      <w:keepLines/>
      <w:spacing w:before="200" w:after="0"/>
      <w:outlineLvl w:val="4"/>
    </w:pPr>
    <w:rPr>
      <w:rFonts w:ascii="Cambria" w:eastAsia="Times New Roman" w:hAnsi="Cambria"/>
      <w:color w:val="16505E"/>
    </w:rPr>
  </w:style>
  <w:style w:type="paragraph" w:styleId="Heading6">
    <w:name w:val="heading 6"/>
    <w:basedOn w:val="Normal"/>
    <w:next w:val="Normal"/>
    <w:link w:val="Heading6Char"/>
    <w:uiPriority w:val="9"/>
    <w:semiHidden/>
    <w:unhideWhenUsed/>
    <w:qFormat/>
    <w:locked/>
    <w:rsid w:val="00D735FC"/>
    <w:pPr>
      <w:keepNext/>
      <w:keepLines/>
      <w:spacing w:before="200" w:after="0"/>
      <w:outlineLvl w:val="5"/>
    </w:pPr>
    <w:rPr>
      <w:rFonts w:ascii="Cambria" w:eastAsia="Times New Roman" w:hAnsi="Cambria"/>
      <w:i/>
      <w:iCs/>
      <w:color w:val="16505E"/>
    </w:rPr>
  </w:style>
  <w:style w:type="paragraph" w:styleId="Heading7">
    <w:name w:val="heading 7"/>
    <w:basedOn w:val="Normal"/>
    <w:next w:val="Normal"/>
    <w:link w:val="Heading7Char"/>
    <w:uiPriority w:val="9"/>
    <w:semiHidden/>
    <w:unhideWhenUsed/>
    <w:qFormat/>
    <w:locked/>
    <w:rsid w:val="00D735FC"/>
    <w:pPr>
      <w:keepNext/>
      <w:keepLines/>
      <w:spacing w:before="200" w:after="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locked/>
    <w:rsid w:val="00D735FC"/>
    <w:pPr>
      <w:keepNext/>
      <w:keepLines/>
      <w:spacing w:before="200" w:after="0"/>
      <w:outlineLvl w:val="7"/>
    </w:pPr>
    <w:rPr>
      <w:rFonts w:ascii="Cambria" w:eastAsia="Times New Roman" w:hAnsi="Cambria"/>
      <w:color w:val="2DA2BF"/>
      <w:sz w:val="20"/>
      <w:szCs w:val="20"/>
    </w:rPr>
  </w:style>
  <w:style w:type="paragraph" w:styleId="Heading9">
    <w:name w:val="heading 9"/>
    <w:basedOn w:val="Normal"/>
    <w:next w:val="Normal"/>
    <w:link w:val="Heading9Char"/>
    <w:uiPriority w:val="9"/>
    <w:semiHidden/>
    <w:unhideWhenUsed/>
    <w:qFormat/>
    <w:locked/>
    <w:rsid w:val="00D735FC"/>
    <w:pPr>
      <w:keepNext/>
      <w:keepLines/>
      <w:spacing w:before="200" w:after="0"/>
      <w:outlineLvl w:val="8"/>
    </w:pPr>
    <w:rPr>
      <w:rFonts w:ascii="Cambria" w:eastAsia="Times New Roman" w:hAnsi="Cambria"/>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A8652E"/>
    <w:rPr>
      <w:rFonts w:ascii="Times New Roman" w:eastAsia="Times New Roman" w:hAnsi="Times New Roman"/>
      <w:b/>
      <w:bCs/>
      <w:caps/>
      <w:sz w:val="24"/>
      <w:szCs w:val="28"/>
      <w:lang w:eastAsia="ja-JP"/>
    </w:rPr>
  </w:style>
  <w:style w:type="character" w:customStyle="1" w:styleId="Heading2Char">
    <w:name w:val="Heading 2 Char"/>
    <w:link w:val="Heading2"/>
    <w:uiPriority w:val="9"/>
    <w:locked/>
    <w:rsid w:val="00D01E7A"/>
    <w:rPr>
      <w:rFonts w:ascii="Times New Roman" w:eastAsia="Times New Roman" w:hAnsi="Times New Roman"/>
      <w:b/>
      <w:bCs/>
      <w:sz w:val="24"/>
      <w:szCs w:val="26"/>
      <w:lang w:eastAsia="ja-JP"/>
    </w:rPr>
  </w:style>
  <w:style w:type="character" w:customStyle="1" w:styleId="Heading3Char">
    <w:name w:val="Heading 3 Char"/>
    <w:link w:val="Heading3"/>
    <w:uiPriority w:val="9"/>
    <w:locked/>
    <w:rsid w:val="006B45E0"/>
    <w:rPr>
      <w:rFonts w:ascii="Times New Roman" w:eastAsia="Times New Roman" w:hAnsi="Times New Roman"/>
      <w:b/>
      <w:bCs/>
      <w:sz w:val="24"/>
      <w:szCs w:val="22"/>
      <w:lang w:eastAsia="ja-JP"/>
    </w:rPr>
  </w:style>
  <w:style w:type="paragraph" w:styleId="HTMLPreformatted">
    <w:name w:val="HTML Preformatted"/>
    <w:basedOn w:val="Normal"/>
    <w:link w:val="HTMLPreformattedChar"/>
    <w:uiPriority w:val="99"/>
    <w:semiHidden/>
    <w:rsid w:val="00B149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character" w:customStyle="1" w:styleId="HTMLPreformattedChar">
    <w:name w:val="HTML Preformatted Char"/>
    <w:link w:val="HTMLPreformatted"/>
    <w:uiPriority w:val="99"/>
    <w:semiHidden/>
    <w:locked/>
    <w:rsid w:val="00B149D4"/>
    <w:rPr>
      <w:rFonts w:ascii="Courier New" w:hAnsi="Courier New" w:cs="Courier New"/>
      <w:sz w:val="20"/>
      <w:szCs w:val="20"/>
    </w:rPr>
  </w:style>
  <w:style w:type="character" w:customStyle="1" w:styleId="sc3">
    <w:name w:val="sc3"/>
    <w:uiPriority w:val="99"/>
    <w:rsid w:val="00B149D4"/>
    <w:rPr>
      <w:rFonts w:cs="Times New Roman"/>
    </w:rPr>
  </w:style>
  <w:style w:type="character" w:customStyle="1" w:styleId="re1">
    <w:name w:val="re1"/>
    <w:uiPriority w:val="99"/>
    <w:rsid w:val="00B149D4"/>
    <w:rPr>
      <w:rFonts w:cs="Times New Roman"/>
    </w:rPr>
  </w:style>
  <w:style w:type="character" w:customStyle="1" w:styleId="re0">
    <w:name w:val="re0"/>
    <w:uiPriority w:val="99"/>
    <w:rsid w:val="00B149D4"/>
    <w:rPr>
      <w:rFonts w:cs="Times New Roman"/>
    </w:rPr>
  </w:style>
  <w:style w:type="character" w:customStyle="1" w:styleId="st0">
    <w:name w:val="st0"/>
    <w:uiPriority w:val="99"/>
    <w:rsid w:val="00B149D4"/>
    <w:rPr>
      <w:rFonts w:cs="Times New Roman"/>
    </w:rPr>
  </w:style>
  <w:style w:type="character" w:customStyle="1" w:styleId="re2">
    <w:name w:val="re2"/>
    <w:uiPriority w:val="99"/>
    <w:rsid w:val="00B149D4"/>
    <w:rPr>
      <w:rFonts w:cs="Times New Roman"/>
    </w:rPr>
  </w:style>
  <w:style w:type="paragraph" w:styleId="Caption">
    <w:name w:val="caption"/>
    <w:basedOn w:val="Normal"/>
    <w:next w:val="Normal"/>
    <w:uiPriority w:val="35"/>
    <w:unhideWhenUsed/>
    <w:qFormat/>
    <w:rsid w:val="00EE3A52"/>
    <w:pPr>
      <w:spacing w:after="480" w:line="240" w:lineRule="auto"/>
      <w:jc w:val="center"/>
    </w:pPr>
    <w:rPr>
      <w:bCs/>
      <w:sz w:val="20"/>
      <w:szCs w:val="18"/>
    </w:rPr>
  </w:style>
  <w:style w:type="paragraph" w:styleId="BodyText">
    <w:name w:val="Body Text"/>
    <w:basedOn w:val="Normal"/>
    <w:link w:val="BodyTextChar"/>
    <w:uiPriority w:val="99"/>
    <w:rsid w:val="009C7886"/>
    <w:pPr>
      <w:spacing w:after="120"/>
    </w:pPr>
  </w:style>
  <w:style w:type="character" w:customStyle="1" w:styleId="BodyTextChar">
    <w:name w:val="Body Text Char"/>
    <w:link w:val="BodyText"/>
    <w:uiPriority w:val="99"/>
    <w:rsid w:val="00EF3968"/>
    <w:rPr>
      <w:rFonts w:ascii="Times New Roman" w:hAnsi="Times New Roman"/>
      <w:sz w:val="24"/>
      <w:lang w:eastAsia="ja-JP"/>
    </w:rPr>
  </w:style>
  <w:style w:type="character" w:customStyle="1" w:styleId="Heading4Char">
    <w:name w:val="Heading 4 Char"/>
    <w:link w:val="Heading4"/>
    <w:uiPriority w:val="9"/>
    <w:rsid w:val="000E73FB"/>
    <w:rPr>
      <w:rFonts w:ascii="Times New Roman" w:eastAsia="Times New Roman" w:hAnsi="Times New Roman"/>
      <w:b/>
      <w:bCs/>
      <w:iCs/>
      <w:sz w:val="24"/>
      <w:szCs w:val="22"/>
      <w:lang w:eastAsia="ja-JP"/>
    </w:rPr>
  </w:style>
  <w:style w:type="character" w:customStyle="1" w:styleId="Heading5Char">
    <w:name w:val="Heading 5 Char"/>
    <w:link w:val="Heading5"/>
    <w:uiPriority w:val="9"/>
    <w:semiHidden/>
    <w:rsid w:val="00D735FC"/>
    <w:rPr>
      <w:rFonts w:ascii="Cambria" w:eastAsia="Times New Roman" w:hAnsi="Cambria" w:cs="Times New Roman"/>
      <w:color w:val="16505E"/>
    </w:rPr>
  </w:style>
  <w:style w:type="character" w:customStyle="1" w:styleId="Heading6Char">
    <w:name w:val="Heading 6 Char"/>
    <w:link w:val="Heading6"/>
    <w:uiPriority w:val="9"/>
    <w:semiHidden/>
    <w:rsid w:val="00D735FC"/>
    <w:rPr>
      <w:rFonts w:ascii="Cambria" w:eastAsia="Times New Roman" w:hAnsi="Cambria" w:cs="Times New Roman"/>
      <w:i/>
      <w:iCs/>
      <w:color w:val="16505E"/>
    </w:rPr>
  </w:style>
  <w:style w:type="character" w:customStyle="1" w:styleId="Heading7Char">
    <w:name w:val="Heading 7 Char"/>
    <w:link w:val="Heading7"/>
    <w:uiPriority w:val="9"/>
    <w:semiHidden/>
    <w:rsid w:val="00D735FC"/>
    <w:rPr>
      <w:rFonts w:ascii="Cambria" w:eastAsia="Times New Roman" w:hAnsi="Cambria" w:cs="Times New Roman"/>
      <w:i/>
      <w:iCs/>
      <w:color w:val="404040"/>
    </w:rPr>
  </w:style>
  <w:style w:type="character" w:customStyle="1" w:styleId="Heading8Char">
    <w:name w:val="Heading 8 Char"/>
    <w:link w:val="Heading8"/>
    <w:uiPriority w:val="9"/>
    <w:semiHidden/>
    <w:rsid w:val="00D735FC"/>
    <w:rPr>
      <w:rFonts w:ascii="Cambria" w:eastAsia="Times New Roman" w:hAnsi="Cambria" w:cs="Times New Roman"/>
      <w:color w:val="2DA2BF"/>
      <w:sz w:val="20"/>
      <w:szCs w:val="20"/>
    </w:rPr>
  </w:style>
  <w:style w:type="character" w:customStyle="1" w:styleId="Heading9Char">
    <w:name w:val="Heading 9 Char"/>
    <w:link w:val="Heading9"/>
    <w:uiPriority w:val="9"/>
    <w:semiHidden/>
    <w:rsid w:val="00D735FC"/>
    <w:rPr>
      <w:rFonts w:ascii="Cambria" w:eastAsia="Times New Roman" w:hAnsi="Cambria" w:cs="Times New Roman"/>
      <w:i/>
      <w:iCs/>
      <w:color w:val="404040"/>
      <w:sz w:val="20"/>
      <w:szCs w:val="20"/>
    </w:rPr>
  </w:style>
  <w:style w:type="paragraph" w:styleId="Title">
    <w:name w:val="Title"/>
    <w:basedOn w:val="Normal"/>
    <w:next w:val="Normal"/>
    <w:link w:val="TitleChar"/>
    <w:uiPriority w:val="10"/>
    <w:qFormat/>
    <w:locked/>
    <w:rsid w:val="00D735FC"/>
    <w:pPr>
      <w:pBdr>
        <w:bottom w:val="single" w:sz="8" w:space="4" w:color="2DA2BF"/>
      </w:pBdr>
      <w:spacing w:after="300" w:line="240" w:lineRule="auto"/>
      <w:contextualSpacing/>
    </w:pPr>
    <w:rPr>
      <w:rFonts w:ascii="Cambria" w:eastAsia="Times New Roman" w:hAnsi="Cambria"/>
      <w:color w:val="343434"/>
      <w:spacing w:val="5"/>
      <w:kern w:val="28"/>
      <w:sz w:val="52"/>
      <w:szCs w:val="52"/>
    </w:rPr>
  </w:style>
  <w:style w:type="character" w:customStyle="1" w:styleId="TitleChar">
    <w:name w:val="Title Char"/>
    <w:link w:val="Title"/>
    <w:uiPriority w:val="10"/>
    <w:rsid w:val="00D735FC"/>
    <w:rPr>
      <w:rFonts w:ascii="Cambria" w:eastAsia="Times New Roman" w:hAnsi="Cambria" w:cs="Times New Roman"/>
      <w:color w:val="343434"/>
      <w:spacing w:val="5"/>
      <w:kern w:val="28"/>
      <w:sz w:val="52"/>
      <w:szCs w:val="52"/>
    </w:rPr>
  </w:style>
  <w:style w:type="paragraph" w:styleId="Subtitle">
    <w:name w:val="Subtitle"/>
    <w:basedOn w:val="Normal"/>
    <w:next w:val="Normal"/>
    <w:link w:val="SubtitleChar"/>
    <w:uiPriority w:val="11"/>
    <w:qFormat/>
    <w:locked/>
    <w:rsid w:val="00D735FC"/>
    <w:pPr>
      <w:numPr>
        <w:ilvl w:val="1"/>
      </w:numPr>
    </w:pPr>
    <w:rPr>
      <w:rFonts w:ascii="Cambria" w:eastAsia="Times New Roman" w:hAnsi="Cambria"/>
      <w:i/>
      <w:iCs/>
      <w:color w:val="2DA2BF"/>
      <w:spacing w:val="15"/>
      <w:szCs w:val="24"/>
    </w:rPr>
  </w:style>
  <w:style w:type="character" w:customStyle="1" w:styleId="SubtitleChar">
    <w:name w:val="Subtitle Char"/>
    <w:link w:val="Subtitle"/>
    <w:uiPriority w:val="11"/>
    <w:rsid w:val="00D735FC"/>
    <w:rPr>
      <w:rFonts w:ascii="Cambria" w:eastAsia="Times New Roman" w:hAnsi="Cambria" w:cs="Times New Roman"/>
      <w:i/>
      <w:iCs/>
      <w:color w:val="2DA2BF"/>
      <w:spacing w:val="15"/>
      <w:sz w:val="24"/>
      <w:szCs w:val="24"/>
    </w:rPr>
  </w:style>
  <w:style w:type="character" w:styleId="Strong">
    <w:name w:val="Strong"/>
    <w:uiPriority w:val="22"/>
    <w:qFormat/>
    <w:locked/>
    <w:rsid w:val="00D735FC"/>
    <w:rPr>
      <w:b/>
      <w:bCs/>
    </w:rPr>
  </w:style>
  <w:style w:type="character" w:styleId="Emphasis">
    <w:name w:val="Emphasis"/>
    <w:uiPriority w:val="20"/>
    <w:qFormat/>
    <w:locked/>
    <w:rsid w:val="00D735FC"/>
    <w:rPr>
      <w:i/>
      <w:iCs/>
    </w:rPr>
  </w:style>
  <w:style w:type="paragraph" w:styleId="NoSpacing">
    <w:name w:val="No Spacing"/>
    <w:uiPriority w:val="1"/>
    <w:qFormat/>
    <w:rsid w:val="00D735FC"/>
    <w:rPr>
      <w:sz w:val="22"/>
      <w:szCs w:val="22"/>
      <w:lang w:eastAsia="ja-JP"/>
    </w:rPr>
  </w:style>
  <w:style w:type="paragraph" w:styleId="ListParagraph">
    <w:name w:val="List Paragraph"/>
    <w:basedOn w:val="Normal"/>
    <w:link w:val="ListParagraphChar"/>
    <w:uiPriority w:val="1"/>
    <w:qFormat/>
    <w:rsid w:val="00D735FC"/>
    <w:pPr>
      <w:ind w:left="720"/>
      <w:contextualSpacing/>
    </w:pPr>
  </w:style>
  <w:style w:type="paragraph" w:styleId="Quote">
    <w:name w:val="Quote"/>
    <w:basedOn w:val="Normal"/>
    <w:next w:val="Normal"/>
    <w:link w:val="QuoteChar"/>
    <w:uiPriority w:val="29"/>
    <w:qFormat/>
    <w:rsid w:val="00D735FC"/>
    <w:rPr>
      <w:i/>
      <w:iCs/>
      <w:color w:val="000000"/>
    </w:rPr>
  </w:style>
  <w:style w:type="character" w:customStyle="1" w:styleId="QuoteChar">
    <w:name w:val="Quote Char"/>
    <w:link w:val="Quote"/>
    <w:uiPriority w:val="29"/>
    <w:rsid w:val="00D735FC"/>
    <w:rPr>
      <w:i/>
      <w:iCs/>
      <w:color w:val="000000"/>
    </w:rPr>
  </w:style>
  <w:style w:type="paragraph" w:styleId="IntenseQuote">
    <w:name w:val="Intense Quote"/>
    <w:basedOn w:val="Normal"/>
    <w:next w:val="Normal"/>
    <w:link w:val="IntenseQuoteChar"/>
    <w:uiPriority w:val="30"/>
    <w:qFormat/>
    <w:rsid w:val="00D735FC"/>
    <w:pPr>
      <w:pBdr>
        <w:bottom w:val="single" w:sz="4" w:space="4" w:color="2DA2BF"/>
      </w:pBdr>
      <w:spacing w:before="200" w:after="280"/>
      <w:ind w:left="936" w:right="936"/>
    </w:pPr>
    <w:rPr>
      <w:b/>
      <w:bCs/>
      <w:i/>
      <w:iCs/>
      <w:color w:val="2DA2BF"/>
    </w:rPr>
  </w:style>
  <w:style w:type="character" w:customStyle="1" w:styleId="IntenseQuoteChar">
    <w:name w:val="Intense Quote Char"/>
    <w:link w:val="IntenseQuote"/>
    <w:uiPriority w:val="30"/>
    <w:rsid w:val="00D735FC"/>
    <w:rPr>
      <w:b/>
      <w:bCs/>
      <w:i/>
      <w:iCs/>
      <w:color w:val="2DA2BF"/>
    </w:rPr>
  </w:style>
  <w:style w:type="character" w:styleId="SubtleEmphasis">
    <w:name w:val="Subtle Emphasis"/>
    <w:uiPriority w:val="19"/>
    <w:qFormat/>
    <w:rsid w:val="00D735FC"/>
    <w:rPr>
      <w:i/>
      <w:iCs/>
      <w:color w:val="808080"/>
    </w:rPr>
  </w:style>
  <w:style w:type="character" w:styleId="IntenseEmphasis">
    <w:name w:val="Intense Emphasis"/>
    <w:uiPriority w:val="21"/>
    <w:qFormat/>
    <w:rsid w:val="00D735FC"/>
    <w:rPr>
      <w:b/>
      <w:bCs/>
      <w:i/>
      <w:iCs/>
      <w:color w:val="2DA2BF"/>
    </w:rPr>
  </w:style>
  <w:style w:type="character" w:styleId="SubtleReference">
    <w:name w:val="Subtle Reference"/>
    <w:uiPriority w:val="31"/>
    <w:qFormat/>
    <w:rsid w:val="00D735FC"/>
    <w:rPr>
      <w:smallCaps/>
      <w:color w:val="DA1F28"/>
      <w:u w:val="single"/>
    </w:rPr>
  </w:style>
  <w:style w:type="character" w:styleId="IntenseReference">
    <w:name w:val="Intense Reference"/>
    <w:uiPriority w:val="32"/>
    <w:qFormat/>
    <w:rsid w:val="00D735FC"/>
    <w:rPr>
      <w:b/>
      <w:bCs/>
      <w:smallCaps/>
      <w:color w:val="DA1F28"/>
      <w:spacing w:val="5"/>
      <w:u w:val="single"/>
    </w:rPr>
  </w:style>
  <w:style w:type="character" w:styleId="BookTitle">
    <w:name w:val="Book Title"/>
    <w:uiPriority w:val="33"/>
    <w:qFormat/>
    <w:rsid w:val="00D735FC"/>
    <w:rPr>
      <w:b/>
      <w:bCs/>
      <w:smallCaps/>
      <w:spacing w:val="5"/>
    </w:rPr>
  </w:style>
  <w:style w:type="paragraph" w:styleId="TOCHeading">
    <w:name w:val="TOC Heading"/>
    <w:basedOn w:val="Heading1"/>
    <w:next w:val="Normal"/>
    <w:uiPriority w:val="39"/>
    <w:semiHidden/>
    <w:unhideWhenUsed/>
    <w:qFormat/>
    <w:rsid w:val="00D735FC"/>
    <w:pPr>
      <w:outlineLvl w:val="9"/>
    </w:pPr>
    <w:rPr>
      <w:rFonts w:ascii="Cambria" w:hAnsi="Cambria"/>
      <w:color w:val="21798E"/>
    </w:rPr>
  </w:style>
  <w:style w:type="paragraph" w:styleId="Header">
    <w:name w:val="header"/>
    <w:basedOn w:val="Normal"/>
    <w:link w:val="HeaderChar"/>
    <w:uiPriority w:val="99"/>
    <w:unhideWhenUsed/>
    <w:rsid w:val="00FD216C"/>
    <w:pPr>
      <w:tabs>
        <w:tab w:val="center" w:pos="4680"/>
        <w:tab w:val="right" w:pos="9360"/>
      </w:tabs>
    </w:pPr>
  </w:style>
  <w:style w:type="character" w:customStyle="1" w:styleId="HeaderChar">
    <w:name w:val="Header Char"/>
    <w:link w:val="Header"/>
    <w:uiPriority w:val="99"/>
    <w:rsid w:val="00FD216C"/>
    <w:rPr>
      <w:rFonts w:ascii="Times New Roman" w:hAnsi="Times New Roman"/>
      <w:sz w:val="24"/>
    </w:rPr>
  </w:style>
  <w:style w:type="paragraph" w:styleId="Footer">
    <w:name w:val="footer"/>
    <w:basedOn w:val="Normal"/>
    <w:link w:val="FooterChar"/>
    <w:uiPriority w:val="99"/>
    <w:unhideWhenUsed/>
    <w:rsid w:val="00FD216C"/>
    <w:pPr>
      <w:tabs>
        <w:tab w:val="center" w:pos="4680"/>
        <w:tab w:val="right" w:pos="9360"/>
      </w:tabs>
    </w:pPr>
  </w:style>
  <w:style w:type="character" w:customStyle="1" w:styleId="FooterChar">
    <w:name w:val="Footer Char"/>
    <w:link w:val="Footer"/>
    <w:uiPriority w:val="99"/>
    <w:rsid w:val="00FD216C"/>
    <w:rPr>
      <w:rFonts w:ascii="Times New Roman" w:hAnsi="Times New Roman"/>
      <w:sz w:val="24"/>
    </w:rPr>
  </w:style>
  <w:style w:type="character" w:styleId="CommentReference">
    <w:name w:val="annotation reference"/>
    <w:uiPriority w:val="99"/>
    <w:semiHidden/>
    <w:unhideWhenUsed/>
    <w:rsid w:val="00E360AB"/>
    <w:rPr>
      <w:sz w:val="16"/>
      <w:szCs w:val="16"/>
    </w:rPr>
  </w:style>
  <w:style w:type="paragraph" w:styleId="CommentText">
    <w:name w:val="annotation text"/>
    <w:basedOn w:val="Normal"/>
    <w:link w:val="CommentTextChar"/>
    <w:uiPriority w:val="99"/>
    <w:semiHidden/>
    <w:unhideWhenUsed/>
    <w:rsid w:val="00E360AB"/>
    <w:rPr>
      <w:sz w:val="20"/>
      <w:szCs w:val="20"/>
    </w:rPr>
  </w:style>
  <w:style w:type="character" w:customStyle="1" w:styleId="CommentTextChar">
    <w:name w:val="Comment Text Char"/>
    <w:link w:val="CommentText"/>
    <w:uiPriority w:val="99"/>
    <w:semiHidden/>
    <w:rsid w:val="00E360AB"/>
    <w:rPr>
      <w:rFonts w:ascii="Times New Roman" w:hAnsi="Times New Roman"/>
      <w:lang w:eastAsia="ja-JP"/>
    </w:rPr>
  </w:style>
  <w:style w:type="paragraph" w:styleId="CommentSubject">
    <w:name w:val="annotation subject"/>
    <w:basedOn w:val="CommentText"/>
    <w:next w:val="CommentText"/>
    <w:link w:val="CommentSubjectChar"/>
    <w:uiPriority w:val="99"/>
    <w:semiHidden/>
    <w:unhideWhenUsed/>
    <w:rsid w:val="00E360AB"/>
    <w:rPr>
      <w:b/>
      <w:bCs/>
    </w:rPr>
  </w:style>
  <w:style w:type="character" w:customStyle="1" w:styleId="CommentSubjectChar">
    <w:name w:val="Comment Subject Char"/>
    <w:link w:val="CommentSubject"/>
    <w:uiPriority w:val="99"/>
    <w:semiHidden/>
    <w:rsid w:val="00E360AB"/>
    <w:rPr>
      <w:rFonts w:ascii="Times New Roman" w:hAnsi="Times New Roman"/>
      <w:b/>
      <w:bCs/>
      <w:lang w:eastAsia="ja-JP"/>
    </w:rPr>
  </w:style>
  <w:style w:type="paragraph" w:styleId="BalloonText">
    <w:name w:val="Balloon Text"/>
    <w:basedOn w:val="Normal"/>
    <w:link w:val="BalloonTextChar"/>
    <w:uiPriority w:val="99"/>
    <w:semiHidden/>
    <w:unhideWhenUsed/>
    <w:rsid w:val="00E360AB"/>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E360AB"/>
    <w:rPr>
      <w:rFonts w:ascii="Tahoma" w:hAnsi="Tahoma" w:cs="Tahoma"/>
      <w:sz w:val="16"/>
      <w:szCs w:val="16"/>
      <w:lang w:eastAsia="ja-JP"/>
    </w:rPr>
  </w:style>
  <w:style w:type="paragraph" w:customStyle="1" w:styleId="HeadingIntro">
    <w:name w:val="Heading Intro"/>
    <w:basedOn w:val="Normal"/>
    <w:next w:val="Heading1"/>
    <w:link w:val="HeadingIntroChar"/>
    <w:qFormat/>
    <w:rsid w:val="00ED2DE0"/>
    <w:pPr>
      <w:jc w:val="center"/>
    </w:pPr>
    <w:rPr>
      <w:b/>
      <w:caps/>
    </w:rPr>
  </w:style>
  <w:style w:type="paragraph" w:customStyle="1" w:styleId="NormalIntro">
    <w:name w:val="Normal Intro"/>
    <w:basedOn w:val="Normal"/>
    <w:link w:val="NormalIntroChar"/>
    <w:qFormat/>
    <w:rsid w:val="002236D7"/>
    <w:pPr>
      <w:spacing w:after="0" w:line="276" w:lineRule="auto"/>
    </w:pPr>
  </w:style>
  <w:style w:type="character" w:customStyle="1" w:styleId="HeadingIntroChar">
    <w:name w:val="Heading Intro Char"/>
    <w:link w:val="HeadingIntro"/>
    <w:rsid w:val="00ED2DE0"/>
    <w:rPr>
      <w:rFonts w:ascii="Times New Roman" w:hAnsi="Times New Roman"/>
      <w:b/>
      <w:caps/>
      <w:sz w:val="24"/>
      <w:szCs w:val="22"/>
      <w:lang w:eastAsia="ja-JP"/>
    </w:rPr>
  </w:style>
  <w:style w:type="character" w:customStyle="1" w:styleId="NormalIntroChar">
    <w:name w:val="Normal Intro Char"/>
    <w:link w:val="NormalIntro"/>
    <w:rsid w:val="002236D7"/>
    <w:rPr>
      <w:rFonts w:ascii="Times New Roman" w:hAnsi="Times New Roman"/>
      <w:sz w:val="24"/>
      <w:szCs w:val="22"/>
      <w:lang w:eastAsia="ja-JP"/>
    </w:rPr>
  </w:style>
  <w:style w:type="paragraph" w:styleId="TOC1">
    <w:name w:val="toc 1"/>
    <w:basedOn w:val="Normal"/>
    <w:next w:val="Normal"/>
    <w:autoRedefine/>
    <w:uiPriority w:val="39"/>
    <w:locked/>
    <w:rsid w:val="00404F39"/>
    <w:pPr>
      <w:tabs>
        <w:tab w:val="right" w:leader="dot" w:pos="7928"/>
      </w:tabs>
      <w:spacing w:before="200" w:after="0" w:line="276" w:lineRule="auto"/>
      <w:pPrChange w:id="0" w:author="inacbg" w:date="2022-02-04T08:13:00Z">
        <w:pPr>
          <w:spacing w:before="200" w:line="276" w:lineRule="auto"/>
          <w:jc w:val="both"/>
        </w:pPr>
      </w:pPrChange>
    </w:pPr>
    <w:rPr>
      <w:b/>
      <w:rPrChange w:id="0" w:author="inacbg" w:date="2022-02-04T08:13:00Z">
        <w:rPr>
          <w:rFonts w:eastAsia="MS Mincho"/>
          <w:b/>
          <w:sz w:val="24"/>
          <w:szCs w:val="22"/>
          <w:lang w:val="en-US" w:eastAsia="ja-JP" w:bidi="ar-SA"/>
        </w:rPr>
      </w:rPrChange>
    </w:rPr>
  </w:style>
  <w:style w:type="paragraph" w:styleId="TOC2">
    <w:name w:val="toc 2"/>
    <w:basedOn w:val="Normal"/>
    <w:next w:val="Normal"/>
    <w:autoRedefine/>
    <w:uiPriority w:val="39"/>
    <w:locked/>
    <w:rsid w:val="00EB58C9"/>
    <w:pPr>
      <w:spacing w:after="0" w:line="276" w:lineRule="auto"/>
      <w:ind w:left="245"/>
    </w:pPr>
  </w:style>
  <w:style w:type="paragraph" w:styleId="TOC3">
    <w:name w:val="toc 3"/>
    <w:basedOn w:val="Normal"/>
    <w:next w:val="Normal"/>
    <w:autoRedefine/>
    <w:uiPriority w:val="39"/>
    <w:locked/>
    <w:rsid w:val="00EB58C9"/>
    <w:pPr>
      <w:tabs>
        <w:tab w:val="left" w:pos="1620"/>
        <w:tab w:val="right" w:leader="dot" w:pos="7928"/>
      </w:tabs>
      <w:spacing w:after="0" w:line="276" w:lineRule="auto"/>
      <w:ind w:left="900"/>
    </w:pPr>
  </w:style>
  <w:style w:type="character" w:styleId="Hyperlink">
    <w:name w:val="Hyperlink"/>
    <w:uiPriority w:val="99"/>
    <w:unhideWhenUsed/>
    <w:rsid w:val="00F76CF0"/>
    <w:rPr>
      <w:color w:val="0000FF"/>
      <w:u w:val="single"/>
    </w:rPr>
  </w:style>
  <w:style w:type="paragraph" w:styleId="TableofFigures">
    <w:name w:val="table of figures"/>
    <w:basedOn w:val="Normal"/>
    <w:next w:val="Normal"/>
    <w:uiPriority w:val="99"/>
    <w:unhideWhenUsed/>
    <w:rsid w:val="00EB58C9"/>
  </w:style>
  <w:style w:type="paragraph" w:styleId="Bibliography">
    <w:name w:val="Bibliography"/>
    <w:basedOn w:val="Normal"/>
    <w:next w:val="Normal"/>
    <w:uiPriority w:val="37"/>
    <w:unhideWhenUsed/>
    <w:rsid w:val="000057B9"/>
  </w:style>
  <w:style w:type="paragraph" w:styleId="Revision">
    <w:name w:val="Revision"/>
    <w:hidden/>
    <w:uiPriority w:val="99"/>
    <w:semiHidden/>
    <w:rsid w:val="00910F2E"/>
    <w:rPr>
      <w:rFonts w:ascii="Times New Roman" w:hAnsi="Times New Roman"/>
      <w:sz w:val="24"/>
      <w:szCs w:val="22"/>
      <w:lang w:eastAsia="ja-JP"/>
    </w:rPr>
  </w:style>
  <w:style w:type="paragraph" w:customStyle="1" w:styleId="SourceCode">
    <w:name w:val="Source Code"/>
    <w:basedOn w:val="ListParagraph"/>
    <w:link w:val="SourceCodeChar"/>
    <w:qFormat/>
    <w:rsid w:val="000B49FB"/>
    <w:pPr>
      <w:pBdr>
        <w:top w:val="single" w:sz="4" w:space="1" w:color="auto"/>
        <w:left w:val="single" w:sz="4" w:space="4" w:color="auto"/>
        <w:bottom w:val="single" w:sz="4" w:space="1" w:color="auto"/>
        <w:right w:val="single" w:sz="4" w:space="4" w:color="auto"/>
      </w:pBdr>
      <w:spacing w:line="276" w:lineRule="auto"/>
      <w:ind w:left="0"/>
    </w:pPr>
    <w:rPr>
      <w:rFonts w:ascii="Courier New" w:hAnsi="Courier New" w:cs="Courier New"/>
      <w:sz w:val="20"/>
    </w:rPr>
  </w:style>
  <w:style w:type="character" w:customStyle="1" w:styleId="ListParagraphChar">
    <w:name w:val="List Paragraph Char"/>
    <w:basedOn w:val="DefaultParagraphFont"/>
    <w:link w:val="ListParagraph"/>
    <w:uiPriority w:val="1"/>
    <w:rsid w:val="00D429F3"/>
    <w:rPr>
      <w:rFonts w:ascii="Times New Roman" w:hAnsi="Times New Roman"/>
      <w:sz w:val="24"/>
      <w:szCs w:val="22"/>
      <w:lang w:eastAsia="ja-JP"/>
    </w:rPr>
  </w:style>
  <w:style w:type="character" w:customStyle="1" w:styleId="SourceCodeChar">
    <w:name w:val="Source Code Char"/>
    <w:basedOn w:val="ListParagraphChar"/>
    <w:link w:val="SourceCode"/>
    <w:rsid w:val="000B49FB"/>
    <w:rPr>
      <w:rFonts w:ascii="Courier New" w:hAnsi="Courier New" w:cs="Courier New"/>
      <w:sz w:val="24"/>
      <w:szCs w:val="22"/>
      <w:lang w:eastAsia="ja-JP"/>
    </w:rPr>
  </w:style>
  <w:style w:type="character" w:styleId="FollowedHyperlink">
    <w:name w:val="FollowedHyperlink"/>
    <w:basedOn w:val="DefaultParagraphFont"/>
    <w:uiPriority w:val="99"/>
    <w:semiHidden/>
    <w:unhideWhenUsed/>
    <w:rsid w:val="00DA7DF8"/>
    <w:rPr>
      <w:color w:val="800080" w:themeColor="followedHyperlink"/>
      <w:u w:val="single"/>
    </w:rPr>
  </w:style>
  <w:style w:type="paragraph" w:styleId="FootnoteText">
    <w:name w:val="footnote text"/>
    <w:basedOn w:val="Normal"/>
    <w:link w:val="FootnoteTextChar"/>
    <w:uiPriority w:val="99"/>
    <w:semiHidden/>
    <w:unhideWhenUsed/>
    <w:rsid w:val="00132EB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32EB8"/>
    <w:rPr>
      <w:rFonts w:ascii="Times New Roman" w:hAnsi="Times New Roman"/>
      <w:lang w:eastAsia="ja-JP"/>
    </w:rPr>
  </w:style>
  <w:style w:type="character" w:styleId="FootnoteReference">
    <w:name w:val="footnote reference"/>
    <w:basedOn w:val="DefaultParagraphFont"/>
    <w:uiPriority w:val="99"/>
    <w:semiHidden/>
    <w:unhideWhenUsed/>
    <w:rsid w:val="00132EB8"/>
    <w:rPr>
      <w:vertAlign w:val="superscript"/>
    </w:rPr>
  </w:style>
  <w:style w:type="table" w:styleId="TableGrid">
    <w:name w:val="Table Grid"/>
    <w:basedOn w:val="TableNormal"/>
    <w:locked/>
    <w:rsid w:val="007759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77594C"/>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6">
    <w:name w:val="Light Shading Accent 6"/>
    <w:basedOn w:val="TableNormal"/>
    <w:uiPriority w:val="60"/>
    <w:rsid w:val="0077594C"/>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MediumList1">
    <w:name w:val="Medium List 1"/>
    <w:basedOn w:val="TableNormal"/>
    <w:uiPriority w:val="65"/>
    <w:rsid w:val="0077594C"/>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Grid1-Accent5">
    <w:name w:val="Medium Grid 1 Accent 5"/>
    <w:basedOn w:val="TableNormal"/>
    <w:uiPriority w:val="67"/>
    <w:rsid w:val="0077594C"/>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paragraph" w:customStyle="1" w:styleId="Algorithm">
    <w:name w:val="Algorithm"/>
    <w:basedOn w:val="SourceCode"/>
    <w:link w:val="AlgorithmChar"/>
    <w:qFormat/>
    <w:rsid w:val="00F16FD6"/>
    <w:rPr>
      <w:rFonts w:ascii="Times New Roman" w:hAnsi="Times New Roman"/>
      <w:i/>
    </w:rPr>
  </w:style>
  <w:style w:type="character" w:customStyle="1" w:styleId="AlgorithmChar">
    <w:name w:val="Algorithm Char"/>
    <w:basedOn w:val="SourceCodeChar"/>
    <w:link w:val="Algorithm"/>
    <w:rsid w:val="00F16FD6"/>
    <w:rPr>
      <w:rFonts w:ascii="Times New Roman" w:hAnsi="Times New Roman" w:cs="Courier New"/>
      <w:i/>
      <w:sz w:val="24"/>
      <w:szCs w:val="22"/>
      <w:lang w:eastAsia="ja-JP"/>
    </w:rPr>
  </w:style>
  <w:style w:type="character" w:styleId="UnresolvedMention">
    <w:name w:val="Unresolved Mention"/>
    <w:basedOn w:val="DefaultParagraphFont"/>
    <w:uiPriority w:val="99"/>
    <w:semiHidden/>
    <w:unhideWhenUsed/>
    <w:rsid w:val="00B1606F"/>
    <w:rPr>
      <w:color w:val="605E5C"/>
      <w:shd w:val="clear" w:color="auto" w:fill="E1DFDD"/>
    </w:rPr>
  </w:style>
  <w:style w:type="paragraph" w:styleId="EndnoteText">
    <w:name w:val="endnote text"/>
    <w:basedOn w:val="Normal"/>
    <w:link w:val="EndnoteTextChar"/>
    <w:uiPriority w:val="99"/>
    <w:semiHidden/>
    <w:unhideWhenUsed/>
    <w:rsid w:val="00C7146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7146F"/>
    <w:rPr>
      <w:rFonts w:ascii="Times New Roman" w:hAnsi="Times New Roman"/>
      <w:lang w:eastAsia="ja-JP"/>
    </w:rPr>
  </w:style>
  <w:style w:type="character" w:styleId="EndnoteReference">
    <w:name w:val="endnote reference"/>
    <w:basedOn w:val="DefaultParagraphFont"/>
    <w:uiPriority w:val="99"/>
    <w:semiHidden/>
    <w:unhideWhenUsed/>
    <w:rsid w:val="00C7146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07243">
      <w:bodyDiv w:val="1"/>
      <w:marLeft w:val="0"/>
      <w:marRight w:val="0"/>
      <w:marTop w:val="0"/>
      <w:marBottom w:val="0"/>
      <w:divBdr>
        <w:top w:val="none" w:sz="0" w:space="0" w:color="auto"/>
        <w:left w:val="none" w:sz="0" w:space="0" w:color="auto"/>
        <w:bottom w:val="none" w:sz="0" w:space="0" w:color="auto"/>
        <w:right w:val="none" w:sz="0" w:space="0" w:color="auto"/>
      </w:divBdr>
    </w:div>
    <w:div w:id="86117467">
      <w:bodyDiv w:val="1"/>
      <w:marLeft w:val="0"/>
      <w:marRight w:val="0"/>
      <w:marTop w:val="0"/>
      <w:marBottom w:val="0"/>
      <w:divBdr>
        <w:top w:val="none" w:sz="0" w:space="0" w:color="auto"/>
        <w:left w:val="none" w:sz="0" w:space="0" w:color="auto"/>
        <w:bottom w:val="none" w:sz="0" w:space="0" w:color="auto"/>
        <w:right w:val="none" w:sz="0" w:space="0" w:color="auto"/>
      </w:divBdr>
    </w:div>
    <w:div w:id="356733805">
      <w:bodyDiv w:val="1"/>
      <w:marLeft w:val="0"/>
      <w:marRight w:val="0"/>
      <w:marTop w:val="0"/>
      <w:marBottom w:val="0"/>
      <w:divBdr>
        <w:top w:val="none" w:sz="0" w:space="0" w:color="auto"/>
        <w:left w:val="none" w:sz="0" w:space="0" w:color="auto"/>
        <w:bottom w:val="none" w:sz="0" w:space="0" w:color="auto"/>
        <w:right w:val="none" w:sz="0" w:space="0" w:color="auto"/>
      </w:divBdr>
    </w:div>
    <w:div w:id="876163435">
      <w:bodyDiv w:val="1"/>
      <w:marLeft w:val="0"/>
      <w:marRight w:val="0"/>
      <w:marTop w:val="0"/>
      <w:marBottom w:val="0"/>
      <w:divBdr>
        <w:top w:val="none" w:sz="0" w:space="0" w:color="auto"/>
        <w:left w:val="none" w:sz="0" w:space="0" w:color="auto"/>
        <w:bottom w:val="none" w:sz="0" w:space="0" w:color="auto"/>
        <w:right w:val="none" w:sz="0" w:space="0" w:color="auto"/>
      </w:divBdr>
    </w:div>
    <w:div w:id="907114552">
      <w:bodyDiv w:val="1"/>
      <w:marLeft w:val="0"/>
      <w:marRight w:val="0"/>
      <w:marTop w:val="0"/>
      <w:marBottom w:val="0"/>
      <w:divBdr>
        <w:top w:val="none" w:sz="0" w:space="0" w:color="auto"/>
        <w:left w:val="none" w:sz="0" w:space="0" w:color="auto"/>
        <w:bottom w:val="none" w:sz="0" w:space="0" w:color="auto"/>
        <w:right w:val="none" w:sz="0" w:space="0" w:color="auto"/>
      </w:divBdr>
    </w:div>
    <w:div w:id="1084499998">
      <w:bodyDiv w:val="1"/>
      <w:marLeft w:val="0"/>
      <w:marRight w:val="0"/>
      <w:marTop w:val="0"/>
      <w:marBottom w:val="0"/>
      <w:divBdr>
        <w:top w:val="none" w:sz="0" w:space="0" w:color="auto"/>
        <w:left w:val="none" w:sz="0" w:space="0" w:color="auto"/>
        <w:bottom w:val="none" w:sz="0" w:space="0" w:color="auto"/>
        <w:right w:val="none" w:sz="0" w:space="0" w:color="auto"/>
      </w:divBdr>
    </w:div>
    <w:div w:id="2061587645">
      <w:marLeft w:val="0"/>
      <w:marRight w:val="0"/>
      <w:marTop w:val="0"/>
      <w:marBottom w:val="0"/>
      <w:divBdr>
        <w:top w:val="none" w:sz="0" w:space="0" w:color="auto"/>
        <w:left w:val="none" w:sz="0" w:space="0" w:color="auto"/>
        <w:bottom w:val="none" w:sz="0" w:space="0" w:color="auto"/>
        <w:right w:val="none" w:sz="0" w:space="0" w:color="auto"/>
      </w:divBdr>
    </w:div>
    <w:div w:id="20987457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s://www.dicoding.com/blog/apa-itu-bot/"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microsoft.com/office/2018/08/relationships/commentsExtensible" Target="commentsExtensible.xml"/><Relationship Id="rId3" Type="http://schemas.openxmlformats.org/officeDocument/2006/relationships/styles" Target="styles.xml"/><Relationship Id="rId21" Type="http://schemas.openxmlformats.org/officeDocument/2006/relationships/image" Target="media/image5.jpeg"/><Relationship Id="rId7" Type="http://schemas.openxmlformats.org/officeDocument/2006/relationships/endnotes" Target="endnotes.xm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theme" Target="theme/theme1.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fontTable" Target="fontTable.xml"/><Relationship Id="rId10" Type="http://schemas.openxmlformats.org/officeDocument/2006/relationships/image" Target="media/image2.wmf"/><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Nat10</b:Tag>
    <b:SourceType>Book</b:SourceType>
    <b:Guid>{8DD74388-BF58-4F00-9378-BA597E2236A1}</b:Guid>
    <b:Title>Pengembangan Sistem Aggregator Berita Bahasa Indonesia Dengan Klasifikasi Berbasis Naive Bayes Dan Clustering Berbasis Non-Negative Matrix Factorization</b:Title>
    <b:Year>2010</b:Year>
    <b:Author>
      <b:Author>
        <b:NameList>
          <b:Person>
            <b:Last>Natasha</b:Last>
          </b:Person>
        </b:NameList>
      </b:Author>
    </b:Author>
    <b:City>Depok</b:City>
    <b:Publisher>Universitas Indonesia</b:Publisher>
    <b:RefOrder>2</b:RefOrder>
  </b:Source>
  <b:Source>
    <b:Tag>Lou09</b:Tag>
    <b:SourceType>Book</b:SourceType>
    <b:Guid>{AAF0F1A2-14AD-4CE9-B5FA-92174BE9DF52}</b:Guid>
    <b:Author>
      <b:Author>
        <b:NameList>
          <b:Person>
            <b:Last>Louvan</b:Last>
            <b:First>Samuel</b:First>
          </b:Person>
        </b:NameList>
      </b:Author>
    </b:Author>
    <b:Title>Extracting The Main Content From Web Documents</b:Title>
    <b:Year>2009</b:Year>
    <b:City>Eindhoven</b:City>
    <b:Publisher>Eindhoven University of Technology</b:Publisher>
    <b:RefOrder>3</b:RefOrder>
  </b:Source>
  <b:Source>
    <b:Tag>idc</b:Tag>
    <b:SourceType>InternetSite</b:SourceType>
    <b:Guid>{679FE67E-BFB6-4523-B56F-52F6232ED996}</b:Guid>
    <b:Title>idcloudhost</b:Title>
    <b:InternetSiteTitle>idcloudhost</b:InternetSiteTitle>
    <b:URL>idcloudhost</b:URL>
    <b:RefOrder>1</b:RefOrder>
  </b:Source>
</b:Sources>
</file>

<file path=customXml/itemProps1.xml><?xml version="1.0" encoding="utf-8"?>
<ds:datastoreItem xmlns:ds="http://schemas.openxmlformats.org/officeDocument/2006/customXml" ds:itemID="{5A43F00C-37CB-4AC3-B476-577249CB4A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6597</Words>
  <Characters>37607</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1</vt:lpstr>
    </vt:vector>
  </TitlesOfParts>
  <Company>Hamidy Corp.</Company>
  <LinksUpToDate>false</LinksUpToDate>
  <CharactersWithSpaces>44116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Gilang Mentari Hamidy</dc:creator>
  <cp:keywords/>
  <dc:description/>
  <cp:lastModifiedBy>it</cp:lastModifiedBy>
  <cp:revision>2</cp:revision>
  <dcterms:created xsi:type="dcterms:W3CDTF">2022-08-28T07:44:00Z</dcterms:created>
  <dcterms:modified xsi:type="dcterms:W3CDTF">2022-08-28T07:44:00Z</dcterms:modified>
</cp:coreProperties>
</file>