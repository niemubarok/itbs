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897D20" w14:textId="2DF92AAA" w:rsidR="00B76AC8" w:rsidRDefault="00B76AC8" w:rsidP="00B76AC8">
      <w:pPr>
        <w:spacing w:line="240" w:lineRule="auto"/>
        <w:jc w:val="center"/>
        <w:rPr>
          <w:b/>
          <w:sz w:val="28"/>
        </w:rPr>
      </w:pPr>
      <w:r>
        <w:rPr>
          <w:b/>
          <w:sz w:val="28"/>
        </w:rPr>
        <w:t>LAPORAN KERJA PRAKTEK</w:t>
      </w:r>
    </w:p>
    <w:p w14:paraId="3840D51D" w14:textId="706F95F3" w:rsidR="00B76AC8" w:rsidRDefault="00AE2351" w:rsidP="00B76AC8">
      <w:pPr>
        <w:spacing w:line="240" w:lineRule="auto"/>
        <w:jc w:val="center"/>
        <w:rPr>
          <w:b/>
          <w:sz w:val="28"/>
        </w:rPr>
      </w:pPr>
      <w:bookmarkStart w:id="1" w:name="_Hlk112589330"/>
      <w:del w:id="2" w:author="Husni Mubarok" w:date="2022-01-27T13:47:00Z">
        <w:r w:rsidDel="00846E41">
          <w:rPr>
            <w:b/>
            <w:sz w:val="28"/>
          </w:rPr>
          <w:delText>SKRIPSI BELUM ADA JUDUL YANG DIJADIKAN SEBAGAI TEMPLATE SKRIPSI UNTUK DIGUNAKAN OLEH PARA JUNIOR YANG MEMBUTUHKAN</w:delText>
        </w:r>
      </w:del>
      <w:ins w:id="3" w:author="Husni Mubarok" w:date="2022-01-27T13:47:00Z">
        <w:r>
          <w:rPr>
            <w:b/>
            <w:sz w:val="28"/>
            <w:lang w:val="id-ID"/>
          </w:rPr>
          <w:t xml:space="preserve">ANALISIS SISTEM </w:t>
        </w:r>
      </w:ins>
      <w:r w:rsidR="00B76AC8" w:rsidRPr="00B76AC8">
        <w:rPr>
          <w:b/>
          <w:i/>
          <w:iCs/>
          <w:sz w:val="28"/>
        </w:rPr>
        <w:t>STOCK OPNAME</w:t>
      </w:r>
      <w:r w:rsidR="00B76AC8">
        <w:rPr>
          <w:b/>
          <w:sz w:val="28"/>
        </w:rPr>
        <w:t xml:space="preserve"> OBAT </w:t>
      </w:r>
    </w:p>
    <w:p w14:paraId="27E753C9" w14:textId="2E08D062" w:rsidR="00B76AC8" w:rsidRDefault="00B76AC8" w:rsidP="00AE2351">
      <w:pPr>
        <w:spacing w:line="240" w:lineRule="auto"/>
        <w:jc w:val="center"/>
        <w:rPr>
          <w:b/>
          <w:sz w:val="28"/>
        </w:rPr>
      </w:pPr>
      <w:r>
        <w:rPr>
          <w:b/>
          <w:sz w:val="28"/>
        </w:rPr>
        <w:t>RS ALI SIBROH MALISI</w:t>
      </w:r>
      <w:bookmarkEnd w:id="1"/>
    </w:p>
    <w:p w14:paraId="01D5F867" w14:textId="6F9E5A02" w:rsidR="00AE2351" w:rsidRPr="001340A2" w:rsidRDefault="00AE2351" w:rsidP="00AE2351">
      <w:pPr>
        <w:spacing w:line="240" w:lineRule="auto"/>
        <w:jc w:val="center"/>
        <w:rPr>
          <w:b/>
          <w:i/>
          <w:sz w:val="28"/>
        </w:rPr>
      </w:pPr>
      <w:r>
        <w:rPr>
          <w:b/>
          <w:sz w:val="28"/>
        </w:rPr>
        <w:t xml:space="preserve"> </w:t>
      </w:r>
    </w:p>
    <w:p w14:paraId="2C5D5AC7" w14:textId="7D72D0EB" w:rsidR="00AE2351" w:rsidRPr="00AE2351" w:rsidRDefault="00AE2351" w:rsidP="00B42D72">
      <w:pPr>
        <w:spacing w:line="240" w:lineRule="auto"/>
        <w:jc w:val="center"/>
        <w:rPr>
          <w:b/>
          <w:sz w:val="28"/>
          <w:szCs w:val="24"/>
        </w:rPr>
      </w:pPr>
    </w:p>
    <w:p w14:paraId="38C5B704" w14:textId="71C53090" w:rsidR="00AE2351" w:rsidRPr="00AE2351" w:rsidRDefault="00AE2351" w:rsidP="00B42D72">
      <w:pPr>
        <w:spacing w:line="240" w:lineRule="auto"/>
        <w:jc w:val="center"/>
        <w:rPr>
          <w:b/>
          <w:sz w:val="28"/>
          <w:szCs w:val="24"/>
        </w:rPr>
      </w:pPr>
      <w:r w:rsidRPr="00AE2351">
        <w:rPr>
          <w:b/>
          <w:sz w:val="28"/>
          <w:szCs w:val="24"/>
        </w:rPr>
        <w:t>FAKULTAS TEKNOLOGI</w:t>
      </w:r>
    </w:p>
    <w:p w14:paraId="34E50989" w14:textId="713CB3B0" w:rsidR="00AE2351" w:rsidRPr="00AE2351" w:rsidRDefault="00AE2351" w:rsidP="00B42D72">
      <w:pPr>
        <w:spacing w:line="240" w:lineRule="auto"/>
        <w:jc w:val="center"/>
        <w:rPr>
          <w:sz w:val="28"/>
          <w:szCs w:val="24"/>
        </w:rPr>
      </w:pPr>
      <w:r w:rsidRPr="00AE2351">
        <w:rPr>
          <w:b/>
          <w:sz w:val="28"/>
          <w:szCs w:val="24"/>
        </w:rPr>
        <w:t>PROGRAM STUDI TEKNIK INFORMATIKA</w:t>
      </w:r>
    </w:p>
    <w:p w14:paraId="358AA1F0" w14:textId="77777777" w:rsidR="00B42D72" w:rsidRDefault="00B42D72" w:rsidP="00B42D72">
      <w:pPr>
        <w:spacing w:line="240" w:lineRule="auto"/>
        <w:jc w:val="center"/>
      </w:pPr>
    </w:p>
    <w:p w14:paraId="7EBBB028" w14:textId="652F9372" w:rsidR="00AE2351" w:rsidRDefault="007603E6" w:rsidP="00B42D72">
      <w:pPr>
        <w:spacing w:line="240" w:lineRule="auto"/>
        <w:jc w:val="center"/>
      </w:pPr>
      <w:r>
        <w:rPr>
          <w:noProof/>
        </w:rPr>
        <w:drawing>
          <wp:inline distT="0" distB="0" distL="0" distR="0" wp14:anchorId="004EBBDE" wp14:editId="00548203">
            <wp:extent cx="1998921" cy="1998921"/>
            <wp:effectExtent l="0" t="0" r="0" b="0"/>
            <wp:docPr id="2" name="Picture 2"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19009" cy="2019009"/>
                    </a:xfrm>
                    <a:prstGeom prst="rect">
                      <a:avLst/>
                    </a:prstGeom>
                    <a:noFill/>
                    <a:ln>
                      <a:noFill/>
                    </a:ln>
                  </pic:spPr>
                </pic:pic>
              </a:graphicData>
            </a:graphic>
          </wp:inline>
        </w:drawing>
      </w:r>
    </w:p>
    <w:p w14:paraId="30C5E44D" w14:textId="1603D021" w:rsidR="00AE2351" w:rsidRDefault="00AE2351" w:rsidP="00B42D72">
      <w:pPr>
        <w:spacing w:line="240" w:lineRule="auto"/>
        <w:jc w:val="center"/>
      </w:pPr>
    </w:p>
    <w:p w14:paraId="2B542E6C" w14:textId="21930C00" w:rsidR="00AE2351" w:rsidRPr="00AE2351" w:rsidRDefault="00AE2351" w:rsidP="00B42D72">
      <w:pPr>
        <w:spacing w:line="240" w:lineRule="auto"/>
        <w:jc w:val="center"/>
        <w:rPr>
          <w:sz w:val="28"/>
          <w:szCs w:val="24"/>
        </w:rPr>
      </w:pPr>
    </w:p>
    <w:p w14:paraId="214010D4" w14:textId="2196FFA9" w:rsidR="00AE2351" w:rsidRPr="00AE2351" w:rsidRDefault="00AE2351" w:rsidP="00B42D72">
      <w:pPr>
        <w:spacing w:line="240" w:lineRule="auto"/>
        <w:jc w:val="center"/>
        <w:rPr>
          <w:sz w:val="28"/>
          <w:szCs w:val="24"/>
        </w:rPr>
      </w:pPr>
      <w:proofErr w:type="spellStart"/>
      <w:r w:rsidRPr="00AE2351">
        <w:rPr>
          <w:sz w:val="28"/>
          <w:szCs w:val="24"/>
        </w:rPr>
        <w:t>Disusun</w:t>
      </w:r>
      <w:proofErr w:type="spellEnd"/>
      <w:r w:rsidRPr="00AE2351">
        <w:rPr>
          <w:sz w:val="28"/>
          <w:szCs w:val="24"/>
        </w:rPr>
        <w:t xml:space="preserve"> Oleh :</w:t>
      </w:r>
    </w:p>
    <w:p w14:paraId="38DAC166" w14:textId="6450B829" w:rsidR="00AE2351" w:rsidRPr="00140B12" w:rsidRDefault="00AE2351" w:rsidP="00B42D72">
      <w:pPr>
        <w:spacing w:line="240" w:lineRule="auto"/>
        <w:jc w:val="center"/>
        <w:rPr>
          <w:b/>
          <w:bCs/>
          <w:sz w:val="28"/>
          <w:szCs w:val="24"/>
        </w:rPr>
      </w:pPr>
      <w:proofErr w:type="spellStart"/>
      <w:r w:rsidRPr="00140B12">
        <w:rPr>
          <w:b/>
          <w:bCs/>
          <w:sz w:val="28"/>
          <w:szCs w:val="24"/>
        </w:rPr>
        <w:t>Husni</w:t>
      </w:r>
      <w:proofErr w:type="spellEnd"/>
      <w:r w:rsidRPr="00140B12">
        <w:rPr>
          <w:b/>
          <w:bCs/>
          <w:sz w:val="28"/>
          <w:szCs w:val="24"/>
        </w:rPr>
        <w:t xml:space="preserve"> </w:t>
      </w:r>
      <w:proofErr w:type="spellStart"/>
      <w:r w:rsidRPr="00140B12">
        <w:rPr>
          <w:b/>
          <w:bCs/>
          <w:sz w:val="28"/>
          <w:szCs w:val="24"/>
        </w:rPr>
        <w:t>Mubarok</w:t>
      </w:r>
      <w:proofErr w:type="spellEnd"/>
    </w:p>
    <w:p w14:paraId="337CF402" w14:textId="77777777" w:rsidR="00140B12" w:rsidRDefault="00140B12" w:rsidP="00B42D72">
      <w:pPr>
        <w:spacing w:line="240" w:lineRule="auto"/>
        <w:jc w:val="center"/>
        <w:rPr>
          <w:b/>
          <w:bCs/>
        </w:rPr>
      </w:pPr>
      <w:r w:rsidRPr="00140B12">
        <w:rPr>
          <w:b/>
          <w:bCs/>
        </w:rPr>
        <w:t>201222001</w:t>
      </w:r>
    </w:p>
    <w:p w14:paraId="6A41D757" w14:textId="77777777" w:rsidR="00140B12" w:rsidRDefault="00140B12" w:rsidP="00B42D72">
      <w:pPr>
        <w:spacing w:line="240" w:lineRule="auto"/>
        <w:jc w:val="center"/>
        <w:rPr>
          <w:b/>
          <w:bCs/>
        </w:rPr>
      </w:pPr>
    </w:p>
    <w:p w14:paraId="7620954D" w14:textId="77777777" w:rsidR="00140B12" w:rsidRDefault="00140B12" w:rsidP="00B42D72">
      <w:pPr>
        <w:spacing w:line="240" w:lineRule="auto"/>
        <w:jc w:val="center"/>
        <w:rPr>
          <w:b/>
          <w:bCs/>
        </w:rPr>
      </w:pPr>
    </w:p>
    <w:p w14:paraId="0B00092A" w14:textId="5084C1E4" w:rsidR="00140B12" w:rsidRDefault="00140B12" w:rsidP="00B42D72">
      <w:pPr>
        <w:spacing w:line="240" w:lineRule="auto"/>
        <w:jc w:val="center"/>
        <w:rPr>
          <w:b/>
          <w:bCs/>
          <w:sz w:val="32"/>
          <w:szCs w:val="30"/>
        </w:rPr>
      </w:pPr>
      <w:r w:rsidRPr="00140B12">
        <w:rPr>
          <w:b/>
          <w:bCs/>
          <w:sz w:val="32"/>
          <w:szCs w:val="30"/>
        </w:rPr>
        <w:t>INSTITUT TEKNOLOGI DAN BISNIS</w:t>
      </w:r>
    </w:p>
    <w:p w14:paraId="0F8272F1" w14:textId="77777777" w:rsidR="00140B12" w:rsidRDefault="00140B12" w:rsidP="00B42D72">
      <w:pPr>
        <w:spacing w:line="240" w:lineRule="auto"/>
        <w:jc w:val="center"/>
        <w:rPr>
          <w:b/>
          <w:bCs/>
          <w:sz w:val="40"/>
          <w:szCs w:val="38"/>
        </w:rPr>
      </w:pPr>
      <w:r w:rsidRPr="00140B12">
        <w:rPr>
          <w:b/>
          <w:bCs/>
          <w:sz w:val="40"/>
          <w:szCs w:val="38"/>
        </w:rPr>
        <w:t>SWADHARMA</w:t>
      </w:r>
    </w:p>
    <w:p w14:paraId="55FFEB12" w14:textId="77777777" w:rsidR="00140B12" w:rsidRDefault="00140B12" w:rsidP="00B42D72">
      <w:pPr>
        <w:spacing w:line="240" w:lineRule="auto"/>
        <w:jc w:val="center"/>
        <w:rPr>
          <w:b/>
          <w:bCs/>
          <w:sz w:val="40"/>
          <w:szCs w:val="38"/>
        </w:rPr>
      </w:pPr>
      <w:r>
        <w:rPr>
          <w:b/>
          <w:bCs/>
          <w:sz w:val="40"/>
          <w:szCs w:val="38"/>
        </w:rPr>
        <w:t>JAKARTA</w:t>
      </w:r>
    </w:p>
    <w:p w14:paraId="07FA17A4" w14:textId="3EBE3089" w:rsidR="00140B12" w:rsidRPr="00140B12" w:rsidRDefault="00140B12" w:rsidP="00B42D72">
      <w:pPr>
        <w:spacing w:line="240" w:lineRule="auto"/>
        <w:jc w:val="center"/>
        <w:rPr>
          <w:b/>
          <w:bCs/>
          <w:sz w:val="40"/>
          <w:szCs w:val="38"/>
        </w:rPr>
        <w:sectPr w:rsidR="00140B12" w:rsidRPr="00140B12" w:rsidSect="001E0C7E">
          <w:footerReference w:type="default" r:id="rId9"/>
          <w:pgSz w:w="11907" w:h="16839" w:code="9"/>
          <w:pgMar w:top="1701" w:right="1701" w:bottom="1701" w:left="2268" w:header="720" w:footer="720" w:gutter="0"/>
          <w:pgNumType w:fmt="lowerRoman" w:start="1"/>
          <w:cols w:space="720"/>
          <w:titlePg/>
          <w:docGrid w:linePitch="360"/>
        </w:sectPr>
      </w:pPr>
      <w:r>
        <w:rPr>
          <w:b/>
          <w:bCs/>
          <w:sz w:val="40"/>
          <w:szCs w:val="38"/>
        </w:rPr>
        <w:t>2022</w:t>
      </w:r>
    </w:p>
    <w:p w14:paraId="797D6964" w14:textId="260C6FE8" w:rsidR="008A6C31" w:rsidRPr="008A6C31" w:rsidRDefault="008A6C31" w:rsidP="006F55D1">
      <w:pPr>
        <w:spacing w:after="0" w:line="240" w:lineRule="auto"/>
        <w:rPr>
          <w:b/>
          <w:bCs/>
          <w:sz w:val="28"/>
          <w:szCs w:val="24"/>
        </w:rPr>
      </w:pPr>
      <w:r w:rsidRPr="008A6C31">
        <w:rPr>
          <w:b/>
          <w:bCs/>
          <w:noProof/>
          <w:sz w:val="28"/>
          <w:szCs w:val="24"/>
        </w:rPr>
        <w:lastRenderedPageBreak/>
        <w:drawing>
          <wp:anchor distT="0" distB="0" distL="114300" distR="114300" simplePos="0" relativeHeight="251657728" behindDoc="1" locked="0" layoutInCell="1" allowOverlap="1" wp14:anchorId="4B2AFDFD" wp14:editId="2F181725">
            <wp:simplePos x="0" y="0"/>
            <wp:positionH relativeFrom="column">
              <wp:posOffset>-110963</wp:posOffset>
            </wp:positionH>
            <wp:positionV relativeFrom="paragraph">
              <wp:posOffset>-57785</wp:posOffset>
            </wp:positionV>
            <wp:extent cx="796925" cy="796925"/>
            <wp:effectExtent l="0" t="0" r="0" b="0"/>
            <wp:wrapTight wrapText="bothSides">
              <wp:wrapPolygon edited="0">
                <wp:start x="8778" y="0"/>
                <wp:lineTo x="5163" y="516"/>
                <wp:lineTo x="0" y="5163"/>
                <wp:lineTo x="0" y="11359"/>
                <wp:lineTo x="516" y="16523"/>
                <wp:lineTo x="6712" y="21170"/>
                <wp:lineTo x="14457" y="21170"/>
                <wp:lineTo x="20653" y="16523"/>
                <wp:lineTo x="21170" y="11359"/>
                <wp:lineTo x="21170" y="5163"/>
                <wp:lineTo x="16006" y="516"/>
                <wp:lineTo x="12392" y="0"/>
                <wp:lineTo x="8778" y="0"/>
              </wp:wrapPolygon>
            </wp:wrapTight>
            <wp:docPr id="9" name="Picture 9"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6925" cy="796925"/>
                    </a:xfrm>
                    <a:prstGeom prst="rect">
                      <a:avLst/>
                    </a:prstGeom>
                    <a:noFill/>
                    <a:ln>
                      <a:noFill/>
                    </a:ln>
                  </pic:spPr>
                </pic:pic>
              </a:graphicData>
            </a:graphic>
            <wp14:sizeRelH relativeFrom="page">
              <wp14:pctWidth>0</wp14:pctWidth>
            </wp14:sizeRelH>
            <wp14:sizeRelV relativeFrom="page">
              <wp14:pctHeight>0</wp14:pctHeight>
            </wp14:sizeRelV>
          </wp:anchor>
        </w:drawing>
      </w:r>
      <w:r>
        <w:rPr>
          <w:b/>
          <w:bCs/>
          <w:sz w:val="28"/>
          <w:szCs w:val="24"/>
        </w:rPr>
        <w:t xml:space="preserve"> </w:t>
      </w:r>
      <w:r w:rsidRPr="008A6C31">
        <w:rPr>
          <w:b/>
          <w:bCs/>
          <w:sz w:val="28"/>
          <w:szCs w:val="24"/>
        </w:rPr>
        <w:t xml:space="preserve">ITB SWADHARMA </w:t>
      </w:r>
    </w:p>
    <w:p w14:paraId="62E88B8B" w14:textId="07920957" w:rsidR="008A6C31" w:rsidRPr="008A6C31" w:rsidRDefault="008A6C31" w:rsidP="006F55D1">
      <w:pPr>
        <w:spacing w:after="0" w:line="240" w:lineRule="auto"/>
        <w:rPr>
          <w:b/>
          <w:bCs/>
          <w:sz w:val="28"/>
          <w:szCs w:val="24"/>
        </w:rPr>
      </w:pPr>
      <w:r>
        <w:rPr>
          <w:b/>
          <w:bCs/>
          <w:sz w:val="28"/>
          <w:szCs w:val="24"/>
        </w:rPr>
        <w:t xml:space="preserve"> </w:t>
      </w:r>
      <w:r w:rsidRPr="008A6C31">
        <w:rPr>
          <w:b/>
          <w:bCs/>
          <w:sz w:val="28"/>
          <w:szCs w:val="24"/>
        </w:rPr>
        <w:t xml:space="preserve">FAKULTAS TEKNOLOGI </w:t>
      </w:r>
    </w:p>
    <w:p w14:paraId="20699146" w14:textId="3A7E2FD8" w:rsidR="008A6C31" w:rsidRDefault="008A6C31" w:rsidP="006F55D1">
      <w:pPr>
        <w:spacing w:after="0" w:line="240" w:lineRule="auto"/>
        <w:rPr>
          <w:b/>
          <w:bCs/>
          <w:sz w:val="28"/>
          <w:szCs w:val="24"/>
        </w:rPr>
      </w:pPr>
      <w:r>
        <w:rPr>
          <w:b/>
          <w:bCs/>
          <w:sz w:val="28"/>
          <w:szCs w:val="24"/>
        </w:rPr>
        <w:t xml:space="preserve"> </w:t>
      </w:r>
      <w:r w:rsidRPr="008A6C31">
        <w:rPr>
          <w:b/>
          <w:bCs/>
          <w:sz w:val="28"/>
          <w:szCs w:val="24"/>
        </w:rPr>
        <w:t>PROGRAM STUDI</w:t>
      </w:r>
      <w:r w:rsidRPr="008A6C31">
        <w:rPr>
          <w:b/>
          <w:bCs/>
          <w:sz w:val="28"/>
          <w:szCs w:val="24"/>
        </w:rPr>
        <w:t xml:space="preserve"> TEKNIK INFORMATIKA</w:t>
      </w:r>
    </w:p>
    <w:p w14:paraId="15FE3E0D" w14:textId="1DD2E720" w:rsidR="008A6C31" w:rsidRDefault="008A6C31" w:rsidP="006F55D1">
      <w:pPr>
        <w:spacing w:after="0" w:line="240" w:lineRule="auto"/>
        <w:rPr>
          <w:b/>
          <w:bCs/>
          <w:sz w:val="28"/>
          <w:szCs w:val="24"/>
        </w:rPr>
      </w:pPr>
    </w:p>
    <w:p w14:paraId="3EF97557" w14:textId="730FB4F6" w:rsidR="008A6C31" w:rsidRDefault="008A6C31" w:rsidP="006F55D1">
      <w:pPr>
        <w:spacing w:after="0" w:line="240" w:lineRule="auto"/>
        <w:rPr>
          <w:b/>
          <w:bCs/>
          <w:sz w:val="28"/>
          <w:szCs w:val="24"/>
        </w:rPr>
      </w:pPr>
    </w:p>
    <w:p w14:paraId="3C9E42FE" w14:textId="4D1D0614" w:rsidR="008A6C31" w:rsidRPr="008A6C31" w:rsidRDefault="008A6C31" w:rsidP="006F55D1">
      <w:pPr>
        <w:spacing w:after="0" w:line="240" w:lineRule="auto"/>
        <w:rPr>
          <w:b/>
          <w:bCs/>
          <w:sz w:val="32"/>
          <w:szCs w:val="28"/>
        </w:rPr>
      </w:pPr>
      <w:r w:rsidRPr="008A6C31">
        <w:rPr>
          <w:b/>
          <w:bCs/>
          <w:sz w:val="28"/>
          <w:szCs w:val="24"/>
        </w:rPr>
        <w:t>LEMBAR PERSETUJUAN LAPORAN KERJA PRAKTIK</w:t>
      </w:r>
    </w:p>
    <w:p w14:paraId="44FD1964" w14:textId="77777777" w:rsidR="008A6C31" w:rsidRDefault="008A6C31" w:rsidP="006F55D1">
      <w:pPr>
        <w:spacing w:after="0" w:line="240" w:lineRule="auto"/>
      </w:pPr>
    </w:p>
    <w:p w14:paraId="2D061CED" w14:textId="77777777" w:rsidR="008A6C31" w:rsidRDefault="008A6C31" w:rsidP="006F55D1">
      <w:pPr>
        <w:spacing w:after="0" w:line="240" w:lineRule="auto"/>
      </w:pPr>
    </w:p>
    <w:p w14:paraId="0BAD8B2D" w14:textId="77777777" w:rsidR="008A6C31" w:rsidRDefault="008A6C31" w:rsidP="006F55D1">
      <w:pPr>
        <w:spacing w:after="0"/>
      </w:pPr>
      <w:r>
        <w:t xml:space="preserve">Telah </w:t>
      </w:r>
      <w:proofErr w:type="spellStart"/>
      <w:r>
        <w:t>diperiksa</w:t>
      </w:r>
      <w:proofErr w:type="spellEnd"/>
      <w:r>
        <w:t xml:space="preserve"> dan </w:t>
      </w:r>
      <w:proofErr w:type="spellStart"/>
      <w:r>
        <w:t>disetujui</w:t>
      </w:r>
      <w:proofErr w:type="spellEnd"/>
      <w:r>
        <w:t xml:space="preserve"> </w:t>
      </w:r>
      <w:proofErr w:type="spellStart"/>
      <w:r>
        <w:t>sebuah</w:t>
      </w:r>
      <w:proofErr w:type="spellEnd"/>
      <w:r>
        <w:t xml:space="preserve"> </w:t>
      </w:r>
      <w:proofErr w:type="spellStart"/>
      <w:r>
        <w:t>Laporan</w:t>
      </w:r>
      <w:proofErr w:type="spellEnd"/>
      <w:r>
        <w:t xml:space="preserve"> </w:t>
      </w:r>
      <w:proofErr w:type="spellStart"/>
      <w:r>
        <w:t>Kerja</w:t>
      </w:r>
      <w:proofErr w:type="spellEnd"/>
      <w:r>
        <w:t xml:space="preserve"> </w:t>
      </w:r>
      <w:proofErr w:type="spellStart"/>
      <w:r>
        <w:t>Praktik</w:t>
      </w:r>
      <w:proofErr w:type="spellEnd"/>
      <w:r>
        <w:t xml:space="preserve"> </w:t>
      </w:r>
      <w:proofErr w:type="spellStart"/>
      <w:r>
        <w:t>untuk</w:t>
      </w:r>
      <w:proofErr w:type="spellEnd"/>
      <w:r>
        <w:t xml:space="preserve"> </w:t>
      </w:r>
      <w:proofErr w:type="spellStart"/>
      <w:r>
        <w:t>diajukan</w:t>
      </w:r>
      <w:proofErr w:type="spellEnd"/>
    </w:p>
    <w:p w14:paraId="1BC0F3E6" w14:textId="77777777" w:rsidR="008A6C31" w:rsidRDefault="008A6C31" w:rsidP="006F55D1">
      <w:pPr>
        <w:spacing w:after="0"/>
      </w:pPr>
      <w:r>
        <w:t xml:space="preserve">pada </w:t>
      </w:r>
      <w:proofErr w:type="spellStart"/>
      <w:r>
        <w:t>sidang</w:t>
      </w:r>
      <w:proofErr w:type="spellEnd"/>
      <w:r>
        <w:t xml:space="preserve"> </w:t>
      </w:r>
      <w:proofErr w:type="spellStart"/>
      <w:r>
        <w:t>Laporan</w:t>
      </w:r>
      <w:proofErr w:type="spellEnd"/>
      <w:r>
        <w:t xml:space="preserve"> </w:t>
      </w:r>
      <w:proofErr w:type="spellStart"/>
      <w:r>
        <w:t>Kerja</w:t>
      </w:r>
      <w:proofErr w:type="spellEnd"/>
      <w:r>
        <w:t xml:space="preserve"> </w:t>
      </w:r>
      <w:proofErr w:type="spellStart"/>
      <w:r>
        <w:t>Praktik</w:t>
      </w:r>
      <w:proofErr w:type="spellEnd"/>
      <w:r>
        <w:t xml:space="preserve"> </w:t>
      </w:r>
      <w:proofErr w:type="spellStart"/>
      <w:r>
        <w:t>atas</w:t>
      </w:r>
      <w:proofErr w:type="spellEnd"/>
      <w:r>
        <w:t xml:space="preserve"> </w:t>
      </w:r>
      <w:proofErr w:type="spellStart"/>
      <w:r>
        <w:t>nama</w:t>
      </w:r>
      <w:proofErr w:type="spellEnd"/>
      <w:r>
        <w:t>:</w:t>
      </w:r>
    </w:p>
    <w:p w14:paraId="54597B05" w14:textId="3FCCC0B7" w:rsidR="008A6C31" w:rsidRDefault="008A6C31" w:rsidP="008A6C31">
      <w:pPr>
        <w:spacing w:after="0"/>
        <w:jc w:val="left"/>
      </w:pPr>
      <w:bookmarkStart w:id="5" w:name="_Hlk112589640"/>
      <w:r>
        <w:t xml:space="preserve">Nama </w:t>
      </w:r>
      <w:r>
        <w:tab/>
      </w:r>
      <w:r>
        <w:tab/>
      </w:r>
      <w:r>
        <w:tab/>
      </w:r>
      <w:r>
        <w:tab/>
      </w:r>
      <w:r>
        <w:t xml:space="preserve">: </w:t>
      </w:r>
      <w:proofErr w:type="spellStart"/>
      <w:r>
        <w:t>Husni</w:t>
      </w:r>
      <w:proofErr w:type="spellEnd"/>
      <w:r>
        <w:t xml:space="preserve"> </w:t>
      </w:r>
      <w:proofErr w:type="spellStart"/>
      <w:r>
        <w:t>Mubarok</w:t>
      </w:r>
      <w:proofErr w:type="spellEnd"/>
    </w:p>
    <w:p w14:paraId="07D15F10" w14:textId="55D9DD8B" w:rsidR="008A6C31" w:rsidRDefault="008A6C31" w:rsidP="008A6C31">
      <w:pPr>
        <w:spacing w:after="0"/>
        <w:jc w:val="left"/>
      </w:pPr>
      <w:proofErr w:type="spellStart"/>
      <w:r>
        <w:t>Nomor</w:t>
      </w:r>
      <w:proofErr w:type="spellEnd"/>
      <w:r>
        <w:t xml:space="preserve"> </w:t>
      </w:r>
      <w:proofErr w:type="spellStart"/>
      <w:r>
        <w:t>Induk</w:t>
      </w:r>
      <w:proofErr w:type="spellEnd"/>
      <w:r>
        <w:t xml:space="preserve"> </w:t>
      </w:r>
      <w:proofErr w:type="spellStart"/>
      <w:r>
        <w:t>Mahasiswa</w:t>
      </w:r>
      <w:proofErr w:type="spellEnd"/>
      <w:r>
        <w:t xml:space="preserve"> </w:t>
      </w:r>
      <w:r>
        <w:tab/>
      </w:r>
      <w:r>
        <w:t xml:space="preserve">: </w:t>
      </w:r>
      <w:r w:rsidR="00B76AC8">
        <w:t>201222001</w:t>
      </w:r>
    </w:p>
    <w:p w14:paraId="0638A00A" w14:textId="7E9495A8" w:rsidR="008A6C31" w:rsidRDefault="008A6C31" w:rsidP="008A6C31">
      <w:pPr>
        <w:spacing w:after="0"/>
        <w:jc w:val="left"/>
      </w:pPr>
      <w:r>
        <w:t xml:space="preserve">Program </w:t>
      </w:r>
      <w:proofErr w:type="spellStart"/>
      <w:r>
        <w:t>Studi</w:t>
      </w:r>
      <w:proofErr w:type="spellEnd"/>
      <w:r>
        <w:t xml:space="preserve"> </w:t>
      </w:r>
      <w:r>
        <w:tab/>
      </w:r>
      <w:r>
        <w:tab/>
      </w:r>
      <w:r>
        <w:t xml:space="preserve">: </w:t>
      </w:r>
      <w:r w:rsidR="00B76AC8">
        <w:t xml:space="preserve">Teknik </w:t>
      </w:r>
      <w:proofErr w:type="spellStart"/>
      <w:r w:rsidR="00B76AC8">
        <w:t>Informatika</w:t>
      </w:r>
      <w:proofErr w:type="spellEnd"/>
    </w:p>
    <w:p w14:paraId="45604E17" w14:textId="7D386C39" w:rsidR="008A6C31" w:rsidRDefault="008A6C31" w:rsidP="008A6C31">
      <w:pPr>
        <w:spacing w:after="0"/>
        <w:jc w:val="left"/>
      </w:pPr>
      <w:proofErr w:type="spellStart"/>
      <w:r>
        <w:t>Jenjang</w:t>
      </w:r>
      <w:proofErr w:type="spellEnd"/>
      <w:r>
        <w:t xml:space="preserve"> Pendidikan </w:t>
      </w:r>
      <w:r>
        <w:tab/>
      </w:r>
      <w:r>
        <w:tab/>
      </w:r>
      <w:r>
        <w:t xml:space="preserve">: </w:t>
      </w:r>
      <w:r w:rsidR="00B76AC8">
        <w:t>S1</w:t>
      </w:r>
    </w:p>
    <w:p w14:paraId="2F4C90B9" w14:textId="77777777" w:rsidR="006F55D1" w:rsidRDefault="008A6C31" w:rsidP="006F55D1">
      <w:pPr>
        <w:spacing w:after="0"/>
        <w:ind w:left="2835" w:hanging="2835"/>
        <w:jc w:val="left"/>
      </w:pPr>
      <w:proofErr w:type="spellStart"/>
      <w:r>
        <w:t>Judul</w:t>
      </w:r>
      <w:proofErr w:type="spellEnd"/>
      <w:r w:rsidR="006F55D1">
        <w:tab/>
        <w:t xml:space="preserve"> </w:t>
      </w:r>
      <w:r w:rsidR="00B76AC8">
        <w:t xml:space="preserve">: </w:t>
      </w:r>
      <w:proofErr w:type="spellStart"/>
      <w:r w:rsidR="006F55D1">
        <w:t>Analisis</w:t>
      </w:r>
      <w:proofErr w:type="spellEnd"/>
      <w:r w:rsidR="006F55D1">
        <w:t xml:space="preserve"> </w:t>
      </w:r>
      <w:proofErr w:type="spellStart"/>
      <w:r w:rsidR="006F55D1">
        <w:t>Sistem</w:t>
      </w:r>
      <w:proofErr w:type="spellEnd"/>
      <w:r w:rsidR="006F55D1">
        <w:t xml:space="preserve"> Stock </w:t>
      </w:r>
      <w:proofErr w:type="spellStart"/>
      <w:r w:rsidR="006F55D1">
        <w:t>Opname</w:t>
      </w:r>
      <w:proofErr w:type="spellEnd"/>
      <w:r w:rsidR="006F55D1">
        <w:t xml:space="preserve"> </w:t>
      </w:r>
      <w:proofErr w:type="spellStart"/>
      <w:r w:rsidR="006F55D1">
        <w:t>Obat</w:t>
      </w:r>
      <w:proofErr w:type="spellEnd"/>
      <w:r w:rsidR="006F55D1">
        <w:t xml:space="preserve"> </w:t>
      </w:r>
    </w:p>
    <w:p w14:paraId="674F6196" w14:textId="2B9AC50A" w:rsidR="006F55D1" w:rsidRDefault="006F55D1" w:rsidP="006F55D1">
      <w:pPr>
        <w:spacing w:after="0"/>
        <w:ind w:left="2115" w:firstLine="720"/>
        <w:jc w:val="left"/>
      </w:pPr>
      <w:r>
        <w:t xml:space="preserve">   Rs Ali </w:t>
      </w:r>
      <w:proofErr w:type="spellStart"/>
      <w:r>
        <w:t>Sibroh</w:t>
      </w:r>
      <w:proofErr w:type="spellEnd"/>
      <w:r>
        <w:t xml:space="preserve"> </w:t>
      </w:r>
      <w:proofErr w:type="spellStart"/>
      <w:r>
        <w:t>Malisi</w:t>
      </w:r>
      <w:proofErr w:type="spellEnd"/>
    </w:p>
    <w:bookmarkEnd w:id="5"/>
    <w:p w14:paraId="43183245" w14:textId="784DFE2A" w:rsidR="006F55D1" w:rsidRDefault="006F55D1">
      <w:pPr>
        <w:spacing w:after="0" w:line="240" w:lineRule="auto"/>
        <w:jc w:val="left"/>
      </w:pPr>
    </w:p>
    <w:p w14:paraId="631C7BBB" w14:textId="3299854C" w:rsidR="006F55D1" w:rsidRDefault="006F55D1">
      <w:pPr>
        <w:spacing w:after="0" w:line="240" w:lineRule="auto"/>
        <w:jc w:val="left"/>
      </w:pPr>
    </w:p>
    <w:p w14:paraId="469B8A41" w14:textId="45B886D5" w:rsidR="006F55D1" w:rsidRDefault="006F55D1">
      <w:pPr>
        <w:spacing w:after="0" w:line="240" w:lineRule="auto"/>
        <w:jc w:val="left"/>
      </w:pPr>
    </w:p>
    <w:p w14:paraId="53197FF4" w14:textId="5172BC79" w:rsidR="006F55D1" w:rsidRDefault="006F55D1">
      <w:pPr>
        <w:spacing w:after="0" w:line="240" w:lineRule="auto"/>
        <w:jc w:val="left"/>
      </w:pPr>
    </w:p>
    <w:p w14:paraId="39B56026" w14:textId="3BEAD76B" w:rsidR="006F55D1" w:rsidRDefault="006F55D1">
      <w:pPr>
        <w:spacing w:after="0" w:line="240" w:lineRule="auto"/>
        <w:jc w:val="left"/>
      </w:pPr>
    </w:p>
    <w:p w14:paraId="3B56F7DE" w14:textId="172A9B3B" w:rsidR="006F55D1" w:rsidRDefault="006F55D1">
      <w:pPr>
        <w:spacing w:after="0" w:line="240" w:lineRule="auto"/>
        <w:jc w:val="left"/>
      </w:pPr>
    </w:p>
    <w:p w14:paraId="5891E034" w14:textId="2F1ABCF7" w:rsidR="006F55D1" w:rsidRDefault="006F55D1">
      <w:pPr>
        <w:spacing w:after="0" w:line="240" w:lineRule="auto"/>
        <w:jc w:val="left"/>
      </w:pPr>
    </w:p>
    <w:p w14:paraId="2FD021B4" w14:textId="5BA036A2" w:rsidR="006F55D1" w:rsidRDefault="006F55D1">
      <w:pPr>
        <w:spacing w:after="0" w:line="240" w:lineRule="auto"/>
        <w:jc w:val="left"/>
      </w:pPr>
    </w:p>
    <w:p w14:paraId="2C5CB986" w14:textId="521F5CDE" w:rsidR="006F55D1" w:rsidRDefault="006F55D1">
      <w:pPr>
        <w:spacing w:after="0" w:line="240" w:lineRule="auto"/>
        <w:jc w:val="left"/>
      </w:pPr>
    </w:p>
    <w:p w14:paraId="183A98A7" w14:textId="64CA9AD2" w:rsidR="006F55D1" w:rsidRDefault="006F55D1">
      <w:pPr>
        <w:spacing w:after="0" w:line="240" w:lineRule="auto"/>
        <w:jc w:val="left"/>
      </w:pPr>
    </w:p>
    <w:p w14:paraId="4BA24FBE" w14:textId="0108B7E2" w:rsidR="006F55D1" w:rsidRDefault="006F55D1">
      <w:pPr>
        <w:spacing w:after="0" w:line="240" w:lineRule="auto"/>
        <w:jc w:val="left"/>
      </w:pPr>
    </w:p>
    <w:p w14:paraId="46830875" w14:textId="74A4650E" w:rsidR="006F55D1" w:rsidRDefault="006F55D1">
      <w:pPr>
        <w:spacing w:after="0" w:line="240" w:lineRule="auto"/>
        <w:jc w:val="left"/>
      </w:pPr>
    </w:p>
    <w:p w14:paraId="61C5BDEC" w14:textId="79A8A368" w:rsidR="006F55D1" w:rsidRDefault="006F55D1">
      <w:pPr>
        <w:spacing w:after="0" w:line="240" w:lineRule="auto"/>
        <w:jc w:val="left"/>
      </w:pPr>
    </w:p>
    <w:p w14:paraId="5591BA8D" w14:textId="7DAEBC32" w:rsidR="006F55D1" w:rsidRDefault="006F55D1" w:rsidP="006F55D1">
      <w:pPr>
        <w:spacing w:after="0" w:line="240" w:lineRule="auto"/>
        <w:jc w:val="center"/>
      </w:pPr>
      <w:proofErr w:type="spellStart"/>
      <w:r>
        <w:t>Dosen</w:t>
      </w:r>
      <w:proofErr w:type="spellEnd"/>
      <w:r>
        <w:t xml:space="preserve"> </w:t>
      </w:r>
      <w:proofErr w:type="spellStart"/>
      <w:r>
        <w:t>Pembimbing</w:t>
      </w:r>
      <w:proofErr w:type="spellEnd"/>
    </w:p>
    <w:p w14:paraId="3376C6EC" w14:textId="6C010E9D" w:rsidR="006F55D1" w:rsidRDefault="006F55D1" w:rsidP="006F55D1">
      <w:pPr>
        <w:spacing w:after="0" w:line="240" w:lineRule="auto"/>
        <w:jc w:val="center"/>
      </w:pPr>
    </w:p>
    <w:p w14:paraId="7F9A9FEE" w14:textId="2EFB8CE6" w:rsidR="006F55D1" w:rsidRDefault="006F55D1" w:rsidP="006F55D1">
      <w:pPr>
        <w:spacing w:after="0" w:line="240" w:lineRule="auto"/>
        <w:jc w:val="center"/>
      </w:pPr>
    </w:p>
    <w:p w14:paraId="03592801" w14:textId="5A174247" w:rsidR="006F55D1" w:rsidRDefault="006F55D1" w:rsidP="006F55D1">
      <w:pPr>
        <w:spacing w:after="0" w:line="240" w:lineRule="auto"/>
        <w:jc w:val="center"/>
      </w:pPr>
    </w:p>
    <w:p w14:paraId="495693BB" w14:textId="78BE59CC" w:rsidR="006F55D1" w:rsidRDefault="006F55D1" w:rsidP="006F55D1">
      <w:pPr>
        <w:spacing w:after="0" w:line="240" w:lineRule="auto"/>
        <w:jc w:val="center"/>
      </w:pPr>
    </w:p>
    <w:p w14:paraId="3987E60A" w14:textId="66F60073" w:rsidR="006F55D1" w:rsidRDefault="006F55D1" w:rsidP="006F55D1">
      <w:pPr>
        <w:spacing w:after="0" w:line="240" w:lineRule="auto"/>
        <w:jc w:val="center"/>
      </w:pPr>
    </w:p>
    <w:p w14:paraId="067C2EDF" w14:textId="78458D49" w:rsidR="006F55D1" w:rsidRDefault="006F55D1" w:rsidP="006F55D1">
      <w:pPr>
        <w:spacing w:after="0" w:line="240" w:lineRule="auto"/>
        <w:jc w:val="center"/>
      </w:pPr>
    </w:p>
    <w:p w14:paraId="1F4A2BAC" w14:textId="4C6FDD2A" w:rsidR="006F55D1" w:rsidRDefault="006F55D1" w:rsidP="006F55D1">
      <w:pPr>
        <w:spacing w:after="0" w:line="240" w:lineRule="auto"/>
        <w:jc w:val="center"/>
      </w:pPr>
      <w:r>
        <w:t>(…………………………………)</w:t>
      </w:r>
    </w:p>
    <w:p w14:paraId="7A847583" w14:textId="2E5653BE" w:rsidR="006F55D1" w:rsidRDefault="006F55D1" w:rsidP="006F55D1">
      <w:pPr>
        <w:spacing w:after="0" w:line="240" w:lineRule="auto"/>
        <w:jc w:val="center"/>
      </w:pPr>
    </w:p>
    <w:p w14:paraId="40D7767E" w14:textId="77777777" w:rsidR="006F55D1" w:rsidRDefault="006F55D1" w:rsidP="006F55D1">
      <w:pPr>
        <w:spacing w:after="0" w:line="240" w:lineRule="auto"/>
        <w:jc w:val="center"/>
      </w:pPr>
    </w:p>
    <w:p w14:paraId="5DEE8BEE" w14:textId="77777777" w:rsidR="006F55D1" w:rsidRDefault="006F55D1">
      <w:pPr>
        <w:spacing w:after="0" w:line="240" w:lineRule="auto"/>
        <w:jc w:val="left"/>
      </w:pPr>
    </w:p>
    <w:p w14:paraId="735E2B5B" w14:textId="77777777" w:rsidR="00A9605E" w:rsidRPr="008A6C31" w:rsidRDefault="00A9605E" w:rsidP="00A9605E">
      <w:pPr>
        <w:spacing w:after="0" w:line="240" w:lineRule="auto"/>
        <w:rPr>
          <w:b/>
          <w:bCs/>
          <w:sz w:val="28"/>
          <w:szCs w:val="24"/>
        </w:rPr>
      </w:pPr>
      <w:r w:rsidRPr="008A6C31">
        <w:rPr>
          <w:b/>
          <w:bCs/>
          <w:noProof/>
          <w:sz w:val="28"/>
          <w:szCs w:val="24"/>
        </w:rPr>
        <w:lastRenderedPageBreak/>
        <w:drawing>
          <wp:anchor distT="0" distB="0" distL="114300" distR="114300" simplePos="0" relativeHeight="251658752" behindDoc="1" locked="0" layoutInCell="1" allowOverlap="1" wp14:anchorId="5F400412" wp14:editId="35E92086">
            <wp:simplePos x="0" y="0"/>
            <wp:positionH relativeFrom="column">
              <wp:posOffset>-110963</wp:posOffset>
            </wp:positionH>
            <wp:positionV relativeFrom="paragraph">
              <wp:posOffset>-57785</wp:posOffset>
            </wp:positionV>
            <wp:extent cx="796925" cy="796925"/>
            <wp:effectExtent l="0" t="0" r="0" b="0"/>
            <wp:wrapTight wrapText="bothSides">
              <wp:wrapPolygon edited="0">
                <wp:start x="8778" y="0"/>
                <wp:lineTo x="5163" y="516"/>
                <wp:lineTo x="0" y="5163"/>
                <wp:lineTo x="0" y="11359"/>
                <wp:lineTo x="516" y="16523"/>
                <wp:lineTo x="6712" y="21170"/>
                <wp:lineTo x="14457" y="21170"/>
                <wp:lineTo x="20653" y="16523"/>
                <wp:lineTo x="21170" y="11359"/>
                <wp:lineTo x="21170" y="5163"/>
                <wp:lineTo x="16006" y="516"/>
                <wp:lineTo x="12392" y="0"/>
                <wp:lineTo x="8778" y="0"/>
              </wp:wrapPolygon>
            </wp:wrapTight>
            <wp:docPr id="13" name="Picture 13"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6925" cy="796925"/>
                    </a:xfrm>
                    <a:prstGeom prst="rect">
                      <a:avLst/>
                    </a:prstGeom>
                    <a:noFill/>
                    <a:ln>
                      <a:noFill/>
                    </a:ln>
                  </pic:spPr>
                </pic:pic>
              </a:graphicData>
            </a:graphic>
            <wp14:sizeRelH relativeFrom="page">
              <wp14:pctWidth>0</wp14:pctWidth>
            </wp14:sizeRelH>
            <wp14:sizeRelV relativeFrom="page">
              <wp14:pctHeight>0</wp14:pctHeight>
            </wp14:sizeRelV>
          </wp:anchor>
        </w:drawing>
      </w:r>
      <w:r>
        <w:rPr>
          <w:b/>
          <w:bCs/>
          <w:sz w:val="28"/>
          <w:szCs w:val="24"/>
        </w:rPr>
        <w:t xml:space="preserve"> </w:t>
      </w:r>
      <w:r w:rsidRPr="008A6C31">
        <w:rPr>
          <w:b/>
          <w:bCs/>
          <w:sz w:val="28"/>
          <w:szCs w:val="24"/>
        </w:rPr>
        <w:t xml:space="preserve">ITB SWADHARMA </w:t>
      </w:r>
    </w:p>
    <w:p w14:paraId="7EB2336C" w14:textId="77777777" w:rsidR="00A9605E" w:rsidRPr="008A6C31" w:rsidRDefault="00A9605E" w:rsidP="00A9605E">
      <w:pPr>
        <w:spacing w:after="0" w:line="240" w:lineRule="auto"/>
        <w:rPr>
          <w:b/>
          <w:bCs/>
          <w:sz w:val="28"/>
          <w:szCs w:val="24"/>
        </w:rPr>
      </w:pPr>
      <w:r>
        <w:rPr>
          <w:b/>
          <w:bCs/>
          <w:sz w:val="28"/>
          <w:szCs w:val="24"/>
        </w:rPr>
        <w:t xml:space="preserve"> </w:t>
      </w:r>
      <w:r w:rsidRPr="008A6C31">
        <w:rPr>
          <w:b/>
          <w:bCs/>
          <w:sz w:val="28"/>
          <w:szCs w:val="24"/>
        </w:rPr>
        <w:t xml:space="preserve">FAKULTAS TEKNOLOGI </w:t>
      </w:r>
    </w:p>
    <w:p w14:paraId="156BAFB2" w14:textId="77777777" w:rsidR="00A9605E" w:rsidRDefault="00A9605E" w:rsidP="00A9605E">
      <w:pPr>
        <w:spacing w:after="0" w:line="240" w:lineRule="auto"/>
        <w:rPr>
          <w:b/>
          <w:bCs/>
          <w:sz w:val="28"/>
          <w:szCs w:val="24"/>
        </w:rPr>
      </w:pPr>
      <w:r>
        <w:rPr>
          <w:b/>
          <w:bCs/>
          <w:sz w:val="28"/>
          <w:szCs w:val="24"/>
        </w:rPr>
        <w:t xml:space="preserve"> </w:t>
      </w:r>
      <w:r w:rsidRPr="008A6C31">
        <w:rPr>
          <w:b/>
          <w:bCs/>
          <w:sz w:val="28"/>
          <w:szCs w:val="24"/>
        </w:rPr>
        <w:t>PROGRAM STUDI TEKNIK INFORMATIKA</w:t>
      </w:r>
    </w:p>
    <w:p w14:paraId="7158D719" w14:textId="77777777" w:rsidR="00B962CF" w:rsidRDefault="00B962CF" w:rsidP="00A9605E">
      <w:pPr>
        <w:jc w:val="center"/>
        <w:rPr>
          <w:b/>
          <w:bCs/>
          <w:sz w:val="28"/>
          <w:szCs w:val="24"/>
        </w:rPr>
      </w:pPr>
    </w:p>
    <w:p w14:paraId="301B6C63" w14:textId="071FFDD0" w:rsidR="00A9605E" w:rsidRDefault="00A9605E" w:rsidP="00A9605E">
      <w:pPr>
        <w:jc w:val="center"/>
        <w:rPr>
          <w:b/>
          <w:bCs/>
          <w:sz w:val="28"/>
          <w:szCs w:val="24"/>
        </w:rPr>
      </w:pPr>
      <w:r w:rsidRPr="00A9605E">
        <w:rPr>
          <w:b/>
          <w:bCs/>
          <w:sz w:val="28"/>
          <w:szCs w:val="24"/>
        </w:rPr>
        <w:t>LEMBAR PENGESAHAN</w:t>
      </w:r>
    </w:p>
    <w:p w14:paraId="432EEFB8" w14:textId="0740FC17" w:rsidR="00A9605E" w:rsidRPr="00B962CF" w:rsidRDefault="00B962CF" w:rsidP="00B962CF">
      <w:pPr>
        <w:spacing w:after="0"/>
        <w:jc w:val="left"/>
        <w:rPr>
          <w:szCs w:val="24"/>
        </w:rPr>
      </w:pPr>
      <w:r w:rsidRPr="00B962CF">
        <w:rPr>
          <w:szCs w:val="24"/>
        </w:rPr>
        <w:t xml:space="preserve">Pada </w:t>
      </w:r>
      <w:proofErr w:type="spellStart"/>
      <w:r w:rsidRPr="00B962CF">
        <w:rPr>
          <w:szCs w:val="24"/>
        </w:rPr>
        <w:t>tanggal</w:t>
      </w:r>
      <w:proofErr w:type="spellEnd"/>
      <w:r w:rsidRPr="00B962CF">
        <w:rPr>
          <w:szCs w:val="24"/>
        </w:rPr>
        <w:t xml:space="preserve">, ..................... </w:t>
      </w:r>
      <w:proofErr w:type="spellStart"/>
      <w:r w:rsidRPr="00B962CF">
        <w:rPr>
          <w:szCs w:val="24"/>
        </w:rPr>
        <w:t>telah</w:t>
      </w:r>
      <w:proofErr w:type="spellEnd"/>
      <w:r w:rsidRPr="00B962CF">
        <w:rPr>
          <w:szCs w:val="24"/>
        </w:rPr>
        <w:t xml:space="preserve"> </w:t>
      </w:r>
      <w:proofErr w:type="spellStart"/>
      <w:r w:rsidRPr="00B962CF">
        <w:rPr>
          <w:szCs w:val="24"/>
        </w:rPr>
        <w:t>telah</w:t>
      </w:r>
      <w:proofErr w:type="spellEnd"/>
      <w:r w:rsidRPr="00B962CF">
        <w:rPr>
          <w:szCs w:val="24"/>
        </w:rPr>
        <w:t xml:space="preserve"> </w:t>
      </w:r>
      <w:proofErr w:type="spellStart"/>
      <w:r w:rsidRPr="00B962CF">
        <w:rPr>
          <w:szCs w:val="24"/>
        </w:rPr>
        <w:t>dipresentasikan</w:t>
      </w:r>
      <w:proofErr w:type="spellEnd"/>
      <w:r w:rsidRPr="00B962CF">
        <w:rPr>
          <w:szCs w:val="24"/>
        </w:rPr>
        <w:t xml:space="preserve"> </w:t>
      </w:r>
      <w:proofErr w:type="spellStart"/>
      <w:r w:rsidRPr="00B962CF">
        <w:rPr>
          <w:szCs w:val="24"/>
        </w:rPr>
        <w:t>Laporan</w:t>
      </w:r>
      <w:proofErr w:type="spellEnd"/>
      <w:r w:rsidRPr="00B962CF">
        <w:rPr>
          <w:szCs w:val="24"/>
        </w:rPr>
        <w:t xml:space="preserve"> </w:t>
      </w:r>
      <w:proofErr w:type="spellStart"/>
      <w:r w:rsidRPr="00B962CF">
        <w:rPr>
          <w:szCs w:val="24"/>
        </w:rPr>
        <w:t>Kerja</w:t>
      </w:r>
      <w:proofErr w:type="spellEnd"/>
      <w:r w:rsidRPr="00B962CF">
        <w:rPr>
          <w:szCs w:val="24"/>
        </w:rPr>
        <w:t xml:space="preserve"> </w:t>
      </w:r>
      <w:proofErr w:type="spellStart"/>
      <w:r w:rsidRPr="00B962CF">
        <w:rPr>
          <w:szCs w:val="24"/>
        </w:rPr>
        <w:t>Praktik</w:t>
      </w:r>
      <w:proofErr w:type="spellEnd"/>
      <w:r w:rsidRPr="00B962CF">
        <w:rPr>
          <w:szCs w:val="24"/>
        </w:rPr>
        <w:t xml:space="preserve"> </w:t>
      </w:r>
      <w:proofErr w:type="spellStart"/>
      <w:r w:rsidRPr="00B962CF">
        <w:rPr>
          <w:szCs w:val="24"/>
        </w:rPr>
        <w:t>dihadapan</w:t>
      </w:r>
      <w:proofErr w:type="spellEnd"/>
      <w:r w:rsidRPr="00B962CF">
        <w:rPr>
          <w:szCs w:val="24"/>
        </w:rPr>
        <w:t xml:space="preserve"> para </w:t>
      </w:r>
      <w:proofErr w:type="spellStart"/>
      <w:r w:rsidRPr="00B962CF">
        <w:rPr>
          <w:szCs w:val="24"/>
        </w:rPr>
        <w:t>panguji</w:t>
      </w:r>
      <w:proofErr w:type="spellEnd"/>
      <w:r w:rsidRPr="00B962CF">
        <w:rPr>
          <w:szCs w:val="24"/>
        </w:rPr>
        <w:t xml:space="preserve"> / </w:t>
      </w:r>
      <w:proofErr w:type="spellStart"/>
      <w:r w:rsidRPr="00B962CF">
        <w:rPr>
          <w:szCs w:val="24"/>
        </w:rPr>
        <w:t>disidangkan</w:t>
      </w:r>
      <w:proofErr w:type="spellEnd"/>
      <w:r w:rsidRPr="00B962CF">
        <w:rPr>
          <w:szCs w:val="24"/>
        </w:rPr>
        <w:t xml:space="preserve"> </w:t>
      </w:r>
      <w:proofErr w:type="spellStart"/>
      <w:r w:rsidRPr="00B962CF">
        <w:rPr>
          <w:szCs w:val="24"/>
        </w:rPr>
        <w:t>atas</w:t>
      </w:r>
      <w:proofErr w:type="spellEnd"/>
      <w:r w:rsidRPr="00B962CF">
        <w:rPr>
          <w:szCs w:val="24"/>
        </w:rPr>
        <w:t xml:space="preserve"> :</w:t>
      </w:r>
    </w:p>
    <w:p w14:paraId="523C12E4" w14:textId="77777777" w:rsidR="00B962CF" w:rsidRPr="00B962CF" w:rsidRDefault="00B962CF" w:rsidP="00B962CF">
      <w:pPr>
        <w:spacing w:after="0"/>
        <w:jc w:val="left"/>
        <w:rPr>
          <w:szCs w:val="24"/>
        </w:rPr>
      </w:pPr>
      <w:r w:rsidRPr="00B962CF">
        <w:rPr>
          <w:szCs w:val="24"/>
        </w:rPr>
        <w:t xml:space="preserve">Nama </w:t>
      </w:r>
      <w:r w:rsidRPr="00B962CF">
        <w:rPr>
          <w:szCs w:val="24"/>
        </w:rPr>
        <w:tab/>
      </w:r>
      <w:r w:rsidRPr="00B962CF">
        <w:rPr>
          <w:szCs w:val="24"/>
        </w:rPr>
        <w:tab/>
      </w:r>
      <w:r w:rsidRPr="00B962CF">
        <w:rPr>
          <w:szCs w:val="24"/>
        </w:rPr>
        <w:tab/>
      </w:r>
      <w:r w:rsidRPr="00B962CF">
        <w:rPr>
          <w:szCs w:val="24"/>
        </w:rPr>
        <w:tab/>
        <w:t xml:space="preserve">: </w:t>
      </w:r>
      <w:proofErr w:type="spellStart"/>
      <w:r w:rsidRPr="00B962CF">
        <w:rPr>
          <w:szCs w:val="24"/>
        </w:rPr>
        <w:t>Husni</w:t>
      </w:r>
      <w:proofErr w:type="spellEnd"/>
      <w:r w:rsidRPr="00B962CF">
        <w:rPr>
          <w:szCs w:val="24"/>
        </w:rPr>
        <w:t xml:space="preserve"> </w:t>
      </w:r>
      <w:proofErr w:type="spellStart"/>
      <w:r w:rsidRPr="00B962CF">
        <w:rPr>
          <w:szCs w:val="24"/>
        </w:rPr>
        <w:t>Mubarok</w:t>
      </w:r>
      <w:proofErr w:type="spellEnd"/>
    </w:p>
    <w:p w14:paraId="65AD9D93" w14:textId="77777777" w:rsidR="00B962CF" w:rsidRPr="00B962CF" w:rsidRDefault="00B962CF" w:rsidP="00B962CF">
      <w:pPr>
        <w:spacing w:after="0"/>
        <w:jc w:val="left"/>
        <w:rPr>
          <w:szCs w:val="24"/>
        </w:rPr>
      </w:pPr>
      <w:proofErr w:type="spellStart"/>
      <w:r w:rsidRPr="00B962CF">
        <w:rPr>
          <w:szCs w:val="24"/>
        </w:rPr>
        <w:t>Nomor</w:t>
      </w:r>
      <w:proofErr w:type="spellEnd"/>
      <w:r w:rsidRPr="00B962CF">
        <w:rPr>
          <w:szCs w:val="24"/>
        </w:rPr>
        <w:t xml:space="preserve"> </w:t>
      </w:r>
      <w:proofErr w:type="spellStart"/>
      <w:r w:rsidRPr="00B962CF">
        <w:rPr>
          <w:szCs w:val="24"/>
        </w:rPr>
        <w:t>Induk</w:t>
      </w:r>
      <w:proofErr w:type="spellEnd"/>
      <w:r w:rsidRPr="00B962CF">
        <w:rPr>
          <w:szCs w:val="24"/>
        </w:rPr>
        <w:t xml:space="preserve"> </w:t>
      </w:r>
      <w:proofErr w:type="spellStart"/>
      <w:r w:rsidRPr="00B962CF">
        <w:rPr>
          <w:szCs w:val="24"/>
        </w:rPr>
        <w:t>Mahasiswa</w:t>
      </w:r>
      <w:proofErr w:type="spellEnd"/>
      <w:r w:rsidRPr="00B962CF">
        <w:rPr>
          <w:szCs w:val="24"/>
        </w:rPr>
        <w:t xml:space="preserve"> </w:t>
      </w:r>
      <w:r w:rsidRPr="00B962CF">
        <w:rPr>
          <w:szCs w:val="24"/>
        </w:rPr>
        <w:tab/>
        <w:t>: 201222001</w:t>
      </w:r>
    </w:p>
    <w:p w14:paraId="50830E0E" w14:textId="77777777" w:rsidR="00B962CF" w:rsidRPr="00B962CF" w:rsidRDefault="00B962CF" w:rsidP="00B962CF">
      <w:pPr>
        <w:spacing w:after="0"/>
        <w:jc w:val="left"/>
        <w:rPr>
          <w:szCs w:val="24"/>
        </w:rPr>
      </w:pPr>
      <w:r w:rsidRPr="00B962CF">
        <w:rPr>
          <w:szCs w:val="24"/>
        </w:rPr>
        <w:t xml:space="preserve">Program </w:t>
      </w:r>
      <w:proofErr w:type="spellStart"/>
      <w:r w:rsidRPr="00B962CF">
        <w:rPr>
          <w:szCs w:val="24"/>
        </w:rPr>
        <w:t>Studi</w:t>
      </w:r>
      <w:proofErr w:type="spellEnd"/>
      <w:r w:rsidRPr="00B962CF">
        <w:rPr>
          <w:szCs w:val="24"/>
        </w:rPr>
        <w:t xml:space="preserve"> </w:t>
      </w:r>
      <w:r w:rsidRPr="00B962CF">
        <w:rPr>
          <w:szCs w:val="24"/>
        </w:rPr>
        <w:tab/>
      </w:r>
      <w:r w:rsidRPr="00B962CF">
        <w:rPr>
          <w:szCs w:val="24"/>
        </w:rPr>
        <w:tab/>
        <w:t xml:space="preserve">: Teknik </w:t>
      </w:r>
      <w:proofErr w:type="spellStart"/>
      <w:r w:rsidRPr="00B962CF">
        <w:rPr>
          <w:szCs w:val="24"/>
        </w:rPr>
        <w:t>Informatika</w:t>
      </w:r>
      <w:proofErr w:type="spellEnd"/>
    </w:p>
    <w:p w14:paraId="4EBF2060" w14:textId="77777777" w:rsidR="00B962CF" w:rsidRPr="00B962CF" w:rsidRDefault="00B962CF" w:rsidP="00B962CF">
      <w:pPr>
        <w:spacing w:after="0"/>
        <w:jc w:val="left"/>
        <w:rPr>
          <w:szCs w:val="24"/>
        </w:rPr>
      </w:pPr>
      <w:proofErr w:type="spellStart"/>
      <w:r w:rsidRPr="00B962CF">
        <w:rPr>
          <w:szCs w:val="24"/>
        </w:rPr>
        <w:t>Jenjang</w:t>
      </w:r>
      <w:proofErr w:type="spellEnd"/>
      <w:r w:rsidRPr="00B962CF">
        <w:rPr>
          <w:szCs w:val="24"/>
        </w:rPr>
        <w:t xml:space="preserve"> Pendidikan </w:t>
      </w:r>
      <w:r w:rsidRPr="00B962CF">
        <w:rPr>
          <w:szCs w:val="24"/>
        </w:rPr>
        <w:tab/>
      </w:r>
      <w:r w:rsidRPr="00B962CF">
        <w:rPr>
          <w:szCs w:val="24"/>
        </w:rPr>
        <w:tab/>
        <w:t>: S1</w:t>
      </w:r>
    </w:p>
    <w:p w14:paraId="1549F54B" w14:textId="77777777" w:rsidR="00B962CF" w:rsidRPr="00B962CF" w:rsidRDefault="00B962CF" w:rsidP="00B962CF">
      <w:pPr>
        <w:spacing w:after="0"/>
        <w:ind w:left="2835" w:hanging="2835"/>
        <w:jc w:val="left"/>
        <w:rPr>
          <w:szCs w:val="24"/>
        </w:rPr>
      </w:pPr>
      <w:proofErr w:type="spellStart"/>
      <w:r w:rsidRPr="00B962CF">
        <w:rPr>
          <w:szCs w:val="24"/>
        </w:rPr>
        <w:t>Judul</w:t>
      </w:r>
      <w:proofErr w:type="spellEnd"/>
      <w:r w:rsidRPr="00B962CF">
        <w:rPr>
          <w:szCs w:val="24"/>
        </w:rPr>
        <w:tab/>
        <w:t xml:space="preserve"> : </w:t>
      </w:r>
      <w:proofErr w:type="spellStart"/>
      <w:r w:rsidRPr="00B962CF">
        <w:rPr>
          <w:szCs w:val="24"/>
        </w:rPr>
        <w:t>Analisis</w:t>
      </w:r>
      <w:proofErr w:type="spellEnd"/>
      <w:r w:rsidRPr="00B962CF">
        <w:rPr>
          <w:szCs w:val="24"/>
        </w:rPr>
        <w:t xml:space="preserve"> </w:t>
      </w:r>
      <w:proofErr w:type="spellStart"/>
      <w:r w:rsidRPr="00B962CF">
        <w:rPr>
          <w:szCs w:val="24"/>
        </w:rPr>
        <w:t>Sistem</w:t>
      </w:r>
      <w:proofErr w:type="spellEnd"/>
      <w:r w:rsidRPr="00B962CF">
        <w:rPr>
          <w:szCs w:val="24"/>
        </w:rPr>
        <w:t xml:space="preserve"> Stock </w:t>
      </w:r>
      <w:proofErr w:type="spellStart"/>
      <w:r w:rsidRPr="00B962CF">
        <w:rPr>
          <w:szCs w:val="24"/>
        </w:rPr>
        <w:t>Opname</w:t>
      </w:r>
      <w:proofErr w:type="spellEnd"/>
      <w:r w:rsidRPr="00B962CF">
        <w:rPr>
          <w:szCs w:val="24"/>
        </w:rPr>
        <w:t xml:space="preserve"> </w:t>
      </w:r>
      <w:proofErr w:type="spellStart"/>
      <w:r w:rsidRPr="00B962CF">
        <w:rPr>
          <w:szCs w:val="24"/>
        </w:rPr>
        <w:t>Obat</w:t>
      </w:r>
      <w:proofErr w:type="spellEnd"/>
      <w:r w:rsidRPr="00B962CF">
        <w:rPr>
          <w:szCs w:val="24"/>
        </w:rPr>
        <w:t xml:space="preserve"> </w:t>
      </w:r>
    </w:p>
    <w:p w14:paraId="5153FFBC" w14:textId="77777777" w:rsidR="00B962CF" w:rsidRPr="00B962CF" w:rsidRDefault="00B962CF" w:rsidP="00B962CF">
      <w:pPr>
        <w:spacing w:after="0"/>
        <w:ind w:left="2115" w:firstLine="720"/>
        <w:jc w:val="left"/>
        <w:rPr>
          <w:szCs w:val="24"/>
        </w:rPr>
      </w:pPr>
      <w:r w:rsidRPr="00B962CF">
        <w:rPr>
          <w:szCs w:val="24"/>
        </w:rPr>
        <w:t xml:space="preserve">   Rs Ali </w:t>
      </w:r>
      <w:proofErr w:type="spellStart"/>
      <w:r w:rsidRPr="00B962CF">
        <w:rPr>
          <w:szCs w:val="24"/>
        </w:rPr>
        <w:t>Sibroh</w:t>
      </w:r>
      <w:proofErr w:type="spellEnd"/>
      <w:r w:rsidRPr="00B962CF">
        <w:rPr>
          <w:szCs w:val="24"/>
        </w:rPr>
        <w:t xml:space="preserve"> </w:t>
      </w:r>
      <w:proofErr w:type="spellStart"/>
      <w:r w:rsidRPr="00B962CF">
        <w:rPr>
          <w:szCs w:val="24"/>
        </w:rPr>
        <w:t>Malisi</w:t>
      </w:r>
      <w:proofErr w:type="spellEnd"/>
    </w:p>
    <w:p w14:paraId="24BB2B82" w14:textId="291AB58D" w:rsidR="00B962CF" w:rsidRPr="00B962CF" w:rsidRDefault="00B962CF" w:rsidP="00B962CF">
      <w:pPr>
        <w:jc w:val="left"/>
        <w:rPr>
          <w:szCs w:val="24"/>
        </w:rPr>
      </w:pPr>
      <w:r w:rsidRPr="00B962CF">
        <w:rPr>
          <w:szCs w:val="24"/>
        </w:rPr>
        <w:t xml:space="preserve">Dan </w:t>
      </w:r>
      <w:proofErr w:type="spellStart"/>
      <w:r w:rsidRPr="00B962CF">
        <w:rPr>
          <w:szCs w:val="24"/>
        </w:rPr>
        <w:t>dinyatakan</w:t>
      </w:r>
      <w:proofErr w:type="spellEnd"/>
      <w:r w:rsidRPr="00B962CF">
        <w:rPr>
          <w:szCs w:val="24"/>
        </w:rPr>
        <w:t xml:space="preserve"> Lulus oleh para </w:t>
      </w:r>
      <w:proofErr w:type="spellStart"/>
      <w:r w:rsidRPr="00B962CF">
        <w:rPr>
          <w:szCs w:val="24"/>
        </w:rPr>
        <w:t>penguji</w:t>
      </w:r>
      <w:proofErr w:type="spellEnd"/>
      <w:r w:rsidRPr="00B962CF">
        <w:rPr>
          <w:szCs w:val="24"/>
        </w:rPr>
        <w:t>.</w:t>
      </w:r>
    </w:p>
    <w:p w14:paraId="0DB06D90" w14:textId="305AAFC5" w:rsidR="00B962CF" w:rsidRDefault="00B962CF" w:rsidP="00B962CF">
      <w:pPr>
        <w:jc w:val="center"/>
      </w:pPr>
      <w:r>
        <w:t>Jakarta, .....................</w:t>
      </w:r>
    </w:p>
    <w:p w14:paraId="3755428B" w14:textId="1AFDC418" w:rsidR="00B962CF" w:rsidRDefault="00B962CF" w:rsidP="00B962CF">
      <w:pPr>
        <w:jc w:val="center"/>
      </w:pPr>
    </w:p>
    <w:p w14:paraId="417042F6" w14:textId="77777777" w:rsidR="00B962CF" w:rsidRDefault="00B962CF" w:rsidP="00B962CF">
      <w:pPr>
        <w:spacing w:after="0" w:line="240" w:lineRule="auto"/>
        <w:jc w:val="center"/>
      </w:pPr>
      <w:r>
        <w:t>(…………………………………)</w:t>
      </w:r>
    </w:p>
    <w:p w14:paraId="145896AD" w14:textId="24B8092A" w:rsidR="00B962CF" w:rsidRDefault="00B962CF" w:rsidP="00B962CF">
      <w:pPr>
        <w:jc w:val="center"/>
      </w:pPr>
      <w:proofErr w:type="spellStart"/>
      <w:r>
        <w:t>Penguji</w:t>
      </w:r>
      <w:proofErr w:type="spellEnd"/>
      <w:r>
        <w:t xml:space="preserve"> 1</w:t>
      </w:r>
    </w:p>
    <w:p w14:paraId="58ADD83F" w14:textId="380CE90C" w:rsidR="00B962CF" w:rsidRDefault="00B962CF" w:rsidP="00B962CF">
      <w:pPr>
        <w:jc w:val="center"/>
        <w:rPr>
          <w:sz w:val="28"/>
          <w:szCs w:val="24"/>
        </w:rPr>
      </w:pPr>
    </w:p>
    <w:p w14:paraId="0F1B0F44" w14:textId="77777777" w:rsidR="00B962CF" w:rsidRDefault="00B962CF" w:rsidP="00B962CF">
      <w:pPr>
        <w:spacing w:after="0" w:line="240" w:lineRule="auto"/>
        <w:jc w:val="center"/>
      </w:pPr>
      <w:r>
        <w:t>(…………………………………)</w:t>
      </w:r>
    </w:p>
    <w:p w14:paraId="1C25675E" w14:textId="0680AACA" w:rsidR="00B962CF" w:rsidRDefault="00B962CF" w:rsidP="00B962CF">
      <w:pPr>
        <w:jc w:val="center"/>
      </w:pPr>
      <w:proofErr w:type="spellStart"/>
      <w:r>
        <w:t>Penguji</w:t>
      </w:r>
      <w:proofErr w:type="spellEnd"/>
      <w:r>
        <w:t xml:space="preserve"> </w:t>
      </w:r>
      <w:r>
        <w:t>2</w:t>
      </w:r>
    </w:p>
    <w:p w14:paraId="1124BEC2" w14:textId="77777777" w:rsidR="00B962CF" w:rsidRDefault="00B962CF" w:rsidP="00B962CF">
      <w:pPr>
        <w:jc w:val="center"/>
      </w:pPr>
    </w:p>
    <w:p w14:paraId="2A7E9CE5" w14:textId="77777777" w:rsidR="00B962CF" w:rsidRDefault="00B962CF" w:rsidP="00B962CF">
      <w:pPr>
        <w:spacing w:after="0" w:line="240" w:lineRule="auto"/>
        <w:jc w:val="center"/>
      </w:pPr>
      <w:r>
        <w:t>(…………………………………)</w:t>
      </w:r>
    </w:p>
    <w:p w14:paraId="5655D921" w14:textId="10D25DD1" w:rsidR="00B962CF" w:rsidRDefault="00B962CF" w:rsidP="00B962CF">
      <w:pPr>
        <w:jc w:val="center"/>
      </w:pPr>
      <w:proofErr w:type="spellStart"/>
      <w:r>
        <w:t>Penguji</w:t>
      </w:r>
      <w:proofErr w:type="spellEnd"/>
      <w:r>
        <w:t xml:space="preserve"> </w:t>
      </w:r>
      <w:r>
        <w:t>3</w:t>
      </w:r>
    </w:p>
    <w:p w14:paraId="7165C841" w14:textId="7938DF3C" w:rsidR="00B962CF" w:rsidRDefault="00B962CF" w:rsidP="00B962CF">
      <w:pPr>
        <w:jc w:val="center"/>
      </w:pPr>
    </w:p>
    <w:p w14:paraId="1E7853A2" w14:textId="77777777" w:rsidR="00B962CF" w:rsidRDefault="00B962CF" w:rsidP="00B962CF">
      <w:pPr>
        <w:spacing w:after="0" w:line="240" w:lineRule="auto"/>
        <w:jc w:val="center"/>
      </w:pPr>
      <w:r>
        <w:t>(…………………………………)</w:t>
      </w:r>
    </w:p>
    <w:p w14:paraId="092D2886" w14:textId="43CAC095" w:rsidR="00B962CF" w:rsidRDefault="00B962CF" w:rsidP="00B962CF">
      <w:pPr>
        <w:jc w:val="center"/>
      </w:pPr>
      <w:proofErr w:type="spellStart"/>
      <w:r>
        <w:t>Ketua</w:t>
      </w:r>
      <w:proofErr w:type="spellEnd"/>
      <w:r>
        <w:t xml:space="preserve"> Program </w:t>
      </w:r>
      <w:proofErr w:type="spellStart"/>
      <w:r>
        <w:t>Studi</w:t>
      </w:r>
      <w:proofErr w:type="spellEnd"/>
      <w:r>
        <w:t xml:space="preserve"> Teknik </w:t>
      </w:r>
      <w:proofErr w:type="spellStart"/>
      <w:r>
        <w:t>Informatika</w:t>
      </w:r>
      <w:proofErr w:type="spellEnd"/>
    </w:p>
    <w:p w14:paraId="3A5547FF" w14:textId="0D88E732" w:rsidR="009B3EE6" w:rsidRPr="009B3EE6" w:rsidRDefault="009B3EE6" w:rsidP="009B3EE6">
      <w:pPr>
        <w:spacing w:after="0" w:line="240" w:lineRule="auto"/>
        <w:rPr>
          <w:b/>
          <w:bCs/>
          <w:sz w:val="28"/>
          <w:szCs w:val="24"/>
        </w:rPr>
      </w:pPr>
      <w:r w:rsidRPr="008A6C31">
        <w:rPr>
          <w:b/>
          <w:bCs/>
          <w:noProof/>
          <w:sz w:val="28"/>
          <w:szCs w:val="24"/>
        </w:rPr>
        <w:lastRenderedPageBreak/>
        <w:drawing>
          <wp:anchor distT="0" distB="0" distL="114300" distR="114300" simplePos="0" relativeHeight="251660800" behindDoc="1" locked="0" layoutInCell="1" allowOverlap="1" wp14:anchorId="29AF29F0" wp14:editId="3FE89429">
            <wp:simplePos x="0" y="0"/>
            <wp:positionH relativeFrom="column">
              <wp:posOffset>-110963</wp:posOffset>
            </wp:positionH>
            <wp:positionV relativeFrom="paragraph">
              <wp:posOffset>-57785</wp:posOffset>
            </wp:positionV>
            <wp:extent cx="796925" cy="796925"/>
            <wp:effectExtent l="0" t="0" r="0" b="0"/>
            <wp:wrapTight wrapText="bothSides">
              <wp:wrapPolygon edited="0">
                <wp:start x="8778" y="0"/>
                <wp:lineTo x="5163" y="516"/>
                <wp:lineTo x="0" y="5163"/>
                <wp:lineTo x="0" y="11359"/>
                <wp:lineTo x="516" y="16523"/>
                <wp:lineTo x="6712" y="21170"/>
                <wp:lineTo x="14457" y="21170"/>
                <wp:lineTo x="20653" y="16523"/>
                <wp:lineTo x="21170" y="11359"/>
                <wp:lineTo x="21170" y="5163"/>
                <wp:lineTo x="16006" y="516"/>
                <wp:lineTo x="12392" y="0"/>
                <wp:lineTo x="8778" y="0"/>
              </wp:wrapPolygon>
            </wp:wrapTight>
            <wp:docPr id="14" name="Picture 14"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6925" cy="7969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9B3EE6">
        <w:rPr>
          <w:b/>
          <w:bCs/>
          <w:sz w:val="28"/>
          <w:szCs w:val="24"/>
        </w:rPr>
        <w:t>LEMBAR PERNYATAAN</w:t>
      </w:r>
    </w:p>
    <w:p w14:paraId="15D8F5B0" w14:textId="74B7D1A8" w:rsidR="00B962CF" w:rsidRDefault="009B3EE6" w:rsidP="009B3EE6">
      <w:pPr>
        <w:spacing w:after="0" w:line="240" w:lineRule="auto"/>
      </w:pPr>
      <w:r w:rsidRPr="009B3EE6">
        <w:rPr>
          <w:b/>
          <w:bCs/>
          <w:sz w:val="28"/>
          <w:szCs w:val="24"/>
        </w:rPr>
        <w:t>KEASLIAN KARYA TULIS</w:t>
      </w:r>
    </w:p>
    <w:p w14:paraId="7790465C" w14:textId="0AEAB207" w:rsidR="00B962CF" w:rsidRPr="00B962CF" w:rsidRDefault="00B962CF" w:rsidP="00B962CF">
      <w:pPr>
        <w:rPr>
          <w:sz w:val="28"/>
          <w:szCs w:val="24"/>
        </w:rPr>
      </w:pPr>
    </w:p>
    <w:p w14:paraId="6B18CA57" w14:textId="20DAE3B5" w:rsidR="00A9605E" w:rsidRDefault="00A9605E" w:rsidP="00A9605E">
      <w:pPr>
        <w:jc w:val="left"/>
        <w:rPr>
          <w:b/>
          <w:bCs/>
          <w:sz w:val="28"/>
          <w:szCs w:val="24"/>
        </w:rPr>
      </w:pPr>
    </w:p>
    <w:p w14:paraId="085E5E2A" w14:textId="1DC6E883" w:rsidR="009B3EE6" w:rsidRDefault="009B3EE6" w:rsidP="009B3EE6">
      <w:pPr>
        <w:spacing w:line="240" w:lineRule="auto"/>
        <w:jc w:val="left"/>
      </w:pPr>
      <w:r w:rsidRPr="009B3EE6">
        <w:t xml:space="preserve">Yang </w:t>
      </w:r>
      <w:proofErr w:type="spellStart"/>
      <w:r w:rsidRPr="009B3EE6">
        <w:t>bertanda</w:t>
      </w:r>
      <w:proofErr w:type="spellEnd"/>
      <w:r w:rsidRPr="009B3EE6">
        <w:t xml:space="preserve"> </w:t>
      </w:r>
      <w:proofErr w:type="spellStart"/>
      <w:r w:rsidRPr="009B3EE6">
        <w:t>tangan</w:t>
      </w:r>
      <w:proofErr w:type="spellEnd"/>
      <w:r w:rsidRPr="009B3EE6">
        <w:t xml:space="preserve"> di </w:t>
      </w:r>
      <w:proofErr w:type="spellStart"/>
      <w:r w:rsidRPr="009B3EE6">
        <w:t>bawah</w:t>
      </w:r>
      <w:proofErr w:type="spellEnd"/>
      <w:r w:rsidRPr="009B3EE6">
        <w:t xml:space="preserve"> </w:t>
      </w:r>
      <w:proofErr w:type="spellStart"/>
      <w:r w:rsidRPr="009B3EE6">
        <w:t>ini</w:t>
      </w:r>
      <w:proofErr w:type="spellEnd"/>
      <w:r w:rsidRPr="009B3EE6">
        <w:t>, Saya :</w:t>
      </w:r>
    </w:p>
    <w:p w14:paraId="5CB94769" w14:textId="77777777" w:rsidR="009B3EE6" w:rsidRPr="00B962CF" w:rsidRDefault="009B3EE6" w:rsidP="009B3EE6">
      <w:pPr>
        <w:spacing w:after="0" w:line="240" w:lineRule="auto"/>
        <w:jc w:val="left"/>
        <w:rPr>
          <w:szCs w:val="24"/>
        </w:rPr>
      </w:pPr>
      <w:r w:rsidRPr="00B962CF">
        <w:rPr>
          <w:szCs w:val="24"/>
        </w:rPr>
        <w:t xml:space="preserve">Nama </w:t>
      </w:r>
      <w:r w:rsidRPr="00B962CF">
        <w:rPr>
          <w:szCs w:val="24"/>
        </w:rPr>
        <w:tab/>
      </w:r>
      <w:r w:rsidRPr="00B962CF">
        <w:rPr>
          <w:szCs w:val="24"/>
        </w:rPr>
        <w:tab/>
      </w:r>
      <w:r w:rsidRPr="00B962CF">
        <w:rPr>
          <w:szCs w:val="24"/>
        </w:rPr>
        <w:tab/>
      </w:r>
      <w:r w:rsidRPr="00B962CF">
        <w:rPr>
          <w:szCs w:val="24"/>
        </w:rPr>
        <w:tab/>
        <w:t xml:space="preserve">: </w:t>
      </w:r>
      <w:proofErr w:type="spellStart"/>
      <w:r w:rsidRPr="00B962CF">
        <w:rPr>
          <w:szCs w:val="24"/>
        </w:rPr>
        <w:t>Husni</w:t>
      </w:r>
      <w:proofErr w:type="spellEnd"/>
      <w:r w:rsidRPr="00B962CF">
        <w:rPr>
          <w:szCs w:val="24"/>
        </w:rPr>
        <w:t xml:space="preserve"> </w:t>
      </w:r>
      <w:proofErr w:type="spellStart"/>
      <w:r w:rsidRPr="00B962CF">
        <w:rPr>
          <w:szCs w:val="24"/>
        </w:rPr>
        <w:t>Mubarok</w:t>
      </w:r>
      <w:proofErr w:type="spellEnd"/>
    </w:p>
    <w:p w14:paraId="4AF567E0" w14:textId="77777777" w:rsidR="009B3EE6" w:rsidRPr="00B962CF" w:rsidRDefault="009B3EE6" w:rsidP="009B3EE6">
      <w:pPr>
        <w:spacing w:after="0" w:line="240" w:lineRule="auto"/>
        <w:jc w:val="left"/>
        <w:rPr>
          <w:szCs w:val="24"/>
        </w:rPr>
      </w:pPr>
      <w:proofErr w:type="spellStart"/>
      <w:r w:rsidRPr="00B962CF">
        <w:rPr>
          <w:szCs w:val="24"/>
        </w:rPr>
        <w:t>Nomor</w:t>
      </w:r>
      <w:proofErr w:type="spellEnd"/>
      <w:r w:rsidRPr="00B962CF">
        <w:rPr>
          <w:szCs w:val="24"/>
        </w:rPr>
        <w:t xml:space="preserve"> </w:t>
      </w:r>
      <w:proofErr w:type="spellStart"/>
      <w:r w:rsidRPr="00B962CF">
        <w:rPr>
          <w:szCs w:val="24"/>
        </w:rPr>
        <w:t>Induk</w:t>
      </w:r>
      <w:proofErr w:type="spellEnd"/>
      <w:r w:rsidRPr="00B962CF">
        <w:rPr>
          <w:szCs w:val="24"/>
        </w:rPr>
        <w:t xml:space="preserve"> </w:t>
      </w:r>
      <w:proofErr w:type="spellStart"/>
      <w:r w:rsidRPr="00B962CF">
        <w:rPr>
          <w:szCs w:val="24"/>
        </w:rPr>
        <w:t>Mahasiswa</w:t>
      </w:r>
      <w:proofErr w:type="spellEnd"/>
      <w:r w:rsidRPr="00B962CF">
        <w:rPr>
          <w:szCs w:val="24"/>
        </w:rPr>
        <w:t xml:space="preserve"> </w:t>
      </w:r>
      <w:r w:rsidRPr="00B962CF">
        <w:rPr>
          <w:szCs w:val="24"/>
        </w:rPr>
        <w:tab/>
        <w:t>: 201222001</w:t>
      </w:r>
    </w:p>
    <w:p w14:paraId="4269CCAD" w14:textId="713CBF9F" w:rsidR="009B3EE6" w:rsidRPr="00B962CF" w:rsidRDefault="009B3EE6" w:rsidP="009B3EE6">
      <w:pPr>
        <w:spacing w:after="0" w:line="240" w:lineRule="auto"/>
        <w:jc w:val="left"/>
        <w:rPr>
          <w:szCs w:val="24"/>
        </w:rPr>
      </w:pPr>
      <w:r w:rsidRPr="00B962CF">
        <w:rPr>
          <w:szCs w:val="24"/>
        </w:rPr>
        <w:t xml:space="preserve">Program </w:t>
      </w:r>
      <w:proofErr w:type="spellStart"/>
      <w:r w:rsidRPr="00B962CF">
        <w:rPr>
          <w:szCs w:val="24"/>
        </w:rPr>
        <w:t>Studi</w:t>
      </w:r>
      <w:proofErr w:type="spellEnd"/>
      <w:r w:rsidRPr="00B962CF">
        <w:rPr>
          <w:szCs w:val="24"/>
        </w:rPr>
        <w:t xml:space="preserve"> </w:t>
      </w:r>
      <w:r w:rsidRPr="00B962CF">
        <w:rPr>
          <w:szCs w:val="24"/>
        </w:rPr>
        <w:tab/>
      </w:r>
      <w:r w:rsidRPr="00B962CF">
        <w:rPr>
          <w:szCs w:val="24"/>
        </w:rPr>
        <w:tab/>
        <w:t xml:space="preserve">: Teknik </w:t>
      </w:r>
      <w:proofErr w:type="spellStart"/>
      <w:r w:rsidRPr="00B962CF">
        <w:rPr>
          <w:szCs w:val="24"/>
        </w:rPr>
        <w:t>Informatika</w:t>
      </w:r>
      <w:proofErr w:type="spellEnd"/>
    </w:p>
    <w:p w14:paraId="6FDDD32D" w14:textId="77777777" w:rsidR="009B3EE6" w:rsidRPr="00B962CF" w:rsidRDefault="009B3EE6" w:rsidP="009B3EE6">
      <w:pPr>
        <w:spacing w:after="0" w:line="240" w:lineRule="auto"/>
        <w:ind w:left="2835" w:hanging="2835"/>
        <w:jc w:val="left"/>
        <w:rPr>
          <w:szCs w:val="24"/>
        </w:rPr>
      </w:pPr>
      <w:proofErr w:type="spellStart"/>
      <w:r w:rsidRPr="00B962CF">
        <w:rPr>
          <w:szCs w:val="24"/>
        </w:rPr>
        <w:t>Judul</w:t>
      </w:r>
      <w:proofErr w:type="spellEnd"/>
      <w:r w:rsidRPr="00B962CF">
        <w:rPr>
          <w:szCs w:val="24"/>
        </w:rPr>
        <w:tab/>
        <w:t xml:space="preserve"> : </w:t>
      </w:r>
      <w:proofErr w:type="spellStart"/>
      <w:r w:rsidRPr="00B962CF">
        <w:rPr>
          <w:szCs w:val="24"/>
        </w:rPr>
        <w:t>Analisis</w:t>
      </w:r>
      <w:proofErr w:type="spellEnd"/>
      <w:r w:rsidRPr="00B962CF">
        <w:rPr>
          <w:szCs w:val="24"/>
        </w:rPr>
        <w:t xml:space="preserve"> </w:t>
      </w:r>
      <w:proofErr w:type="spellStart"/>
      <w:r w:rsidRPr="00B962CF">
        <w:rPr>
          <w:szCs w:val="24"/>
        </w:rPr>
        <w:t>Sistem</w:t>
      </w:r>
      <w:proofErr w:type="spellEnd"/>
      <w:r w:rsidRPr="00B962CF">
        <w:rPr>
          <w:szCs w:val="24"/>
        </w:rPr>
        <w:t xml:space="preserve"> Stock </w:t>
      </w:r>
      <w:proofErr w:type="spellStart"/>
      <w:r w:rsidRPr="00B962CF">
        <w:rPr>
          <w:szCs w:val="24"/>
        </w:rPr>
        <w:t>Opname</w:t>
      </w:r>
      <w:proofErr w:type="spellEnd"/>
      <w:r w:rsidRPr="00B962CF">
        <w:rPr>
          <w:szCs w:val="24"/>
        </w:rPr>
        <w:t xml:space="preserve"> </w:t>
      </w:r>
      <w:proofErr w:type="spellStart"/>
      <w:r w:rsidRPr="00B962CF">
        <w:rPr>
          <w:szCs w:val="24"/>
        </w:rPr>
        <w:t>Obat</w:t>
      </w:r>
      <w:proofErr w:type="spellEnd"/>
      <w:r w:rsidRPr="00B962CF">
        <w:rPr>
          <w:szCs w:val="24"/>
        </w:rPr>
        <w:t xml:space="preserve"> </w:t>
      </w:r>
    </w:p>
    <w:p w14:paraId="2BFB4662" w14:textId="77777777" w:rsidR="009B3EE6" w:rsidRPr="00B962CF" w:rsidRDefault="009B3EE6" w:rsidP="009B3EE6">
      <w:pPr>
        <w:spacing w:after="0" w:line="240" w:lineRule="auto"/>
        <w:ind w:left="2115" w:firstLine="720"/>
        <w:jc w:val="left"/>
        <w:rPr>
          <w:szCs w:val="24"/>
        </w:rPr>
      </w:pPr>
      <w:r w:rsidRPr="00B962CF">
        <w:rPr>
          <w:szCs w:val="24"/>
        </w:rPr>
        <w:t xml:space="preserve">   Rs Ali </w:t>
      </w:r>
      <w:proofErr w:type="spellStart"/>
      <w:r w:rsidRPr="00B962CF">
        <w:rPr>
          <w:szCs w:val="24"/>
        </w:rPr>
        <w:t>Sibroh</w:t>
      </w:r>
      <w:proofErr w:type="spellEnd"/>
      <w:r w:rsidRPr="00B962CF">
        <w:rPr>
          <w:szCs w:val="24"/>
        </w:rPr>
        <w:t xml:space="preserve"> </w:t>
      </w:r>
      <w:proofErr w:type="spellStart"/>
      <w:r w:rsidRPr="00B962CF">
        <w:rPr>
          <w:szCs w:val="24"/>
        </w:rPr>
        <w:t>Malisi</w:t>
      </w:r>
      <w:proofErr w:type="spellEnd"/>
    </w:p>
    <w:p w14:paraId="72D2A2E8" w14:textId="3A15B8B7" w:rsidR="009B3EE6" w:rsidRDefault="009B3EE6" w:rsidP="00A9605E">
      <w:pPr>
        <w:jc w:val="left"/>
      </w:pPr>
    </w:p>
    <w:p w14:paraId="4C612869" w14:textId="77777777" w:rsidR="009B3EE6" w:rsidRDefault="009B3EE6" w:rsidP="009B3EE6">
      <w:pPr>
        <w:spacing w:line="240" w:lineRule="auto"/>
      </w:pPr>
      <w:proofErr w:type="spellStart"/>
      <w:r>
        <w:t>Menerangkan</w:t>
      </w:r>
      <w:proofErr w:type="spellEnd"/>
      <w:r>
        <w:t xml:space="preserve"> </w:t>
      </w:r>
      <w:proofErr w:type="spellStart"/>
      <w:r>
        <w:t>bahwa</w:t>
      </w:r>
      <w:proofErr w:type="spellEnd"/>
      <w:r>
        <w:t xml:space="preserve"> :</w:t>
      </w:r>
    </w:p>
    <w:p w14:paraId="6B7041E9" w14:textId="77777777" w:rsidR="009B3EE6" w:rsidRDefault="009B3EE6" w:rsidP="009B3EE6">
      <w:pPr>
        <w:spacing w:after="0" w:line="240" w:lineRule="auto"/>
      </w:pPr>
      <w:proofErr w:type="spellStart"/>
      <w:r>
        <w:t>Laporan</w:t>
      </w:r>
      <w:proofErr w:type="spellEnd"/>
      <w:r>
        <w:t xml:space="preserve"> </w:t>
      </w:r>
      <w:proofErr w:type="spellStart"/>
      <w:r>
        <w:t>Kerja</w:t>
      </w:r>
      <w:proofErr w:type="spellEnd"/>
      <w:r>
        <w:t xml:space="preserve"> </w:t>
      </w:r>
      <w:proofErr w:type="spellStart"/>
      <w:r>
        <w:t>Praktik</w:t>
      </w:r>
      <w:proofErr w:type="spellEnd"/>
      <w:r>
        <w:t xml:space="preserve"> yang </w:t>
      </w:r>
      <w:proofErr w:type="spellStart"/>
      <w:r>
        <w:t>dibuat</w:t>
      </w:r>
      <w:proofErr w:type="spellEnd"/>
      <w:r>
        <w:t xml:space="preserve"> </w:t>
      </w:r>
      <w:proofErr w:type="spellStart"/>
      <w:r>
        <w:t>dengan</w:t>
      </w:r>
      <w:proofErr w:type="spellEnd"/>
      <w:r>
        <w:t xml:space="preserve"> </w:t>
      </w:r>
      <w:proofErr w:type="spellStart"/>
      <w:r>
        <w:t>judul</w:t>
      </w:r>
      <w:proofErr w:type="spellEnd"/>
      <w:r>
        <w:t xml:space="preserve"> </w:t>
      </w:r>
      <w:proofErr w:type="spellStart"/>
      <w:r>
        <w:t>diatas</w:t>
      </w:r>
      <w:proofErr w:type="spellEnd"/>
      <w:r>
        <w:t xml:space="preserve"> </w:t>
      </w:r>
      <w:proofErr w:type="spellStart"/>
      <w:r>
        <w:t>merupakan</w:t>
      </w:r>
      <w:proofErr w:type="spellEnd"/>
      <w:r>
        <w:t xml:space="preserve"> </w:t>
      </w:r>
      <w:proofErr w:type="spellStart"/>
      <w:r>
        <w:t>karya</w:t>
      </w:r>
      <w:proofErr w:type="spellEnd"/>
      <w:r>
        <w:t xml:space="preserve"> </w:t>
      </w:r>
      <w:proofErr w:type="spellStart"/>
      <w:r>
        <w:t>asli</w:t>
      </w:r>
      <w:proofErr w:type="spellEnd"/>
      <w:r>
        <w:t xml:space="preserve">  </w:t>
      </w:r>
      <w:r>
        <w:t>(</w:t>
      </w:r>
      <w:proofErr w:type="spellStart"/>
      <w:r>
        <w:t>bukan</w:t>
      </w:r>
      <w:proofErr w:type="spellEnd"/>
      <w:r>
        <w:t xml:space="preserve"> </w:t>
      </w:r>
      <w:proofErr w:type="spellStart"/>
      <w:r>
        <w:t>hasil</w:t>
      </w:r>
      <w:proofErr w:type="spellEnd"/>
      <w:r>
        <w:t xml:space="preserve"> </w:t>
      </w:r>
      <w:proofErr w:type="spellStart"/>
      <w:r>
        <w:t>plagiat</w:t>
      </w:r>
      <w:proofErr w:type="spellEnd"/>
      <w:r>
        <w:t xml:space="preserve">) </w:t>
      </w:r>
      <w:proofErr w:type="spellStart"/>
      <w:r>
        <w:t>dari</w:t>
      </w:r>
      <w:proofErr w:type="spellEnd"/>
      <w:r>
        <w:t xml:space="preserve"> </w:t>
      </w:r>
      <w:proofErr w:type="spellStart"/>
      <w:r>
        <w:t>saya</w:t>
      </w:r>
      <w:proofErr w:type="spellEnd"/>
      <w:r>
        <w:t xml:space="preserve">. </w:t>
      </w:r>
      <w:proofErr w:type="spellStart"/>
      <w:r>
        <w:t>Apabila</w:t>
      </w:r>
      <w:proofErr w:type="spellEnd"/>
      <w:r>
        <w:t xml:space="preserve"> </w:t>
      </w:r>
      <w:proofErr w:type="spellStart"/>
      <w:r>
        <w:t>dikemudian</w:t>
      </w:r>
      <w:proofErr w:type="spellEnd"/>
      <w:r>
        <w:t xml:space="preserve"> </w:t>
      </w:r>
      <w:proofErr w:type="spellStart"/>
      <w:r>
        <w:t>hari</w:t>
      </w:r>
      <w:proofErr w:type="spellEnd"/>
      <w:r>
        <w:t xml:space="preserve"> </w:t>
      </w:r>
      <w:proofErr w:type="spellStart"/>
      <w:r>
        <w:t>ada</w:t>
      </w:r>
      <w:proofErr w:type="spellEnd"/>
      <w:r>
        <w:t xml:space="preserve"> </w:t>
      </w:r>
      <w:proofErr w:type="spellStart"/>
      <w:r>
        <w:t>pihak</w:t>
      </w:r>
      <w:proofErr w:type="spellEnd"/>
      <w:r>
        <w:t xml:space="preserve"> </w:t>
      </w:r>
      <w:proofErr w:type="spellStart"/>
      <w:r>
        <w:t>berkeberatan</w:t>
      </w:r>
      <w:proofErr w:type="spellEnd"/>
      <w:r>
        <w:t xml:space="preserve"> </w:t>
      </w:r>
      <w:proofErr w:type="spellStart"/>
      <w:r>
        <w:t>karena</w:t>
      </w:r>
      <w:proofErr w:type="spellEnd"/>
      <w:r>
        <w:t xml:space="preserve"> </w:t>
      </w:r>
      <w:proofErr w:type="spellStart"/>
      <w:r>
        <w:t>karya</w:t>
      </w:r>
      <w:proofErr w:type="spellEnd"/>
      <w:r>
        <w:t xml:space="preserve"> </w:t>
      </w:r>
      <w:proofErr w:type="spellStart"/>
      <w:r>
        <w:t>tulis</w:t>
      </w:r>
      <w:proofErr w:type="spellEnd"/>
      <w:r>
        <w:t xml:space="preserve"> </w:t>
      </w:r>
      <w:proofErr w:type="spellStart"/>
      <w:r>
        <w:t>mirip</w:t>
      </w:r>
      <w:proofErr w:type="spellEnd"/>
      <w:r>
        <w:t>/</w:t>
      </w:r>
      <w:proofErr w:type="spellStart"/>
      <w:r>
        <w:t>samadengan</w:t>
      </w:r>
      <w:proofErr w:type="spellEnd"/>
      <w:r>
        <w:t xml:space="preserve"> </w:t>
      </w:r>
      <w:proofErr w:type="spellStart"/>
      <w:r>
        <w:t>karya</w:t>
      </w:r>
      <w:proofErr w:type="spellEnd"/>
      <w:r>
        <w:t xml:space="preserve"> </w:t>
      </w:r>
      <w:proofErr w:type="spellStart"/>
      <w:r>
        <w:t>tulis</w:t>
      </w:r>
      <w:proofErr w:type="spellEnd"/>
      <w:r>
        <w:t xml:space="preserve"> </w:t>
      </w:r>
      <w:proofErr w:type="spellStart"/>
      <w:r>
        <w:t>saya</w:t>
      </w:r>
      <w:proofErr w:type="spellEnd"/>
      <w:r>
        <w:t xml:space="preserve">, dan </w:t>
      </w:r>
      <w:proofErr w:type="spellStart"/>
      <w:r>
        <w:t>pihak</w:t>
      </w:r>
      <w:proofErr w:type="spellEnd"/>
      <w:r>
        <w:t xml:space="preserve"> </w:t>
      </w:r>
      <w:proofErr w:type="spellStart"/>
      <w:r>
        <w:t>tersebut</w:t>
      </w:r>
      <w:proofErr w:type="spellEnd"/>
      <w:r>
        <w:t xml:space="preserve"> </w:t>
      </w:r>
      <w:proofErr w:type="spellStart"/>
      <w:r>
        <w:t>menuntut</w:t>
      </w:r>
      <w:proofErr w:type="spellEnd"/>
      <w:r>
        <w:t xml:space="preserve"> </w:t>
      </w:r>
      <w:proofErr w:type="spellStart"/>
      <w:r>
        <w:t>kepada</w:t>
      </w:r>
      <w:proofErr w:type="spellEnd"/>
      <w:r>
        <w:t xml:space="preserve"> </w:t>
      </w:r>
      <w:proofErr w:type="spellStart"/>
      <w:r>
        <w:t>saya</w:t>
      </w:r>
      <w:proofErr w:type="spellEnd"/>
      <w:r>
        <w:t xml:space="preserve">, Saya </w:t>
      </w:r>
      <w:proofErr w:type="spellStart"/>
      <w:r>
        <w:t>bersedia</w:t>
      </w:r>
      <w:proofErr w:type="spellEnd"/>
      <w:r>
        <w:t xml:space="preserve"> </w:t>
      </w:r>
      <w:proofErr w:type="spellStart"/>
      <w:r>
        <w:t>bertanggung</w:t>
      </w:r>
      <w:proofErr w:type="spellEnd"/>
      <w:r>
        <w:t xml:space="preserve"> </w:t>
      </w:r>
      <w:proofErr w:type="spellStart"/>
      <w:r>
        <w:t>jawab</w:t>
      </w:r>
      <w:proofErr w:type="spellEnd"/>
      <w:r>
        <w:t xml:space="preserve"> </w:t>
      </w:r>
      <w:proofErr w:type="spellStart"/>
      <w:r>
        <w:t>untuk</w:t>
      </w:r>
      <w:proofErr w:type="spellEnd"/>
      <w:r>
        <w:t xml:space="preserve"> </w:t>
      </w:r>
      <w:proofErr w:type="spellStart"/>
      <w:r>
        <w:t>melindungi</w:t>
      </w:r>
      <w:proofErr w:type="spellEnd"/>
      <w:r>
        <w:t xml:space="preserve"> </w:t>
      </w:r>
      <w:proofErr w:type="spellStart"/>
      <w:r>
        <w:t>hasil</w:t>
      </w:r>
      <w:proofErr w:type="spellEnd"/>
      <w:r>
        <w:t xml:space="preserve"> tulisan </w:t>
      </w:r>
      <w:proofErr w:type="spellStart"/>
      <w:r>
        <w:t>saya</w:t>
      </w:r>
      <w:proofErr w:type="spellEnd"/>
      <w:r>
        <w:t xml:space="preserve">, </w:t>
      </w:r>
      <w:proofErr w:type="spellStart"/>
      <w:r>
        <w:t>serta</w:t>
      </w:r>
      <w:proofErr w:type="spellEnd"/>
      <w:r>
        <w:t xml:space="preserve"> </w:t>
      </w:r>
      <w:proofErr w:type="spellStart"/>
      <w:r>
        <w:t>jika</w:t>
      </w:r>
      <w:proofErr w:type="spellEnd"/>
      <w:r>
        <w:t xml:space="preserve"> </w:t>
      </w:r>
      <w:proofErr w:type="spellStart"/>
      <w:r>
        <w:t>ternyata</w:t>
      </w:r>
      <w:proofErr w:type="spellEnd"/>
      <w:r>
        <w:t xml:space="preserve"> </w:t>
      </w:r>
      <w:proofErr w:type="spellStart"/>
      <w:r>
        <w:t>benar</w:t>
      </w:r>
      <w:proofErr w:type="spellEnd"/>
      <w:r>
        <w:t xml:space="preserve"> tulisan </w:t>
      </w:r>
      <w:proofErr w:type="spellStart"/>
      <w:r>
        <w:t>saya</w:t>
      </w:r>
      <w:proofErr w:type="spellEnd"/>
      <w:r>
        <w:t xml:space="preserve"> </w:t>
      </w:r>
      <w:proofErr w:type="spellStart"/>
      <w:r>
        <w:t>adalah</w:t>
      </w:r>
      <w:proofErr w:type="spellEnd"/>
      <w:r>
        <w:t xml:space="preserve"> </w:t>
      </w:r>
      <w:proofErr w:type="spellStart"/>
      <w:r>
        <w:t>hasil</w:t>
      </w:r>
      <w:proofErr w:type="spellEnd"/>
      <w:r>
        <w:t xml:space="preserve"> </w:t>
      </w:r>
      <w:proofErr w:type="spellStart"/>
      <w:r>
        <w:t>dari</w:t>
      </w:r>
      <w:proofErr w:type="spellEnd"/>
      <w:r>
        <w:t xml:space="preserve"> </w:t>
      </w:r>
      <w:proofErr w:type="spellStart"/>
      <w:r>
        <w:t>plagiat</w:t>
      </w:r>
      <w:proofErr w:type="spellEnd"/>
      <w:r>
        <w:t xml:space="preserve">, </w:t>
      </w:r>
      <w:proofErr w:type="spellStart"/>
      <w:r>
        <w:t>maka</w:t>
      </w:r>
      <w:proofErr w:type="spellEnd"/>
      <w:r>
        <w:t xml:space="preserve"> </w:t>
      </w:r>
      <w:proofErr w:type="spellStart"/>
      <w:r>
        <w:t>saya</w:t>
      </w:r>
      <w:proofErr w:type="spellEnd"/>
      <w:r>
        <w:t xml:space="preserve"> </w:t>
      </w:r>
      <w:proofErr w:type="spellStart"/>
      <w:r>
        <w:t>bersedia</w:t>
      </w:r>
      <w:proofErr w:type="spellEnd"/>
      <w:r>
        <w:t xml:space="preserve"> </w:t>
      </w:r>
      <w:proofErr w:type="spellStart"/>
      <w:r>
        <w:t>Institut</w:t>
      </w:r>
      <w:proofErr w:type="spellEnd"/>
      <w:r>
        <w:t xml:space="preserve"> </w:t>
      </w:r>
      <w:proofErr w:type="spellStart"/>
      <w:r>
        <w:t>Teknologi</w:t>
      </w:r>
      <w:proofErr w:type="spellEnd"/>
      <w:r>
        <w:t xml:space="preserve"> dan </w:t>
      </w:r>
      <w:proofErr w:type="spellStart"/>
      <w:r>
        <w:t>Bisnis</w:t>
      </w:r>
      <w:proofErr w:type="spellEnd"/>
      <w:r>
        <w:t xml:space="preserve"> </w:t>
      </w:r>
      <w:proofErr w:type="spellStart"/>
      <w:r>
        <w:t>Swadharma</w:t>
      </w:r>
      <w:proofErr w:type="spellEnd"/>
      <w:r>
        <w:t xml:space="preserve"> </w:t>
      </w:r>
      <w:proofErr w:type="spellStart"/>
      <w:r>
        <w:t>membatalkan</w:t>
      </w:r>
      <w:proofErr w:type="spellEnd"/>
      <w:r>
        <w:t xml:space="preserve"> </w:t>
      </w:r>
      <w:proofErr w:type="spellStart"/>
      <w:r>
        <w:t>nilai</w:t>
      </w:r>
      <w:proofErr w:type="spellEnd"/>
      <w:r>
        <w:t xml:space="preserve"> (</w:t>
      </w:r>
      <w:proofErr w:type="spellStart"/>
      <w:r>
        <w:t>hasil</w:t>
      </w:r>
      <w:proofErr w:type="spellEnd"/>
      <w:r>
        <w:t xml:space="preserve"> </w:t>
      </w:r>
      <w:proofErr w:type="spellStart"/>
      <w:r>
        <w:t>Kerja</w:t>
      </w:r>
      <w:proofErr w:type="spellEnd"/>
      <w:r>
        <w:t xml:space="preserve"> </w:t>
      </w:r>
      <w:proofErr w:type="spellStart"/>
      <w:r>
        <w:t>Praktik</w:t>
      </w:r>
      <w:proofErr w:type="spellEnd"/>
      <w:r>
        <w:t xml:space="preserve">) dan </w:t>
      </w:r>
      <w:proofErr w:type="spellStart"/>
      <w:r>
        <w:t>bersedia</w:t>
      </w:r>
      <w:proofErr w:type="spellEnd"/>
      <w:r>
        <w:t xml:space="preserve"> </w:t>
      </w:r>
      <w:proofErr w:type="spellStart"/>
      <w:r>
        <w:t>untuk</w:t>
      </w:r>
      <w:proofErr w:type="spellEnd"/>
      <w:r>
        <w:t xml:space="preserve"> </w:t>
      </w:r>
      <w:proofErr w:type="spellStart"/>
      <w:r>
        <w:t>mengulang</w:t>
      </w:r>
      <w:proofErr w:type="spellEnd"/>
      <w:r>
        <w:t xml:space="preserve"> </w:t>
      </w:r>
      <w:proofErr w:type="spellStart"/>
      <w:r>
        <w:t>Kerja</w:t>
      </w:r>
      <w:proofErr w:type="spellEnd"/>
      <w:r>
        <w:t xml:space="preserve"> </w:t>
      </w:r>
      <w:proofErr w:type="spellStart"/>
      <w:r>
        <w:t>Praktik</w:t>
      </w:r>
      <w:proofErr w:type="spellEnd"/>
      <w:r>
        <w:t xml:space="preserve"> di </w:t>
      </w:r>
      <w:proofErr w:type="spellStart"/>
      <w:r>
        <w:t>tempat</w:t>
      </w:r>
      <w:proofErr w:type="spellEnd"/>
      <w:r>
        <w:t xml:space="preserve"> lain.</w:t>
      </w:r>
      <w:r>
        <w:t xml:space="preserve"> </w:t>
      </w:r>
    </w:p>
    <w:p w14:paraId="6E5C0FC8" w14:textId="0892ECCA" w:rsidR="009B3EE6" w:rsidRDefault="009B3EE6" w:rsidP="009B3EE6">
      <w:pPr>
        <w:spacing w:after="0" w:line="240" w:lineRule="auto"/>
      </w:pPr>
      <w:proofErr w:type="spellStart"/>
      <w:r>
        <w:t>Demikian</w:t>
      </w:r>
      <w:proofErr w:type="spellEnd"/>
      <w:r>
        <w:t xml:space="preserve"> Lembar </w:t>
      </w:r>
      <w:proofErr w:type="spellStart"/>
      <w:r>
        <w:t>Pernyataan</w:t>
      </w:r>
      <w:proofErr w:type="spellEnd"/>
      <w:r>
        <w:t xml:space="preserve"> </w:t>
      </w:r>
      <w:proofErr w:type="spellStart"/>
      <w:r>
        <w:t>ini</w:t>
      </w:r>
      <w:proofErr w:type="spellEnd"/>
      <w:r>
        <w:t xml:space="preserve"> </w:t>
      </w:r>
      <w:proofErr w:type="spellStart"/>
      <w:r>
        <w:t>saya</w:t>
      </w:r>
      <w:proofErr w:type="spellEnd"/>
      <w:r>
        <w:t xml:space="preserve"> </w:t>
      </w:r>
      <w:proofErr w:type="spellStart"/>
      <w:r>
        <w:t>buat</w:t>
      </w:r>
      <w:proofErr w:type="spellEnd"/>
      <w:r>
        <w:t xml:space="preserve"> </w:t>
      </w:r>
      <w:proofErr w:type="spellStart"/>
      <w:r>
        <w:t>dengan</w:t>
      </w:r>
      <w:proofErr w:type="spellEnd"/>
      <w:r>
        <w:t xml:space="preserve"> </w:t>
      </w:r>
      <w:proofErr w:type="spellStart"/>
      <w:r>
        <w:t>sebenar-benarnya</w:t>
      </w:r>
      <w:proofErr w:type="spellEnd"/>
      <w:r>
        <w:t xml:space="preserve"> dan</w:t>
      </w:r>
      <w:r>
        <w:t xml:space="preserve"> </w:t>
      </w:r>
      <w:proofErr w:type="spellStart"/>
      <w:r>
        <w:t>tanpa</w:t>
      </w:r>
      <w:proofErr w:type="spellEnd"/>
      <w:r>
        <w:t xml:space="preserve"> </w:t>
      </w:r>
      <w:proofErr w:type="spellStart"/>
      <w:r>
        <w:t>paksaan</w:t>
      </w:r>
      <w:proofErr w:type="spellEnd"/>
      <w:r>
        <w:t xml:space="preserve"> </w:t>
      </w:r>
      <w:proofErr w:type="spellStart"/>
      <w:r>
        <w:t>dari</w:t>
      </w:r>
      <w:proofErr w:type="spellEnd"/>
      <w:r>
        <w:t xml:space="preserve"> </w:t>
      </w:r>
      <w:proofErr w:type="spellStart"/>
      <w:r>
        <w:t>pihak</w:t>
      </w:r>
      <w:proofErr w:type="spellEnd"/>
      <w:r>
        <w:t xml:space="preserve"> </w:t>
      </w:r>
      <w:proofErr w:type="spellStart"/>
      <w:r>
        <w:t>manapun</w:t>
      </w:r>
      <w:proofErr w:type="spellEnd"/>
      <w:r>
        <w:t>.</w:t>
      </w:r>
    </w:p>
    <w:p w14:paraId="0792AFC4" w14:textId="09BE16C5" w:rsidR="009B3EE6" w:rsidRDefault="009B3EE6" w:rsidP="009B3EE6">
      <w:pPr>
        <w:spacing w:after="0" w:line="240" w:lineRule="auto"/>
      </w:pPr>
    </w:p>
    <w:p w14:paraId="5C7C2788" w14:textId="0D3BE34C" w:rsidR="009B3EE6" w:rsidRDefault="009B3EE6" w:rsidP="009B3EE6">
      <w:pPr>
        <w:spacing w:after="0" w:line="240" w:lineRule="auto"/>
      </w:pPr>
    </w:p>
    <w:p w14:paraId="4D8B90DB" w14:textId="17B8242D" w:rsidR="009B3EE6" w:rsidRDefault="009B3EE6" w:rsidP="009B3EE6">
      <w:pPr>
        <w:spacing w:after="0" w:line="240" w:lineRule="auto"/>
      </w:pPr>
    </w:p>
    <w:p w14:paraId="72757990" w14:textId="05DB5AD9" w:rsidR="009B3EE6" w:rsidRDefault="009B3EE6" w:rsidP="009B3EE6">
      <w:pPr>
        <w:spacing w:after="0" w:line="240" w:lineRule="auto"/>
        <w:jc w:val="right"/>
      </w:pPr>
      <w:r>
        <w:t>Jakarta, ..............................</w:t>
      </w:r>
    </w:p>
    <w:p w14:paraId="4B38E570" w14:textId="77777777" w:rsidR="00F23D15" w:rsidRDefault="00F23D15" w:rsidP="009B3EE6">
      <w:pPr>
        <w:spacing w:after="0" w:line="240" w:lineRule="auto"/>
        <w:jc w:val="right"/>
      </w:pPr>
    </w:p>
    <w:p w14:paraId="1FC57F54" w14:textId="19EA5EF4" w:rsidR="009B3EE6" w:rsidRDefault="009B3EE6" w:rsidP="009B3EE6">
      <w:pPr>
        <w:spacing w:after="0" w:line="240" w:lineRule="auto"/>
        <w:jc w:val="right"/>
      </w:pPr>
      <w:r>
        <w:t xml:space="preserve"> Yang </w:t>
      </w:r>
      <w:proofErr w:type="spellStart"/>
      <w:r>
        <w:t>Membuat</w:t>
      </w:r>
      <w:proofErr w:type="spellEnd"/>
      <w:r>
        <w:t xml:space="preserve"> </w:t>
      </w:r>
      <w:proofErr w:type="spellStart"/>
      <w:r>
        <w:t>Pernyataan</w:t>
      </w:r>
      <w:proofErr w:type="spellEnd"/>
    </w:p>
    <w:p w14:paraId="4F496E29" w14:textId="306E5B29" w:rsidR="00F23D15" w:rsidRDefault="00F23D15" w:rsidP="009B3EE6">
      <w:pPr>
        <w:spacing w:after="0" w:line="240" w:lineRule="auto"/>
        <w:jc w:val="right"/>
      </w:pPr>
    </w:p>
    <w:p w14:paraId="14AC0F76" w14:textId="77777777" w:rsidR="00F23D15" w:rsidRDefault="00F23D15" w:rsidP="009B3EE6">
      <w:pPr>
        <w:spacing w:after="0" w:line="240" w:lineRule="auto"/>
        <w:jc w:val="right"/>
      </w:pPr>
    </w:p>
    <w:p w14:paraId="75247667" w14:textId="77777777" w:rsidR="00F23D15" w:rsidRDefault="00F23D15" w:rsidP="009B3EE6">
      <w:pPr>
        <w:spacing w:after="0" w:line="240" w:lineRule="auto"/>
        <w:jc w:val="right"/>
      </w:pPr>
    </w:p>
    <w:p w14:paraId="76B27049" w14:textId="31DD64BB" w:rsidR="009B3EE6" w:rsidRDefault="009B3EE6" w:rsidP="009B3EE6">
      <w:pPr>
        <w:spacing w:after="0" w:line="240" w:lineRule="auto"/>
        <w:jc w:val="right"/>
      </w:pPr>
      <w:r>
        <w:t xml:space="preserve"> </w:t>
      </w:r>
      <w:proofErr w:type="spellStart"/>
      <w:r>
        <w:t>Materai</w:t>
      </w:r>
      <w:proofErr w:type="spellEnd"/>
      <w:r>
        <w:t xml:space="preserve"> (Rp.10.000)</w:t>
      </w:r>
    </w:p>
    <w:p w14:paraId="156E2803" w14:textId="09DA2C0C" w:rsidR="00F23D15" w:rsidRDefault="00F23D15" w:rsidP="009B3EE6">
      <w:pPr>
        <w:spacing w:after="0" w:line="240" w:lineRule="auto"/>
        <w:jc w:val="right"/>
      </w:pPr>
    </w:p>
    <w:p w14:paraId="11D87458" w14:textId="700A3D57" w:rsidR="00F23D15" w:rsidRDefault="00F23D15" w:rsidP="009B3EE6">
      <w:pPr>
        <w:spacing w:after="0" w:line="240" w:lineRule="auto"/>
        <w:jc w:val="right"/>
      </w:pPr>
    </w:p>
    <w:p w14:paraId="427973F1" w14:textId="77777777" w:rsidR="00F23D15" w:rsidRDefault="00F23D15" w:rsidP="009B3EE6">
      <w:pPr>
        <w:spacing w:after="0" w:line="240" w:lineRule="auto"/>
        <w:jc w:val="right"/>
      </w:pPr>
    </w:p>
    <w:p w14:paraId="0E5085C0" w14:textId="368A9841" w:rsidR="009B3EE6" w:rsidRDefault="009B3EE6" w:rsidP="009B3EE6">
      <w:pPr>
        <w:spacing w:after="0" w:line="240" w:lineRule="auto"/>
        <w:jc w:val="right"/>
      </w:pPr>
      <w:r>
        <w:t xml:space="preserve"> ( Nama </w:t>
      </w:r>
      <w:proofErr w:type="spellStart"/>
      <w:r>
        <w:t>Mahasiswa</w:t>
      </w:r>
      <w:proofErr w:type="spellEnd"/>
      <w:r>
        <w:t xml:space="preserve"> )</w:t>
      </w:r>
      <w:r>
        <w:cr/>
      </w:r>
    </w:p>
    <w:p w14:paraId="2B094177" w14:textId="77777777" w:rsidR="009B3EE6" w:rsidRPr="009B3EE6" w:rsidRDefault="009B3EE6" w:rsidP="00A9605E">
      <w:pPr>
        <w:jc w:val="left"/>
      </w:pPr>
    </w:p>
    <w:p w14:paraId="43260317" w14:textId="63F322BB" w:rsidR="00A9605E" w:rsidRDefault="00A9605E" w:rsidP="00A40C64">
      <w:pPr>
        <w:jc w:val="center"/>
      </w:pPr>
    </w:p>
    <w:p w14:paraId="01884072" w14:textId="77777777" w:rsidR="00A9605E" w:rsidRPr="00A40C64" w:rsidDel="00A40C64" w:rsidRDefault="00A9605E" w:rsidP="00F16DFE">
      <w:pPr>
        <w:pStyle w:val="Heading1"/>
        <w:rPr>
          <w:del w:id="6" w:author="inacbg" w:date="2022-02-04T08:11:00Z"/>
        </w:rPr>
      </w:pPr>
    </w:p>
    <w:p w14:paraId="0CF6E1BB" w14:textId="3D811A1C" w:rsidR="00B42D72" w:rsidRPr="00A40C64" w:rsidDel="00A40C64" w:rsidRDefault="00B42D72" w:rsidP="00764F79">
      <w:pPr>
        <w:jc w:val="center"/>
        <w:rPr>
          <w:del w:id="7" w:author="inacbg" w:date="2022-02-04T08:12:00Z"/>
          <w:b/>
          <w:bCs/>
          <w:rPrChange w:id="8" w:author="inacbg" w:date="2022-02-04T08:12:00Z">
            <w:rPr>
              <w:del w:id="9" w:author="inacbg" w:date="2022-02-04T08:12:00Z"/>
            </w:rPr>
          </w:rPrChange>
        </w:rPr>
      </w:pPr>
      <w:del w:id="10" w:author="Husni Mubarok" w:date="2022-01-27T13:49:00Z">
        <w:r w:rsidRPr="00A40C64" w:rsidDel="00846E41">
          <w:rPr>
            <w:b/>
            <w:bCs/>
            <w:noProof/>
            <w:lang w:eastAsia="en-US"/>
            <w:rPrChange w:id="11" w:author="inacbg" w:date="2022-02-04T08:12:00Z">
              <w:rPr>
                <w:noProof/>
                <w:lang w:eastAsia="en-US"/>
              </w:rPr>
            </w:rPrChange>
          </w:rPr>
          <w:drawing>
            <wp:inline distT="0" distB="0" distL="0" distR="0" wp14:anchorId="3CA89F71" wp14:editId="36E1820E">
              <wp:extent cx="896112" cy="900000"/>
              <wp:effectExtent l="0" t="0" r="0" b="0"/>
              <wp:docPr id="18" name="Picture 18" descr="G:\Gilang\Downloads\logo_ui_hitam.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Gilang\Downloads\logo_ui_hitam.wm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96112" cy="900000"/>
                      </a:xfrm>
                      <a:prstGeom prst="rect">
                        <a:avLst/>
                      </a:prstGeom>
                      <a:noFill/>
                      <a:ln>
                        <a:noFill/>
                      </a:ln>
                    </pic:spPr>
                  </pic:pic>
                </a:graphicData>
              </a:graphic>
            </wp:inline>
          </w:drawing>
        </w:r>
      </w:del>
    </w:p>
    <w:p w14:paraId="60EFB427" w14:textId="0EA50327" w:rsidR="00846E41" w:rsidRPr="00A40C64" w:rsidDel="00A40C64" w:rsidRDefault="00846E41">
      <w:pPr>
        <w:jc w:val="center"/>
        <w:rPr>
          <w:ins w:id="12" w:author="Husni Mubarok" w:date="2022-01-27T13:49:00Z"/>
          <w:del w:id="13" w:author="inacbg" w:date="2022-02-04T08:11:00Z"/>
          <w:b/>
          <w:bCs/>
          <w:lang w:val="id-ID"/>
          <w:rPrChange w:id="14" w:author="inacbg" w:date="2022-02-04T08:12:00Z">
            <w:rPr>
              <w:ins w:id="15" w:author="Husni Mubarok" w:date="2022-01-27T13:49:00Z"/>
              <w:del w:id="16" w:author="inacbg" w:date="2022-02-04T08:11:00Z"/>
              <w:lang w:val="id-ID"/>
            </w:rPr>
          </w:rPrChange>
        </w:rPr>
        <w:pPrChange w:id="17" w:author="inacbg" w:date="2022-02-04T08:12:00Z">
          <w:pPr>
            <w:spacing w:line="240" w:lineRule="auto"/>
            <w:jc w:val="center"/>
          </w:pPr>
        </w:pPrChange>
      </w:pPr>
      <w:ins w:id="18" w:author="Husni Mubarok" w:date="2022-01-27T13:49:00Z">
        <w:del w:id="19" w:author="inacbg" w:date="2022-02-04T08:11:00Z">
          <w:r w:rsidRPr="00764F79" w:rsidDel="00A40C64">
            <w:rPr>
              <w:b/>
              <w:bCs/>
              <w:lang w:val="id-ID"/>
            </w:rPr>
            <w:delText>Institute Teknologi dan Bisnis Swadharma</w:delText>
          </w:r>
        </w:del>
      </w:ins>
    </w:p>
    <w:p w14:paraId="66DF2A3C" w14:textId="6B7697B4" w:rsidR="00846E41" w:rsidRPr="00A40C64" w:rsidDel="00A40C64" w:rsidRDefault="00846E41">
      <w:pPr>
        <w:jc w:val="center"/>
        <w:rPr>
          <w:ins w:id="20" w:author="Husni Mubarok" w:date="2022-01-27T13:49:00Z"/>
          <w:del w:id="21" w:author="inacbg" w:date="2022-02-04T08:11:00Z"/>
          <w:b/>
          <w:bCs/>
          <w:rPrChange w:id="22" w:author="inacbg" w:date="2022-02-04T08:12:00Z">
            <w:rPr>
              <w:ins w:id="23" w:author="Husni Mubarok" w:date="2022-01-27T13:49:00Z"/>
              <w:del w:id="24" w:author="inacbg" w:date="2022-02-04T08:11:00Z"/>
            </w:rPr>
          </w:rPrChange>
        </w:rPr>
        <w:pPrChange w:id="25" w:author="inacbg" w:date="2022-02-04T08:12:00Z">
          <w:pPr>
            <w:spacing w:line="240" w:lineRule="auto"/>
            <w:jc w:val="center"/>
          </w:pPr>
        </w:pPrChange>
      </w:pPr>
    </w:p>
    <w:p w14:paraId="1A64397C" w14:textId="5C928D75" w:rsidR="00846E41" w:rsidRPr="00764F79" w:rsidDel="00A40C64" w:rsidRDefault="00846E41">
      <w:pPr>
        <w:jc w:val="center"/>
        <w:rPr>
          <w:ins w:id="26" w:author="Husni Mubarok" w:date="2022-01-27T13:49:00Z"/>
          <w:del w:id="27" w:author="inacbg" w:date="2022-02-04T08:11:00Z"/>
          <w:b/>
          <w:bCs/>
          <w:sz w:val="28"/>
          <w:lang w:val="id-ID"/>
        </w:rPr>
        <w:pPrChange w:id="28" w:author="inacbg" w:date="2022-02-04T08:12:00Z">
          <w:pPr>
            <w:spacing w:line="240" w:lineRule="auto"/>
            <w:jc w:val="center"/>
          </w:pPr>
        </w:pPrChange>
      </w:pPr>
      <w:ins w:id="29" w:author="Husni Mubarok" w:date="2022-01-27T13:49:00Z">
        <w:del w:id="30" w:author="inacbg" w:date="2022-02-04T08:11:00Z">
          <w:r w:rsidRPr="00764F79" w:rsidDel="00A40C64">
            <w:rPr>
              <w:b/>
              <w:bCs/>
              <w:sz w:val="28"/>
              <w:lang w:val="id-ID"/>
            </w:rPr>
            <w:delText>Analisis Peran</w:delText>
          </w:r>
        </w:del>
        <w:del w:id="31" w:author="inacbg" w:date="2022-02-04T08:07:00Z">
          <w:r w:rsidRPr="00764F79" w:rsidDel="000B20F7">
            <w:rPr>
              <w:b/>
              <w:bCs/>
              <w:sz w:val="28"/>
              <w:lang w:val="id-ID"/>
            </w:rPr>
            <w:delText>g</w:delText>
          </w:r>
        </w:del>
        <w:del w:id="32" w:author="inacbg" w:date="2022-02-04T08:11:00Z">
          <w:r w:rsidRPr="00764F79" w:rsidDel="00A40C64">
            <w:rPr>
              <w:b/>
              <w:bCs/>
              <w:sz w:val="28"/>
              <w:lang w:val="id-ID"/>
            </w:rPr>
            <w:delText>cangan Sistem Pendaftaran Otomatis</w:delText>
          </w:r>
        </w:del>
      </w:ins>
    </w:p>
    <w:p w14:paraId="11FDFCED" w14:textId="207B4B29" w:rsidR="00846E41" w:rsidRPr="00764F79" w:rsidDel="00A40C64" w:rsidRDefault="00846E41">
      <w:pPr>
        <w:jc w:val="center"/>
        <w:rPr>
          <w:ins w:id="33" w:author="Husni Mubarok" w:date="2022-01-27T13:49:00Z"/>
          <w:del w:id="34" w:author="inacbg" w:date="2022-02-04T08:11:00Z"/>
          <w:b/>
          <w:bCs/>
          <w:i/>
          <w:sz w:val="28"/>
          <w:lang w:val="id-ID"/>
        </w:rPr>
        <w:pPrChange w:id="35" w:author="inacbg" w:date="2022-02-04T08:12:00Z">
          <w:pPr>
            <w:spacing w:line="240" w:lineRule="auto"/>
            <w:jc w:val="center"/>
          </w:pPr>
        </w:pPrChange>
      </w:pPr>
      <w:ins w:id="36" w:author="Husni Mubarok" w:date="2022-01-27T13:49:00Z">
        <w:del w:id="37" w:author="inacbg" w:date="2022-02-04T08:11:00Z">
          <w:r w:rsidRPr="00764F79" w:rsidDel="00A40C64">
            <w:rPr>
              <w:b/>
              <w:bCs/>
              <w:sz w:val="28"/>
              <w:lang w:val="id-ID"/>
            </w:rPr>
            <w:delText>Menggunakan Aplikasi Whatsapp</w:delText>
          </w:r>
        </w:del>
      </w:ins>
    </w:p>
    <w:p w14:paraId="57DCD063" w14:textId="34FF37BE" w:rsidR="00846E41" w:rsidRPr="00A40C64" w:rsidDel="00A40C64" w:rsidRDefault="00846E41">
      <w:pPr>
        <w:jc w:val="center"/>
        <w:rPr>
          <w:ins w:id="38" w:author="Husni Mubarok" w:date="2022-01-27T13:49:00Z"/>
          <w:del w:id="39" w:author="inacbg" w:date="2022-02-04T08:11:00Z"/>
          <w:b/>
          <w:bCs/>
          <w:rPrChange w:id="40" w:author="inacbg" w:date="2022-02-04T08:12:00Z">
            <w:rPr>
              <w:ins w:id="41" w:author="Husni Mubarok" w:date="2022-01-27T13:49:00Z"/>
              <w:del w:id="42" w:author="inacbg" w:date="2022-02-04T08:11:00Z"/>
            </w:rPr>
          </w:rPrChange>
        </w:rPr>
        <w:pPrChange w:id="43" w:author="inacbg" w:date="2022-02-04T08:12:00Z">
          <w:pPr>
            <w:spacing w:line="240" w:lineRule="auto"/>
            <w:jc w:val="center"/>
          </w:pPr>
        </w:pPrChange>
      </w:pPr>
    </w:p>
    <w:p w14:paraId="4D3339F5" w14:textId="717F400C" w:rsidR="00846E41" w:rsidRPr="00A40C64" w:rsidDel="00A40C64" w:rsidRDefault="00000000">
      <w:pPr>
        <w:jc w:val="center"/>
        <w:rPr>
          <w:ins w:id="44" w:author="Husni Mubarok" w:date="2022-01-27T13:49:00Z"/>
          <w:del w:id="45" w:author="inacbg" w:date="2022-02-04T08:11:00Z"/>
          <w:b/>
          <w:bCs/>
          <w:rPrChange w:id="46" w:author="inacbg" w:date="2022-02-04T08:12:00Z">
            <w:rPr>
              <w:ins w:id="47" w:author="Husni Mubarok" w:date="2022-01-27T13:49:00Z"/>
              <w:del w:id="48" w:author="inacbg" w:date="2022-02-04T08:11:00Z"/>
            </w:rPr>
          </w:rPrChange>
        </w:rPr>
        <w:pPrChange w:id="49" w:author="inacbg" w:date="2022-02-04T08:12:00Z">
          <w:pPr>
            <w:spacing w:line="240" w:lineRule="auto"/>
            <w:jc w:val="center"/>
          </w:pPr>
        </w:pPrChange>
      </w:pPr>
      <w:ins w:id="50" w:author="Husni Mubarok" w:date="2022-01-27T13:49:00Z">
        <w:del w:id="51" w:author="inacbg" w:date="2022-02-04T08:11:00Z">
          <w:r w:rsidRPr="00BC4DC9">
            <w:rPr>
              <w:b/>
              <w:bCs/>
              <w:noProof/>
            </w:rPr>
            <w:pict w14:anchorId="18961FC4">
              <v:shapetype id="_x0000_t202" coordsize="21600,21600" o:spt="202" path="m,l,21600r21600,l21600,xe">
                <v:stroke joinstyle="miter"/>
                <v:path gradientshapeok="t" o:connecttype="rect"/>
              </v:shapetype>
              <v:shape id="Text Box 4" o:spid="_x0000_s2051" type="#_x0000_t202" style="position:absolute;left:0;text-align:left;margin-left:0;margin-top:0;width:2in;height:2in;z-index:251664384;visibility:visible;mso-wrap-style:none;mso-wrap-distance-left:9pt;mso-wrap-distance-top:0;mso-wrap-distance-right:9pt;mso-wrap-distance-bottom:0;mso-position-horizontal:center;mso-position-horizontal-relative:margin;mso-position-vertical:bottom;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" filled="f" stroked="f" strokeweight=".5pt">
                <v:textbox style="mso-next-textbox:#Text Box 4;mso-fit-shape-to-text:t">
                  <w:txbxContent>
                    <w:p w14:paraId="30A596BF" w14:textId="77777777" w:rsidR="00846E41" w:rsidRPr="00B8491F" w:rsidRDefault="00846E41" w:rsidP="00846E41">
                      <w:pPr>
                        <w:spacing w:line="240" w:lineRule="auto"/>
                        <w:jc w:val="center"/>
                        <w:rPr>
                          <w:b/>
                          <w:sz w:val="28"/>
                          <w:lang w:val="id-ID"/>
                        </w:rPr>
                      </w:pPr>
                      <w:r>
                        <w:rPr>
                          <w:b/>
                          <w:sz w:val="28"/>
                          <w:lang w:val="id-ID"/>
                        </w:rPr>
                        <w:t>Tugas Akhir</w:t>
                      </w:r>
                    </w:p>
                    <w:p w14:paraId="5B94DAE7" w14:textId="77777777" w:rsidR="00846E41" w:rsidRDefault="00846E41" w:rsidP="00846E41">
                      <w:pPr>
                        <w:spacing w:line="240" w:lineRule="auto"/>
                        <w:jc w:val="center"/>
                      </w:pPr>
                    </w:p>
                    <w:p w14:paraId="789EAEA0" w14:textId="77777777" w:rsidR="00846E41" w:rsidRDefault="00846E41" w:rsidP="00846E41">
                      <w:pPr>
                        <w:spacing w:line="240" w:lineRule="auto"/>
                        <w:jc w:val="center"/>
                      </w:pPr>
                    </w:p>
                    <w:p w14:paraId="7A9E20BD" w14:textId="77777777" w:rsidR="00846E41" w:rsidRDefault="00846E41" w:rsidP="00846E41">
                      <w:pPr>
                        <w:spacing w:line="240" w:lineRule="auto"/>
                        <w:jc w:val="center"/>
                      </w:pPr>
                    </w:p>
                    <w:p w14:paraId="1F5AF32A" w14:textId="77777777" w:rsidR="00846E41" w:rsidRDefault="00846E41" w:rsidP="00846E41">
                      <w:pPr>
                        <w:spacing w:line="240" w:lineRule="auto"/>
                        <w:jc w:val="center"/>
                      </w:pPr>
                    </w:p>
                    <w:p w14:paraId="7F2F5983" w14:textId="77777777" w:rsidR="00846E41" w:rsidRDefault="00846E41" w:rsidP="00846E41">
                      <w:pPr>
                        <w:spacing w:line="240" w:lineRule="auto"/>
                        <w:jc w:val="center"/>
                      </w:pPr>
                    </w:p>
                    <w:p w14:paraId="5689ECD3" w14:textId="77777777" w:rsidR="00846E41" w:rsidRDefault="00846E41" w:rsidP="00846E41">
                      <w:pPr>
                        <w:spacing w:line="240" w:lineRule="auto"/>
                        <w:jc w:val="center"/>
                      </w:pPr>
                    </w:p>
                    <w:p w14:paraId="044F4CC6" w14:textId="77777777" w:rsidR="00846E41" w:rsidRDefault="00846E41" w:rsidP="00846E41">
                      <w:pPr>
                        <w:spacing w:line="240" w:lineRule="auto"/>
                        <w:jc w:val="center"/>
                      </w:pPr>
                    </w:p>
                    <w:p w14:paraId="7140ED8A" w14:textId="77777777" w:rsidR="00846E41" w:rsidRPr="00B8491F" w:rsidRDefault="00846E41" w:rsidP="00846E41">
                      <w:pPr>
                        <w:spacing w:after="120" w:line="240" w:lineRule="auto"/>
                        <w:jc w:val="center"/>
                        <w:rPr>
                          <w:lang w:val="id-ID"/>
                        </w:rPr>
                      </w:pPr>
                      <w:r>
                        <w:rPr>
                          <w:b/>
                          <w:lang w:val="id-ID"/>
                        </w:rPr>
                        <w:t>Husni Mubarok</w:t>
                      </w:r>
                    </w:p>
                    <w:p w14:paraId="62E5CE60" w14:textId="77777777" w:rsidR="00846E41" w:rsidRPr="00B8491F" w:rsidRDefault="00846E41" w:rsidP="00846E41">
                      <w:pPr>
                        <w:spacing w:after="120" w:line="240" w:lineRule="auto"/>
                        <w:jc w:val="center"/>
                        <w:rPr>
                          <w:lang w:val="id-ID"/>
                        </w:rPr>
                      </w:pPr>
                      <w:r>
                        <w:rPr>
                          <w:b/>
                          <w:lang w:val="id-ID"/>
                        </w:rPr>
                        <w:t>201222001</w:t>
                      </w:r>
                    </w:p>
                    <w:p w14:paraId="252B33D6" w14:textId="77777777" w:rsidR="00846E41" w:rsidRDefault="00846E41" w:rsidP="00846E41">
                      <w:pPr>
                        <w:spacing w:line="240" w:lineRule="auto"/>
                        <w:jc w:val="center"/>
                      </w:pPr>
                    </w:p>
                    <w:p w14:paraId="05704EFF" w14:textId="77777777" w:rsidR="00846E41" w:rsidRDefault="00846E41" w:rsidP="00846E41">
                      <w:pPr>
                        <w:spacing w:line="240" w:lineRule="auto"/>
                        <w:jc w:val="center"/>
                      </w:pPr>
                    </w:p>
                    <w:p w14:paraId="40932D3B" w14:textId="77777777" w:rsidR="00846E41" w:rsidRPr="00B8491F" w:rsidRDefault="00846E41" w:rsidP="00846E41">
                      <w:pPr>
                        <w:spacing w:after="120" w:line="240" w:lineRule="auto"/>
                        <w:jc w:val="center"/>
                        <w:rPr>
                          <w:lang w:val="id-ID"/>
                        </w:rPr>
                      </w:pPr>
                      <w:r>
                        <w:rPr>
                          <w:b/>
                        </w:rPr>
                        <w:t xml:space="preserve">FAKULTAS </w:t>
                      </w:r>
                      <w:r>
                        <w:rPr>
                          <w:b/>
                          <w:lang w:val="id-ID"/>
                        </w:rPr>
                        <w:t>TEKNOLOGI</w:t>
                      </w:r>
                    </w:p>
                    <w:p w14:paraId="693B0ACC" w14:textId="77777777" w:rsidR="00846E41" w:rsidRPr="00B8491F" w:rsidRDefault="00846E41" w:rsidP="00846E41">
                      <w:pPr>
                        <w:spacing w:after="120" w:line="240" w:lineRule="auto"/>
                        <w:jc w:val="center"/>
                        <w:rPr>
                          <w:lang w:val="id-ID"/>
                        </w:rPr>
                      </w:pPr>
                      <w:r>
                        <w:rPr>
                          <w:b/>
                        </w:rPr>
                        <w:t xml:space="preserve">PROGRAM STUDI </w:t>
                      </w:r>
                      <w:r>
                        <w:rPr>
                          <w:b/>
                          <w:lang w:val="id-ID"/>
                        </w:rPr>
                        <w:t>TEKNIK INFORMATIKA</w:t>
                      </w:r>
                    </w:p>
                    <w:p w14:paraId="191A1033" w14:textId="77777777" w:rsidR="00846E41" w:rsidRDefault="00846E41" w:rsidP="00846E41">
                      <w:pPr>
                        <w:spacing w:after="120" w:line="240" w:lineRule="auto"/>
                        <w:jc w:val="center"/>
                      </w:pPr>
                    </w:p>
                    <w:p w14:paraId="17EC3112" w14:textId="77777777" w:rsidR="00846E41" w:rsidRDefault="00846E41" w:rsidP="00846E41">
                      <w:pPr>
                        <w:spacing w:after="120" w:line="240" w:lineRule="auto"/>
                        <w:jc w:val="center"/>
                      </w:pPr>
                      <w:r>
                        <w:rPr>
                          <w:b/>
                        </w:rPr>
                        <w:t>JAKARTA</w:t>
                      </w:r>
                    </w:p>
                    <w:p w14:paraId="5B235063" w14:textId="77777777" w:rsidR="00846E41" w:rsidRPr="00B8491F" w:rsidRDefault="00846E41" w:rsidP="00846E41">
                      <w:pPr>
                        <w:spacing w:after="0" w:line="240" w:lineRule="auto"/>
                        <w:jc w:val="center"/>
                        <w:rPr>
                          <w:lang w:val="id-ID"/>
                        </w:rPr>
                      </w:pPr>
                      <w:r>
                        <w:rPr>
                          <w:b/>
                          <w:lang w:val="id-ID"/>
                        </w:rPr>
                        <w:t>JANUARI 2022</w:t>
                      </w:r>
                    </w:p>
                  </w:txbxContent>
                </v:textbox>
                <w10:wrap type="square" anchorx="margin" anchory="margin"/>
              </v:shape>
            </w:pict>
          </w:r>
        </w:del>
      </w:ins>
    </w:p>
    <w:p w14:paraId="763E785B" w14:textId="70D1439C" w:rsidR="00B42D72" w:rsidRPr="00A40C64" w:rsidDel="00A40C64" w:rsidRDefault="00B42D72">
      <w:pPr>
        <w:jc w:val="center"/>
        <w:rPr>
          <w:del w:id="52" w:author="inacbg" w:date="2022-02-04T08:11:00Z"/>
          <w:b/>
          <w:bCs/>
          <w:rPrChange w:id="53" w:author="inacbg" w:date="2022-02-04T08:12:00Z">
            <w:rPr>
              <w:del w:id="54" w:author="inacbg" w:date="2022-02-04T08:11:00Z"/>
            </w:rPr>
          </w:rPrChange>
        </w:rPr>
        <w:pPrChange w:id="55" w:author="inacbg" w:date="2022-02-04T08:12:00Z">
          <w:pPr>
            <w:spacing w:line="240" w:lineRule="auto"/>
            <w:jc w:val="center"/>
          </w:pPr>
        </w:pPrChange>
      </w:pPr>
      <w:del w:id="56" w:author="inacbg" w:date="2022-02-04T08:11:00Z">
        <w:r w:rsidRPr="00764F79" w:rsidDel="00A40C64">
          <w:rPr>
            <w:b/>
            <w:bCs/>
          </w:rPr>
          <w:delText>UNIVERSITAS INDONESIA</w:delText>
        </w:r>
      </w:del>
    </w:p>
    <w:p w14:paraId="559C2874" w14:textId="271BA31F" w:rsidR="00B42D72" w:rsidRPr="00A40C64" w:rsidDel="00A40C64" w:rsidRDefault="00B42D72">
      <w:pPr>
        <w:jc w:val="center"/>
        <w:rPr>
          <w:del w:id="57" w:author="inacbg" w:date="2022-02-04T08:11:00Z"/>
          <w:b/>
          <w:bCs/>
          <w:rPrChange w:id="58" w:author="inacbg" w:date="2022-02-04T08:12:00Z">
            <w:rPr>
              <w:del w:id="59" w:author="inacbg" w:date="2022-02-04T08:11:00Z"/>
            </w:rPr>
          </w:rPrChange>
        </w:rPr>
        <w:pPrChange w:id="60" w:author="inacbg" w:date="2022-02-04T08:12:00Z">
          <w:pPr>
            <w:spacing w:line="240" w:lineRule="auto"/>
            <w:jc w:val="center"/>
          </w:pPr>
        </w:pPrChange>
      </w:pPr>
    </w:p>
    <w:p w14:paraId="62C8CB78" w14:textId="19F8DE98" w:rsidR="00B42D72" w:rsidRPr="00A40C64" w:rsidDel="00A40C64" w:rsidRDefault="00B42D72">
      <w:pPr>
        <w:jc w:val="center"/>
        <w:rPr>
          <w:del w:id="61" w:author="inacbg" w:date="2022-02-04T08:11:00Z"/>
          <w:b/>
          <w:bCs/>
          <w:rPrChange w:id="62" w:author="inacbg" w:date="2022-02-04T08:12:00Z">
            <w:rPr>
              <w:del w:id="63" w:author="inacbg" w:date="2022-02-04T08:11:00Z"/>
            </w:rPr>
          </w:rPrChange>
        </w:rPr>
        <w:pPrChange w:id="64" w:author="inacbg" w:date="2022-02-04T08:12:00Z">
          <w:pPr>
            <w:spacing w:line="240" w:lineRule="auto"/>
            <w:jc w:val="center"/>
          </w:pPr>
        </w:pPrChange>
      </w:pPr>
      <w:del w:id="65" w:author="inacbg" w:date="2022-02-04T08:11:00Z">
        <w:r w:rsidRPr="00764F79" w:rsidDel="00A40C64">
          <w:rPr>
            <w:b/>
            <w:bCs/>
            <w:sz w:val="28"/>
          </w:rPr>
          <w:delText>SKRIPSI BELUM ADA JUDUL YANG DIJADIKAN SEBAGAI TEMPLATE SKRIPSI UNTUK DIGUNAKAN OLEH PARA JUNIOR YANG MEMBUTUHKAN</w:delText>
        </w:r>
      </w:del>
    </w:p>
    <w:p w14:paraId="4C32B8EC" w14:textId="7B8023C3" w:rsidR="00B42D72" w:rsidRPr="00A40C64" w:rsidDel="00A40C64" w:rsidRDefault="00B42D72">
      <w:pPr>
        <w:jc w:val="center"/>
        <w:rPr>
          <w:del w:id="66" w:author="inacbg" w:date="2022-02-04T08:11:00Z"/>
          <w:b/>
          <w:bCs/>
          <w:rPrChange w:id="67" w:author="inacbg" w:date="2022-02-04T08:12:00Z">
            <w:rPr>
              <w:del w:id="68" w:author="inacbg" w:date="2022-02-04T08:11:00Z"/>
            </w:rPr>
          </w:rPrChange>
        </w:rPr>
        <w:pPrChange w:id="69" w:author="inacbg" w:date="2022-02-04T08:12:00Z">
          <w:pPr>
            <w:spacing w:line="240" w:lineRule="auto"/>
            <w:jc w:val="center"/>
          </w:pPr>
        </w:pPrChange>
      </w:pPr>
    </w:p>
    <w:p w14:paraId="50ED1903" w14:textId="6DA69839" w:rsidR="00B42D72" w:rsidRPr="00A40C64" w:rsidDel="00A40C64" w:rsidRDefault="00000000">
      <w:pPr>
        <w:jc w:val="center"/>
        <w:rPr>
          <w:del w:id="70" w:author="inacbg" w:date="2022-02-04T08:11:00Z"/>
          <w:b/>
          <w:bCs/>
          <w:rPrChange w:id="71" w:author="inacbg" w:date="2022-02-04T08:12:00Z">
            <w:rPr>
              <w:del w:id="72" w:author="inacbg" w:date="2022-02-04T08:11:00Z"/>
            </w:rPr>
          </w:rPrChange>
        </w:rPr>
        <w:pPrChange w:id="73" w:author="inacbg" w:date="2022-02-04T08:12:00Z">
          <w:pPr>
            <w:spacing w:line="240" w:lineRule="auto"/>
            <w:jc w:val="center"/>
          </w:pPr>
        </w:pPrChange>
      </w:pPr>
      <w:del w:id="74" w:author="inacbg" w:date="2022-02-04T08:11:00Z">
        <w:r w:rsidRPr="00BC4DC9">
          <w:rPr>
            <w:b/>
            <w:bCs/>
            <w:noProof/>
          </w:rPr>
          <w:pict w14:anchorId="68BA1DE4">
            <v:shape id="Text Box 3" o:spid="_x0000_s2050" type="#_x0000_t202" style="position:absolute;left:0;text-align:left;margin-left:0;margin-top:0;width:2in;height:2in;z-index:251662336;visibility:visible;mso-wrap-style:none;mso-wrap-distance-left:9pt;mso-wrap-distance-top:0;mso-wrap-distance-right:9pt;mso-wrap-distance-bottom:0;mso-position-horizontal:center;mso-position-horizontal-relative:margin;mso-position-vertical:bottom;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" filled="f" stroked="f" strokeweight=".5pt">
              <v:textbox style="mso-next-textbox:#Text Box 3;mso-fit-shape-to-text:t">
                <w:txbxContent>
                  <w:p w14:paraId="3E3F503C" w14:textId="2EF35B7D" w:rsidR="00B42D72" w:rsidRPr="00512922" w:rsidRDefault="00B42D72" w:rsidP="00B42D72">
                    <w:pPr>
                      <w:spacing w:line="240" w:lineRule="auto"/>
                      <w:jc w:val="center"/>
                      <w:rPr>
                        <w:b/>
                        <w:sz w:val="28"/>
                      </w:rPr>
                    </w:pPr>
                    <w:del w:id="75" w:author="Husni Mubarok" w:date="2022-01-27T13:55:00Z">
                      <w:r w:rsidRPr="00512922" w:rsidDel="001B109A">
                        <w:rPr>
                          <w:b/>
                          <w:sz w:val="28"/>
                        </w:rPr>
                        <w:delText>SKRIPSI</w:delText>
                      </w:r>
                    </w:del>
                    <w:ins w:id="76" w:author="Husni Mubarok" w:date="2022-01-27T13:55:00Z">
                      <w:r w:rsidR="001B109A">
                        <w:rPr>
                          <w:b/>
                          <w:sz w:val="28"/>
                        </w:rPr>
                        <w:t>TUGAS AKHIR</w:t>
                      </w:r>
                    </w:ins>
                  </w:p>
                  <w:p w14:paraId="1DF5DD4C" w14:textId="77777777" w:rsidR="00B42D72" w:rsidRDefault="00B42D72" w:rsidP="00B42D72">
                    <w:pPr>
                      <w:spacing w:line="240" w:lineRule="auto"/>
                      <w:jc w:val="center"/>
                    </w:pPr>
                  </w:p>
                  <w:p w14:paraId="7C377BBB" w14:textId="77777777" w:rsidR="00B42D72" w:rsidRDefault="00B42D72" w:rsidP="00B42D72">
                    <w:pPr>
                      <w:spacing w:line="240" w:lineRule="auto"/>
                      <w:jc w:val="center"/>
                    </w:pPr>
                  </w:p>
                  <w:p w14:paraId="7792ADF1" w14:textId="77777777" w:rsidR="00B42D72" w:rsidRDefault="00B42D72" w:rsidP="00B42D72">
                    <w:pPr>
                      <w:spacing w:line="240" w:lineRule="auto"/>
                      <w:jc w:val="center"/>
                    </w:pPr>
                    <w:proofErr w:type="spellStart"/>
                    <w:r>
                      <w:rPr>
                        <w:b/>
                      </w:rPr>
                      <w:t>Diajukan</w:t>
                    </w:r>
                    <w:proofErr w:type="spellEnd"/>
                    <w:r>
                      <w:rPr>
                        <w:b/>
                      </w:rPr>
                      <w:t xml:space="preserve"> </w:t>
                    </w:r>
                    <w:proofErr w:type="spellStart"/>
                    <w:r>
                      <w:rPr>
                        <w:b/>
                      </w:rPr>
                      <w:t>sebagai</w:t>
                    </w:r>
                    <w:proofErr w:type="spellEnd"/>
                    <w:r>
                      <w:rPr>
                        <w:b/>
                      </w:rPr>
                      <w:t xml:space="preserve"> salah </w:t>
                    </w:r>
                    <w:proofErr w:type="spellStart"/>
                    <w:r>
                      <w:rPr>
                        <w:b/>
                      </w:rPr>
                      <w:t>satu</w:t>
                    </w:r>
                    <w:proofErr w:type="spellEnd"/>
                    <w:r>
                      <w:rPr>
                        <w:b/>
                      </w:rPr>
                      <w:t xml:space="preserve"> </w:t>
                    </w:r>
                    <w:proofErr w:type="spellStart"/>
                    <w:r>
                      <w:rPr>
                        <w:b/>
                      </w:rPr>
                      <w:t>syarat</w:t>
                    </w:r>
                    <w:proofErr w:type="spellEnd"/>
                    <w:r>
                      <w:rPr>
                        <w:b/>
                      </w:rPr>
                      <w:t xml:space="preserve"> </w:t>
                    </w:r>
                    <w:proofErr w:type="spellStart"/>
                    <w:r>
                      <w:rPr>
                        <w:b/>
                      </w:rPr>
                      <w:t>untuk</w:t>
                    </w:r>
                    <w:proofErr w:type="spellEnd"/>
                    <w:r>
                      <w:rPr>
                        <w:b/>
                      </w:rPr>
                      <w:t xml:space="preserve"> </w:t>
                    </w:r>
                    <w:proofErr w:type="spellStart"/>
                    <w:r>
                      <w:rPr>
                        <w:b/>
                      </w:rPr>
                      <w:t>memperoleh</w:t>
                    </w:r>
                    <w:proofErr w:type="spellEnd"/>
                    <w:r>
                      <w:rPr>
                        <w:b/>
                      </w:rPr>
                      <w:t xml:space="preserve"> </w:t>
                    </w:r>
                    <w:proofErr w:type="spellStart"/>
                    <w:r>
                      <w:rPr>
                        <w:b/>
                      </w:rPr>
                      <w:t>gelar</w:t>
                    </w:r>
                    <w:proofErr w:type="spellEnd"/>
                    <w:r>
                      <w:rPr>
                        <w:b/>
                      </w:rPr>
                      <w:t xml:space="preserve"> </w:t>
                    </w:r>
                    <w:r>
                      <w:rPr>
                        <w:b/>
                      </w:rPr>
                      <w:br/>
                    </w:r>
                    <w:proofErr w:type="spellStart"/>
                    <w:r>
                      <w:rPr>
                        <w:b/>
                      </w:rPr>
                      <w:t>Sarjana</w:t>
                    </w:r>
                    <w:proofErr w:type="spellEnd"/>
                    <w:r>
                      <w:rPr>
                        <w:b/>
                      </w:rPr>
                      <w:t xml:space="preserve"> </w:t>
                    </w:r>
                    <w:proofErr w:type="spellStart"/>
                    <w:r>
                      <w:rPr>
                        <w:b/>
                      </w:rPr>
                      <w:t>Ilmu</w:t>
                    </w:r>
                    <w:proofErr w:type="spellEnd"/>
                    <w:r>
                      <w:rPr>
                        <w:b/>
                      </w:rPr>
                      <w:t xml:space="preserve"> </w:t>
                    </w:r>
                    <w:proofErr w:type="spellStart"/>
                    <w:r>
                      <w:rPr>
                        <w:b/>
                      </w:rPr>
                      <w:t>Komputer</w:t>
                    </w:r>
                    <w:proofErr w:type="spellEnd"/>
                  </w:p>
                  <w:p w14:paraId="5127DDE0" w14:textId="77777777" w:rsidR="00B42D72" w:rsidRDefault="00B42D72" w:rsidP="00B42D72">
                    <w:pPr>
                      <w:spacing w:line="240" w:lineRule="auto"/>
                      <w:jc w:val="center"/>
                    </w:pPr>
                  </w:p>
                  <w:p w14:paraId="0177C6CD" w14:textId="77777777" w:rsidR="00B42D72" w:rsidRDefault="00B42D72" w:rsidP="00B42D72">
                    <w:pPr>
                      <w:spacing w:line="240" w:lineRule="auto"/>
                      <w:jc w:val="center"/>
                    </w:pPr>
                  </w:p>
                  <w:p w14:paraId="6B125394" w14:textId="77777777" w:rsidR="00B42D72" w:rsidRDefault="00B42D72" w:rsidP="00B42D72">
                    <w:pPr>
                      <w:spacing w:line="240" w:lineRule="auto"/>
                      <w:jc w:val="center"/>
                    </w:pPr>
                  </w:p>
                  <w:p w14:paraId="391D3BF2" w14:textId="77777777" w:rsidR="00B42D72" w:rsidRDefault="00B42D72" w:rsidP="00B42D72">
                    <w:pPr>
                      <w:spacing w:after="120" w:line="240" w:lineRule="auto"/>
                      <w:jc w:val="center"/>
                    </w:pPr>
                    <w:proofErr w:type="spellStart"/>
                    <w:r>
                      <w:rPr>
                        <w:b/>
                      </w:rPr>
                      <w:t>Gilang</w:t>
                    </w:r>
                    <w:proofErr w:type="spellEnd"/>
                    <w:r>
                      <w:rPr>
                        <w:b/>
                      </w:rPr>
                      <w:t xml:space="preserve"> Mentari </w:t>
                    </w:r>
                    <w:proofErr w:type="spellStart"/>
                    <w:r>
                      <w:rPr>
                        <w:b/>
                      </w:rPr>
                      <w:t>Hamidy</w:t>
                    </w:r>
                    <w:proofErr w:type="spellEnd"/>
                  </w:p>
                  <w:p w14:paraId="31917693" w14:textId="77777777" w:rsidR="00B42D72" w:rsidRDefault="00B42D72" w:rsidP="00B42D72">
                    <w:pPr>
                      <w:spacing w:after="120" w:line="240" w:lineRule="auto"/>
                      <w:jc w:val="center"/>
                    </w:pPr>
                    <w:r>
                      <w:rPr>
                        <w:b/>
                      </w:rPr>
                      <w:t>0706271784</w:t>
                    </w:r>
                  </w:p>
                  <w:p w14:paraId="347EC011" w14:textId="77777777" w:rsidR="00B42D72" w:rsidRDefault="00B42D72" w:rsidP="00B42D72">
                    <w:pPr>
                      <w:spacing w:line="240" w:lineRule="auto"/>
                      <w:jc w:val="center"/>
                    </w:pPr>
                  </w:p>
                  <w:p w14:paraId="7D9B1DC5" w14:textId="77777777" w:rsidR="00B42D72" w:rsidRDefault="00B42D72" w:rsidP="00B42D72">
                    <w:pPr>
                      <w:spacing w:line="240" w:lineRule="auto"/>
                      <w:jc w:val="center"/>
                    </w:pPr>
                  </w:p>
                  <w:p w14:paraId="42D2075A" w14:textId="77777777" w:rsidR="00B42D72" w:rsidRDefault="00B42D72" w:rsidP="00B42D72">
                    <w:pPr>
                      <w:spacing w:after="120" w:line="240" w:lineRule="auto"/>
                      <w:jc w:val="center"/>
                    </w:pPr>
                    <w:r>
                      <w:rPr>
                        <w:b/>
                      </w:rPr>
                      <w:t>FAKULTAS ILMU KOMPUTER</w:t>
                    </w:r>
                  </w:p>
                  <w:p w14:paraId="0E70DA0B" w14:textId="77777777" w:rsidR="00B42D72" w:rsidRDefault="00B42D72" w:rsidP="00B42D72">
                    <w:pPr>
                      <w:spacing w:after="120" w:line="240" w:lineRule="auto"/>
                      <w:jc w:val="center"/>
                    </w:pPr>
                    <w:r>
                      <w:rPr>
                        <w:b/>
                      </w:rPr>
                      <w:t>PROGRAM STUDI ILMU KOMPUTER</w:t>
                    </w:r>
                  </w:p>
                  <w:p w14:paraId="1A69A360" w14:textId="77777777" w:rsidR="00B42D72" w:rsidRDefault="00B42D72" w:rsidP="00B42D72">
                    <w:pPr>
                      <w:spacing w:after="120" w:line="240" w:lineRule="auto"/>
                      <w:jc w:val="center"/>
                    </w:pPr>
                  </w:p>
                  <w:p w14:paraId="61AD695F" w14:textId="77777777" w:rsidR="00B42D72" w:rsidRDefault="00B42D72" w:rsidP="00B42D72">
                    <w:pPr>
                      <w:spacing w:after="120" w:line="240" w:lineRule="auto"/>
                      <w:jc w:val="center"/>
                    </w:pPr>
                    <w:r>
                      <w:rPr>
                        <w:b/>
                      </w:rPr>
                      <w:t>JAKARTA</w:t>
                    </w:r>
                  </w:p>
                  <w:p w14:paraId="54B05700" w14:textId="77777777" w:rsidR="00B42D72" w:rsidRPr="00451D28" w:rsidRDefault="00B42D72" w:rsidP="000B20F7">
                    <w:pPr>
                      <w:spacing w:after="120" w:line="240" w:lineRule="auto"/>
                      <w:jc w:val="center"/>
                      <w:rPr>
                        <w:b/>
                      </w:rPr>
                    </w:pPr>
                    <w:r>
                      <w:rPr>
                        <w:b/>
                      </w:rPr>
                      <w:t>JUNI 2011</w:t>
                    </w:r>
                  </w:p>
                </w:txbxContent>
              </v:textbox>
              <w10:wrap type="square" anchorx="margin" anchory="margin"/>
            </v:shape>
          </w:pict>
        </w:r>
      </w:del>
    </w:p>
    <w:p w14:paraId="32E57BC8" w14:textId="70A43DF8" w:rsidR="008A07B7" w:rsidRPr="00BC4DC9" w:rsidDel="00A40C64" w:rsidRDefault="008A07B7">
      <w:pPr>
        <w:jc w:val="center"/>
        <w:rPr>
          <w:del w:id="77" w:author="inacbg" w:date="2022-02-04T08:11:00Z"/>
        </w:rPr>
        <w:pPrChange w:id="78" w:author="inacbg" w:date="2022-02-04T08:12:00Z">
          <w:pPr>
            <w:pStyle w:val="Heading1"/>
            <w:numPr>
              <w:numId w:val="0"/>
            </w:numPr>
          </w:pPr>
        </w:pPrChange>
      </w:pPr>
      <w:bookmarkStart w:id="79" w:name="_Toc292386330"/>
      <w:del w:id="80" w:author="inacbg" w:date="2022-02-04T08:11:00Z">
        <w:r w:rsidRPr="00A40C64" w:rsidDel="00A40C64">
          <w:rPr>
            <w:b/>
            <w:bCs/>
            <w:rPrChange w:id="81" w:author="inacbg" w:date="2022-02-04T08:12:00Z">
              <w:rPr>
                <w:b w:val="0"/>
                <w:bCs w:val="0"/>
                <w:caps w:val="0"/>
              </w:rPr>
            </w:rPrChange>
          </w:rPr>
          <w:delText>HALAMAN  PERNYATAAN ORISINALITAS</w:delText>
        </w:r>
        <w:bookmarkEnd w:id="79"/>
      </w:del>
    </w:p>
    <w:p w14:paraId="28CA6C84" w14:textId="67EA485B" w:rsidR="008A07B7" w:rsidRPr="00764F79" w:rsidDel="00A40C64" w:rsidRDefault="008A07B7" w:rsidP="00764F79">
      <w:pPr>
        <w:jc w:val="center"/>
        <w:rPr>
          <w:del w:id="82" w:author="inacbg" w:date="2022-02-04T08:11:00Z"/>
          <w:b/>
          <w:bCs/>
        </w:rPr>
      </w:pPr>
    </w:p>
    <w:p w14:paraId="78B1DB04" w14:textId="21E6AF3D" w:rsidR="008A07B7" w:rsidRPr="00764F79" w:rsidDel="00A40C64" w:rsidRDefault="008A07B7" w:rsidP="00764F79">
      <w:pPr>
        <w:jc w:val="center"/>
        <w:rPr>
          <w:del w:id="83" w:author="inacbg" w:date="2022-02-04T08:11:00Z"/>
          <w:b/>
          <w:bCs/>
        </w:rPr>
      </w:pPr>
    </w:p>
    <w:p w14:paraId="5A2C2B34" w14:textId="27013A06" w:rsidR="008A07B7" w:rsidRPr="00764F79" w:rsidDel="00A40C64" w:rsidRDefault="008A07B7" w:rsidP="00764F79">
      <w:pPr>
        <w:jc w:val="center"/>
        <w:rPr>
          <w:del w:id="84" w:author="inacbg" w:date="2022-02-04T08:11:00Z"/>
          <w:b/>
          <w:bCs/>
        </w:rPr>
      </w:pPr>
      <w:del w:id="85" w:author="inacbg" w:date="2022-02-04T08:11:00Z">
        <w:r w:rsidRPr="00764F79" w:rsidDel="00A40C64">
          <w:rPr>
            <w:b/>
            <w:bCs/>
          </w:rPr>
          <w:delText xml:space="preserve">Skripsi </w:delText>
        </w:r>
      </w:del>
      <w:ins w:id="86" w:author="Husni Mubarok" w:date="2022-01-27T13:51:00Z">
        <w:del w:id="87" w:author="inacbg" w:date="2022-02-04T08:11:00Z">
          <w:r w:rsidR="001B109A" w:rsidRPr="00764F79" w:rsidDel="00A40C64">
            <w:rPr>
              <w:b/>
              <w:bCs/>
              <w:lang w:val="id-ID"/>
            </w:rPr>
            <w:delText>Tugas akhir</w:delText>
          </w:r>
          <w:r w:rsidR="001B109A" w:rsidRPr="00764F79" w:rsidDel="00A40C64">
            <w:rPr>
              <w:b/>
              <w:bCs/>
            </w:rPr>
            <w:delText xml:space="preserve"> </w:delText>
          </w:r>
        </w:del>
      </w:ins>
      <w:del w:id="88" w:author="inacbg" w:date="2022-02-04T08:11:00Z">
        <w:r w:rsidRPr="00764F79" w:rsidDel="00A40C64">
          <w:rPr>
            <w:b/>
            <w:bCs/>
          </w:rPr>
          <w:delText xml:space="preserve">ini adalah hasil karya saya sendiri, </w:delText>
        </w:r>
        <w:r w:rsidRPr="00764F79" w:rsidDel="00A40C64">
          <w:rPr>
            <w:b/>
            <w:bCs/>
          </w:rPr>
          <w:br/>
          <w:delText>dan semua sumber baik yang dikutip maupun dirujuk</w:delText>
        </w:r>
        <w:r w:rsidRPr="00764F79" w:rsidDel="00A40C64">
          <w:rPr>
            <w:b/>
            <w:bCs/>
          </w:rPr>
          <w:br/>
          <w:delText>telah saya nyatakan dengan benar.</w:delText>
        </w:r>
      </w:del>
    </w:p>
    <w:p w14:paraId="6B824261" w14:textId="751BB073" w:rsidR="008A07B7" w:rsidRPr="00764F79" w:rsidDel="00A40C64" w:rsidRDefault="008A07B7" w:rsidP="00764F79">
      <w:pPr>
        <w:jc w:val="center"/>
        <w:rPr>
          <w:del w:id="89" w:author="inacbg" w:date="2022-02-04T08:11:00Z"/>
          <w:b/>
          <w:bCs/>
        </w:rPr>
      </w:pPr>
    </w:p>
    <w:p w14:paraId="7F3970EE" w14:textId="7D49B291" w:rsidR="008A07B7" w:rsidRPr="00A40C64" w:rsidDel="00A40C64" w:rsidRDefault="008A07B7">
      <w:pPr>
        <w:jc w:val="center"/>
        <w:rPr>
          <w:del w:id="90" w:author="inacbg" w:date="2022-02-04T08:11:00Z"/>
          <w:b/>
          <w:bCs/>
          <w:lang w:val="id-ID"/>
          <w:rPrChange w:id="91" w:author="inacbg" w:date="2022-02-04T08:12:00Z">
            <w:rPr>
              <w:del w:id="92" w:author="inacbg" w:date="2022-02-04T08:11:00Z"/>
              <w:b/>
            </w:rPr>
          </w:rPrChange>
        </w:rPr>
        <w:pPrChange w:id="93" w:author="inacbg" w:date="2022-02-04T08:12:00Z">
          <w:pPr>
            <w:tabs>
              <w:tab w:val="left" w:pos="3240"/>
            </w:tabs>
            <w:spacing w:after="0"/>
            <w:ind w:left="1440"/>
            <w:jc w:val="left"/>
          </w:pPr>
        </w:pPrChange>
      </w:pPr>
      <w:del w:id="94" w:author="inacbg" w:date="2022-02-04T08:11:00Z">
        <w:r w:rsidRPr="00764F79" w:rsidDel="00A40C64">
          <w:rPr>
            <w:b/>
            <w:bCs/>
          </w:rPr>
          <w:delText>Nama</w:delText>
        </w:r>
        <w:r w:rsidRPr="00764F79" w:rsidDel="00A40C64">
          <w:rPr>
            <w:b/>
            <w:bCs/>
          </w:rPr>
          <w:tab/>
          <w:delText xml:space="preserve">: </w:delText>
        </w:r>
        <w:r w:rsidR="00A8652E" w:rsidRPr="00764F79" w:rsidDel="00A40C64">
          <w:rPr>
            <w:b/>
            <w:bCs/>
          </w:rPr>
          <w:delText>[NAMA]</w:delText>
        </w:r>
      </w:del>
      <w:ins w:id="95" w:author="Husni Mubarok" w:date="2022-01-27T13:49:00Z">
        <w:del w:id="96" w:author="inacbg" w:date="2022-02-04T08:11:00Z">
          <w:r w:rsidR="00846E41" w:rsidRPr="00764F79" w:rsidDel="00A40C64">
            <w:rPr>
              <w:b/>
              <w:bCs/>
              <w:lang w:val="id-ID"/>
            </w:rPr>
            <w:delText>Husni Mubarok</w:delText>
          </w:r>
        </w:del>
      </w:ins>
    </w:p>
    <w:p w14:paraId="59AE57AA" w14:textId="67C485A0" w:rsidR="008A07B7" w:rsidRPr="00A40C64" w:rsidDel="00A40C64" w:rsidRDefault="008A07B7">
      <w:pPr>
        <w:jc w:val="center"/>
        <w:rPr>
          <w:del w:id="97" w:author="inacbg" w:date="2022-02-04T08:11:00Z"/>
          <w:b/>
          <w:bCs/>
          <w:lang w:val="id-ID"/>
          <w:rPrChange w:id="98" w:author="inacbg" w:date="2022-02-04T08:12:00Z">
            <w:rPr>
              <w:del w:id="99" w:author="inacbg" w:date="2022-02-04T08:11:00Z"/>
              <w:b/>
            </w:rPr>
          </w:rPrChange>
        </w:rPr>
        <w:pPrChange w:id="100" w:author="inacbg" w:date="2022-02-04T08:12:00Z">
          <w:pPr>
            <w:tabs>
              <w:tab w:val="left" w:pos="3240"/>
            </w:tabs>
            <w:spacing w:after="0"/>
            <w:ind w:left="1440"/>
            <w:jc w:val="left"/>
          </w:pPr>
        </w:pPrChange>
      </w:pPr>
      <w:del w:id="101" w:author="inacbg" w:date="2022-02-04T08:11:00Z">
        <w:r w:rsidRPr="00764F79" w:rsidDel="00A40C64">
          <w:rPr>
            <w:b/>
            <w:bCs/>
          </w:rPr>
          <w:delText>NPM</w:delText>
        </w:r>
        <w:r w:rsidRPr="00764F79" w:rsidDel="00A40C64">
          <w:rPr>
            <w:b/>
            <w:bCs/>
          </w:rPr>
          <w:tab/>
          <w:delText xml:space="preserve">: </w:delText>
        </w:r>
        <w:r w:rsidR="00A8652E" w:rsidRPr="00764F79" w:rsidDel="00A40C64">
          <w:rPr>
            <w:b/>
            <w:bCs/>
          </w:rPr>
          <w:delText>[NPM]</w:delText>
        </w:r>
      </w:del>
      <w:ins w:id="102" w:author="Husni Mubarok" w:date="2022-01-27T13:49:00Z">
        <w:del w:id="103" w:author="inacbg" w:date="2022-02-04T08:11:00Z">
          <w:r w:rsidR="00846E41" w:rsidRPr="00764F79" w:rsidDel="00A40C64">
            <w:rPr>
              <w:b/>
              <w:bCs/>
              <w:lang w:val="id-ID"/>
            </w:rPr>
            <w:delText>201222001</w:delText>
          </w:r>
        </w:del>
      </w:ins>
    </w:p>
    <w:p w14:paraId="106602AE" w14:textId="794730F3" w:rsidR="008A07B7" w:rsidRPr="00764F79" w:rsidDel="00A40C64" w:rsidRDefault="008A07B7">
      <w:pPr>
        <w:jc w:val="center"/>
        <w:rPr>
          <w:del w:id="104" w:author="inacbg" w:date="2022-02-04T08:11:00Z"/>
          <w:b/>
          <w:bCs/>
        </w:rPr>
        <w:pPrChange w:id="105" w:author="inacbg" w:date="2022-02-04T08:12:00Z">
          <w:pPr>
            <w:tabs>
              <w:tab w:val="left" w:pos="3240"/>
            </w:tabs>
            <w:spacing w:after="0"/>
            <w:ind w:left="1440"/>
            <w:jc w:val="left"/>
          </w:pPr>
        </w:pPrChange>
      </w:pPr>
    </w:p>
    <w:p w14:paraId="34819298" w14:textId="68461C76" w:rsidR="008A07B7" w:rsidRPr="00764F79" w:rsidDel="00A40C64" w:rsidRDefault="008A07B7">
      <w:pPr>
        <w:jc w:val="center"/>
        <w:rPr>
          <w:del w:id="106" w:author="inacbg" w:date="2022-02-04T08:11:00Z"/>
          <w:b/>
          <w:bCs/>
        </w:rPr>
        <w:pPrChange w:id="107" w:author="inacbg" w:date="2022-02-04T08:12:00Z">
          <w:pPr>
            <w:tabs>
              <w:tab w:val="left" w:pos="3240"/>
            </w:tabs>
            <w:spacing w:after="0"/>
            <w:ind w:left="1440"/>
            <w:jc w:val="left"/>
          </w:pPr>
        </w:pPrChange>
      </w:pPr>
      <w:del w:id="108" w:author="inacbg" w:date="2022-02-04T08:11:00Z">
        <w:r w:rsidRPr="00764F79" w:rsidDel="00A40C64">
          <w:rPr>
            <w:b/>
            <w:bCs/>
          </w:rPr>
          <w:delText>Tanda Tangan</w:delText>
        </w:r>
        <w:r w:rsidRPr="00764F79" w:rsidDel="00A40C64">
          <w:rPr>
            <w:b/>
            <w:bCs/>
          </w:rPr>
          <w:tab/>
          <w:delText>: _____________________________</w:delText>
        </w:r>
      </w:del>
    </w:p>
    <w:p w14:paraId="69E1B2B3" w14:textId="4647082E" w:rsidR="00ED2DE0" w:rsidRPr="00A40C64" w:rsidDel="00A40C64" w:rsidRDefault="008A07B7">
      <w:pPr>
        <w:jc w:val="center"/>
        <w:rPr>
          <w:del w:id="109" w:author="inacbg" w:date="2022-02-04T08:11:00Z"/>
          <w:b/>
          <w:bCs/>
          <w:lang w:val="id-ID"/>
          <w:rPrChange w:id="110" w:author="inacbg" w:date="2022-02-04T08:12:00Z">
            <w:rPr>
              <w:del w:id="111" w:author="inacbg" w:date="2022-02-04T08:11:00Z"/>
              <w:b/>
            </w:rPr>
          </w:rPrChange>
        </w:rPr>
        <w:pPrChange w:id="112" w:author="inacbg" w:date="2022-02-04T08:12:00Z">
          <w:pPr>
            <w:tabs>
              <w:tab w:val="left" w:pos="3240"/>
            </w:tabs>
            <w:spacing w:after="0"/>
            <w:ind w:left="1440"/>
            <w:jc w:val="left"/>
          </w:pPr>
        </w:pPrChange>
      </w:pPr>
      <w:del w:id="113" w:author="inacbg" w:date="2022-02-04T08:11:00Z">
        <w:r w:rsidRPr="00764F79" w:rsidDel="00A40C64">
          <w:rPr>
            <w:b/>
            <w:bCs/>
          </w:rPr>
          <w:delText>Tanggal</w:delText>
        </w:r>
        <w:r w:rsidRPr="00764F79" w:rsidDel="00A40C64">
          <w:rPr>
            <w:b/>
            <w:bCs/>
          </w:rPr>
          <w:tab/>
          <w:delText xml:space="preserve">: </w:delText>
        </w:r>
      </w:del>
      <w:ins w:id="114" w:author="Husni Mubarok" w:date="2022-01-27T13:49:00Z">
        <w:del w:id="115" w:author="inacbg" w:date="2022-02-04T08:11:00Z">
          <w:r w:rsidR="00846E41" w:rsidRPr="00764F79" w:rsidDel="00A40C64">
            <w:rPr>
              <w:b/>
              <w:bCs/>
              <w:lang w:val="id-ID"/>
            </w:rPr>
            <w:delText xml:space="preserve">Januari </w:delText>
          </w:r>
        </w:del>
      </w:ins>
      <w:del w:id="116" w:author="inacbg" w:date="2022-02-04T08:11:00Z">
        <w:r w:rsidRPr="00764F79" w:rsidDel="00A40C64">
          <w:rPr>
            <w:b/>
            <w:bCs/>
          </w:rPr>
          <w:delText>18 Juni 2011</w:delText>
        </w:r>
      </w:del>
      <w:ins w:id="117" w:author="Husni Mubarok" w:date="2022-01-27T13:49:00Z">
        <w:del w:id="118" w:author="inacbg" w:date="2022-02-04T08:11:00Z">
          <w:r w:rsidR="00846E41" w:rsidRPr="00764F79" w:rsidDel="00A40C64">
            <w:rPr>
              <w:b/>
              <w:bCs/>
              <w:lang w:val="id-ID"/>
            </w:rPr>
            <w:delText>2022</w:delText>
          </w:r>
        </w:del>
      </w:ins>
    </w:p>
    <w:p w14:paraId="129162EF" w14:textId="2E119731" w:rsidR="00F76CF0" w:rsidRPr="00764F79" w:rsidDel="00A40C64" w:rsidRDefault="00F76CF0">
      <w:pPr>
        <w:jc w:val="center"/>
        <w:rPr>
          <w:del w:id="119" w:author="inacbg" w:date="2022-02-04T08:11:00Z"/>
          <w:b/>
          <w:bCs/>
        </w:rPr>
        <w:pPrChange w:id="120" w:author="inacbg" w:date="2022-02-04T08:12:00Z">
          <w:pPr>
            <w:tabs>
              <w:tab w:val="left" w:pos="3240"/>
            </w:tabs>
            <w:spacing w:after="0"/>
            <w:ind w:left="1440"/>
            <w:jc w:val="left"/>
          </w:pPr>
        </w:pPrChange>
      </w:pPr>
    </w:p>
    <w:p w14:paraId="6E8D1F7F" w14:textId="53BAE0BD" w:rsidR="008A07B7" w:rsidRPr="00BC4DC9" w:rsidDel="00A40C64" w:rsidRDefault="00F76CF0">
      <w:pPr>
        <w:jc w:val="center"/>
        <w:rPr>
          <w:del w:id="121" w:author="inacbg" w:date="2022-02-04T08:11:00Z"/>
        </w:rPr>
        <w:pPrChange w:id="122" w:author="inacbg" w:date="2022-02-04T08:12:00Z">
          <w:pPr>
            <w:pStyle w:val="Heading1"/>
            <w:numPr>
              <w:numId w:val="0"/>
            </w:numPr>
          </w:pPr>
        </w:pPrChange>
      </w:pPr>
      <w:bookmarkStart w:id="123" w:name="_Toc292386331"/>
      <w:del w:id="124" w:author="inacbg" w:date="2022-02-04T08:11:00Z">
        <w:r w:rsidRPr="00A40C64" w:rsidDel="00A40C64">
          <w:rPr>
            <w:b/>
            <w:bCs/>
            <w:rPrChange w:id="125" w:author="inacbg" w:date="2022-02-04T08:12:00Z">
              <w:rPr>
                <w:b w:val="0"/>
                <w:bCs w:val="0"/>
                <w:caps w:val="0"/>
              </w:rPr>
            </w:rPrChange>
          </w:rPr>
          <w:delText>HALAMAN PENGESAHAN</w:delText>
        </w:r>
        <w:bookmarkEnd w:id="123"/>
      </w:del>
    </w:p>
    <w:p w14:paraId="36FE3F94" w14:textId="74341DB6" w:rsidR="00ED2DE0" w:rsidRPr="00A40C64" w:rsidDel="00A40C64" w:rsidRDefault="002236D7">
      <w:pPr>
        <w:jc w:val="center"/>
        <w:rPr>
          <w:del w:id="126" w:author="inacbg" w:date="2022-02-04T08:11:00Z"/>
          <w:b/>
          <w:bCs/>
          <w:rPrChange w:id="127" w:author="inacbg" w:date="2022-02-04T08:12:00Z">
            <w:rPr>
              <w:del w:id="128" w:author="inacbg" w:date="2022-02-04T08:11:00Z"/>
            </w:rPr>
          </w:rPrChange>
        </w:rPr>
        <w:pPrChange w:id="129" w:author="inacbg" w:date="2022-02-04T08:12:00Z">
          <w:pPr>
            <w:pStyle w:val="NormalIntro"/>
          </w:pPr>
        </w:pPrChange>
      </w:pPr>
      <w:del w:id="130" w:author="inacbg" w:date="2022-02-04T08:11:00Z">
        <w:r w:rsidRPr="00A40C64" w:rsidDel="00A40C64">
          <w:rPr>
            <w:b/>
            <w:bCs/>
            <w:rPrChange w:id="131" w:author="inacbg" w:date="2022-02-04T08:12:00Z">
              <w:rPr/>
            </w:rPrChange>
          </w:rPr>
          <w:delText>Skripsi</w:delText>
        </w:r>
      </w:del>
      <w:ins w:id="132" w:author="Husni Mubarok" w:date="2022-01-27T13:55:00Z">
        <w:del w:id="133" w:author="inacbg" w:date="2022-02-04T08:11:00Z">
          <w:r w:rsidR="001B109A" w:rsidRPr="00A40C64" w:rsidDel="00A40C64">
            <w:rPr>
              <w:b/>
              <w:bCs/>
              <w:rPrChange w:id="134" w:author="inacbg" w:date="2022-02-04T08:12:00Z">
                <w:rPr/>
              </w:rPrChange>
            </w:rPr>
            <w:delText>Tugas akhir</w:delText>
          </w:r>
        </w:del>
      </w:ins>
      <w:del w:id="135" w:author="inacbg" w:date="2022-02-04T08:11:00Z">
        <w:r w:rsidRPr="00A40C64" w:rsidDel="00A40C64">
          <w:rPr>
            <w:b/>
            <w:bCs/>
            <w:rPrChange w:id="136" w:author="inacbg" w:date="2022-02-04T08:12:00Z">
              <w:rPr/>
            </w:rPrChange>
          </w:rPr>
          <w:delText xml:space="preserve"> ini diajukan oleh:</w:delText>
        </w:r>
      </w:del>
    </w:p>
    <w:p w14:paraId="52D9CEBB" w14:textId="64B80162" w:rsidR="002236D7" w:rsidRPr="00A40C64" w:rsidDel="00A40C64" w:rsidRDefault="002236D7">
      <w:pPr>
        <w:jc w:val="center"/>
        <w:rPr>
          <w:del w:id="137" w:author="inacbg" w:date="2022-02-04T08:11:00Z"/>
          <w:b/>
          <w:bCs/>
          <w:rPrChange w:id="138" w:author="inacbg" w:date="2022-02-04T08:12:00Z">
            <w:rPr>
              <w:del w:id="139" w:author="inacbg" w:date="2022-02-04T08:11:00Z"/>
              <w:bCs/>
            </w:rPr>
          </w:rPrChange>
        </w:rPr>
        <w:pPrChange w:id="140" w:author="inacbg" w:date="2022-02-04T08:12:00Z">
          <w:pPr>
            <w:pStyle w:val="NormalIntro"/>
            <w:tabs>
              <w:tab w:val="left" w:pos="1800"/>
            </w:tabs>
          </w:pPr>
        </w:pPrChange>
      </w:pPr>
      <w:del w:id="141" w:author="inacbg" w:date="2022-02-04T08:11:00Z">
        <w:r w:rsidRPr="00A40C64" w:rsidDel="00A40C64">
          <w:rPr>
            <w:b/>
            <w:bCs/>
            <w:rPrChange w:id="142" w:author="inacbg" w:date="2022-02-04T08:12:00Z">
              <w:rPr/>
            </w:rPrChange>
          </w:rPr>
          <w:delText>Nama</w:delText>
        </w:r>
        <w:r w:rsidRPr="00A40C64" w:rsidDel="00A40C64">
          <w:rPr>
            <w:b/>
            <w:bCs/>
            <w:rPrChange w:id="143" w:author="inacbg" w:date="2022-02-04T08:12:00Z">
              <w:rPr/>
            </w:rPrChange>
          </w:rPr>
          <w:tab/>
        </w:r>
      </w:del>
      <w:ins w:id="144" w:author="Husni Mubarok" w:date="2022-01-27T13:59:00Z">
        <w:del w:id="145" w:author="inacbg" w:date="2022-02-04T08:11:00Z">
          <w:r w:rsidR="009F68C8" w:rsidRPr="00A40C64" w:rsidDel="00A40C64">
            <w:rPr>
              <w:b/>
              <w:bCs/>
              <w:rPrChange w:id="146" w:author="inacbg" w:date="2022-02-04T08:12:00Z">
                <w:rPr/>
              </w:rPrChange>
            </w:rPr>
            <w:tab/>
          </w:r>
        </w:del>
      </w:ins>
      <w:del w:id="147" w:author="inacbg" w:date="2022-02-04T08:11:00Z">
        <w:r w:rsidRPr="00A40C64" w:rsidDel="00A40C64">
          <w:rPr>
            <w:b/>
            <w:bCs/>
            <w:rPrChange w:id="148" w:author="inacbg" w:date="2022-02-04T08:12:00Z">
              <w:rPr/>
            </w:rPrChange>
          </w:rPr>
          <w:delText xml:space="preserve">: </w:delText>
        </w:r>
      </w:del>
      <w:ins w:id="149" w:author="Husni Mubarok" w:date="2022-01-27T13:53:00Z">
        <w:del w:id="150" w:author="inacbg" w:date="2022-02-04T08:11:00Z">
          <w:r w:rsidR="001B109A" w:rsidRPr="00A40C64" w:rsidDel="00A40C64">
            <w:rPr>
              <w:b/>
              <w:bCs/>
              <w:lang w:val="id-ID"/>
              <w:rPrChange w:id="151" w:author="inacbg" w:date="2022-02-04T08:12:00Z">
                <w:rPr>
                  <w:bCs/>
                  <w:lang w:val="id-ID"/>
                </w:rPr>
              </w:rPrChange>
            </w:rPr>
            <w:delText>Husni Mubarok</w:delText>
          </w:r>
          <w:r w:rsidR="001B109A" w:rsidRPr="00A40C64" w:rsidDel="00A40C64">
            <w:rPr>
              <w:b/>
              <w:bCs/>
              <w:lang w:val="id-ID"/>
              <w:rPrChange w:id="152" w:author="inacbg" w:date="2022-02-04T08:12:00Z">
                <w:rPr>
                  <w:bCs/>
                  <w:lang w:val="id-ID"/>
                </w:rPr>
              </w:rPrChange>
            </w:rPr>
            <w:tab/>
          </w:r>
          <w:r w:rsidR="001B109A" w:rsidRPr="00A40C64" w:rsidDel="00A40C64">
            <w:rPr>
              <w:b/>
              <w:bCs/>
              <w:rPrChange w:id="153" w:author="inacbg" w:date="2022-02-04T08:12:00Z">
                <w:rPr>
                  <w:bCs/>
                </w:rPr>
              </w:rPrChange>
            </w:rPr>
            <w:delText xml:space="preserve"> </w:delText>
          </w:r>
        </w:del>
      </w:ins>
      <w:del w:id="154" w:author="inacbg" w:date="2022-02-04T08:11:00Z">
        <w:r w:rsidR="00A8652E" w:rsidRPr="00A40C64" w:rsidDel="00A40C64">
          <w:rPr>
            <w:b/>
            <w:bCs/>
            <w:rPrChange w:id="155" w:author="inacbg" w:date="2022-02-04T08:12:00Z">
              <w:rPr>
                <w:bCs/>
              </w:rPr>
            </w:rPrChange>
          </w:rPr>
          <w:delText>[NAMA]</w:delText>
        </w:r>
      </w:del>
    </w:p>
    <w:p w14:paraId="548FAD51" w14:textId="0219E997" w:rsidR="001B109A" w:rsidRPr="00A40C64" w:rsidDel="00A40C64" w:rsidRDefault="001B109A">
      <w:pPr>
        <w:jc w:val="center"/>
        <w:rPr>
          <w:ins w:id="156" w:author="Husni Mubarok" w:date="2022-01-27T13:54:00Z"/>
          <w:del w:id="157" w:author="inacbg" w:date="2022-02-04T08:11:00Z"/>
          <w:b/>
          <w:bCs/>
          <w:rPrChange w:id="158" w:author="inacbg" w:date="2022-02-04T08:12:00Z">
            <w:rPr>
              <w:ins w:id="159" w:author="Husni Mubarok" w:date="2022-01-27T13:54:00Z"/>
              <w:del w:id="160" w:author="inacbg" w:date="2022-02-04T08:11:00Z"/>
              <w:bCs/>
            </w:rPr>
          </w:rPrChange>
        </w:rPr>
        <w:pPrChange w:id="161" w:author="inacbg" w:date="2022-02-04T08:12:00Z">
          <w:pPr>
            <w:pStyle w:val="NormalIntro"/>
            <w:tabs>
              <w:tab w:val="left" w:pos="1985"/>
            </w:tabs>
            <w:ind w:left="1701" w:hanging="1701"/>
          </w:pPr>
        </w:pPrChange>
      </w:pPr>
    </w:p>
    <w:p w14:paraId="08DCBE18" w14:textId="1924789A" w:rsidR="002236D7" w:rsidRPr="00A40C64" w:rsidDel="00A40C64" w:rsidRDefault="002236D7">
      <w:pPr>
        <w:jc w:val="center"/>
        <w:rPr>
          <w:del w:id="162" w:author="inacbg" w:date="2022-02-04T08:11:00Z"/>
          <w:b/>
          <w:bCs/>
          <w:rPrChange w:id="163" w:author="inacbg" w:date="2022-02-04T08:12:00Z">
            <w:rPr>
              <w:del w:id="164" w:author="inacbg" w:date="2022-02-04T08:11:00Z"/>
            </w:rPr>
          </w:rPrChange>
        </w:rPr>
        <w:pPrChange w:id="165" w:author="inacbg" w:date="2022-02-04T08:12:00Z">
          <w:pPr>
            <w:pStyle w:val="NormalIntro"/>
            <w:tabs>
              <w:tab w:val="left" w:pos="1800"/>
            </w:tabs>
          </w:pPr>
        </w:pPrChange>
      </w:pPr>
      <w:del w:id="166" w:author="inacbg" w:date="2022-02-04T08:11:00Z">
        <w:r w:rsidRPr="00A40C64" w:rsidDel="00A40C64">
          <w:rPr>
            <w:b/>
            <w:bCs/>
            <w:rPrChange w:id="167" w:author="inacbg" w:date="2022-02-04T08:12:00Z">
              <w:rPr>
                <w:bCs/>
              </w:rPr>
            </w:rPrChange>
          </w:rPr>
          <w:delText>NPM</w:delText>
        </w:r>
        <w:r w:rsidRPr="00A40C64" w:rsidDel="00A40C64">
          <w:rPr>
            <w:b/>
            <w:bCs/>
            <w:rPrChange w:id="168" w:author="inacbg" w:date="2022-02-04T08:12:00Z">
              <w:rPr>
                <w:bCs/>
              </w:rPr>
            </w:rPrChange>
          </w:rPr>
          <w:tab/>
        </w:r>
      </w:del>
      <w:ins w:id="169" w:author="Husni Mubarok" w:date="2022-01-27T13:59:00Z">
        <w:del w:id="170" w:author="inacbg" w:date="2022-02-04T08:11:00Z">
          <w:r w:rsidR="009F68C8" w:rsidRPr="00A40C64" w:rsidDel="00A40C64">
            <w:rPr>
              <w:b/>
              <w:bCs/>
              <w:rPrChange w:id="171" w:author="inacbg" w:date="2022-02-04T08:12:00Z">
                <w:rPr>
                  <w:bCs/>
                </w:rPr>
              </w:rPrChange>
            </w:rPr>
            <w:tab/>
          </w:r>
        </w:del>
      </w:ins>
      <w:del w:id="172" w:author="inacbg" w:date="2022-02-04T08:11:00Z">
        <w:r w:rsidRPr="00A40C64" w:rsidDel="00A40C64">
          <w:rPr>
            <w:b/>
            <w:bCs/>
            <w:rPrChange w:id="173" w:author="inacbg" w:date="2022-02-04T08:12:00Z">
              <w:rPr>
                <w:bCs/>
              </w:rPr>
            </w:rPrChange>
          </w:rPr>
          <w:delText xml:space="preserve">: </w:delText>
        </w:r>
      </w:del>
      <w:ins w:id="174" w:author="Husni Mubarok" w:date="2022-01-27T13:53:00Z">
        <w:del w:id="175" w:author="inacbg" w:date="2022-02-04T08:11:00Z">
          <w:r w:rsidR="001B109A" w:rsidRPr="00A40C64" w:rsidDel="00A40C64">
            <w:rPr>
              <w:b/>
              <w:bCs/>
              <w:lang w:val="id-ID"/>
              <w:rPrChange w:id="176" w:author="inacbg" w:date="2022-02-04T08:12:00Z">
                <w:rPr>
                  <w:bCs/>
                  <w:lang w:val="id-ID"/>
                </w:rPr>
              </w:rPrChange>
            </w:rPr>
            <w:delText>201222001</w:delText>
          </w:r>
          <w:r w:rsidR="001B109A" w:rsidRPr="00A40C64" w:rsidDel="00A40C64">
            <w:rPr>
              <w:b/>
              <w:bCs/>
              <w:rPrChange w:id="177" w:author="inacbg" w:date="2022-02-04T08:12:00Z">
                <w:rPr/>
              </w:rPrChange>
            </w:rPr>
            <w:delText xml:space="preserve"> </w:delText>
          </w:r>
        </w:del>
      </w:ins>
      <w:del w:id="178" w:author="inacbg" w:date="2022-02-04T08:11:00Z">
        <w:r w:rsidR="00A8652E" w:rsidRPr="00A40C64" w:rsidDel="00A40C64">
          <w:rPr>
            <w:b/>
            <w:bCs/>
            <w:rPrChange w:id="179" w:author="inacbg" w:date="2022-02-04T08:12:00Z">
              <w:rPr/>
            </w:rPrChange>
          </w:rPr>
          <w:delText>[NPM]</w:delText>
        </w:r>
      </w:del>
    </w:p>
    <w:p w14:paraId="65E328EB" w14:textId="2733632B" w:rsidR="001B109A" w:rsidRPr="00A40C64" w:rsidDel="00A40C64" w:rsidRDefault="001B109A">
      <w:pPr>
        <w:jc w:val="center"/>
        <w:rPr>
          <w:ins w:id="180" w:author="Husni Mubarok" w:date="2022-01-27T13:54:00Z"/>
          <w:del w:id="181" w:author="inacbg" w:date="2022-02-04T08:11:00Z"/>
          <w:b/>
          <w:bCs/>
          <w:rPrChange w:id="182" w:author="inacbg" w:date="2022-02-04T08:12:00Z">
            <w:rPr>
              <w:ins w:id="183" w:author="Husni Mubarok" w:date="2022-01-27T13:54:00Z"/>
              <w:del w:id="184" w:author="inacbg" w:date="2022-02-04T08:11:00Z"/>
            </w:rPr>
          </w:rPrChange>
        </w:rPr>
        <w:pPrChange w:id="185" w:author="inacbg" w:date="2022-02-04T08:12:00Z">
          <w:pPr>
            <w:pStyle w:val="NormalIntro"/>
            <w:tabs>
              <w:tab w:val="left" w:pos="1985"/>
            </w:tabs>
            <w:ind w:left="1701" w:hanging="1701"/>
          </w:pPr>
        </w:pPrChange>
      </w:pPr>
    </w:p>
    <w:p w14:paraId="17755040" w14:textId="1D49F2CB" w:rsidR="002236D7" w:rsidRPr="00A40C64" w:rsidDel="00A40C64" w:rsidRDefault="002236D7">
      <w:pPr>
        <w:jc w:val="center"/>
        <w:rPr>
          <w:del w:id="186" w:author="inacbg" w:date="2022-02-04T08:11:00Z"/>
          <w:b/>
          <w:bCs/>
          <w:lang w:val="id-ID"/>
          <w:rPrChange w:id="187" w:author="inacbg" w:date="2022-02-04T08:12:00Z">
            <w:rPr>
              <w:del w:id="188" w:author="inacbg" w:date="2022-02-04T08:11:00Z"/>
            </w:rPr>
          </w:rPrChange>
        </w:rPr>
        <w:pPrChange w:id="189" w:author="inacbg" w:date="2022-02-04T08:12:00Z">
          <w:pPr>
            <w:pStyle w:val="NormalIntro"/>
            <w:tabs>
              <w:tab w:val="left" w:pos="1800"/>
            </w:tabs>
          </w:pPr>
        </w:pPrChange>
      </w:pPr>
      <w:del w:id="190" w:author="inacbg" w:date="2022-02-04T08:11:00Z">
        <w:r w:rsidRPr="00A40C64" w:rsidDel="00A40C64">
          <w:rPr>
            <w:b/>
            <w:bCs/>
            <w:rPrChange w:id="191" w:author="inacbg" w:date="2022-02-04T08:12:00Z">
              <w:rPr/>
            </w:rPrChange>
          </w:rPr>
          <w:delText>Program Studi</w:delText>
        </w:r>
        <w:r w:rsidRPr="00A40C64" w:rsidDel="00A40C64">
          <w:rPr>
            <w:b/>
            <w:bCs/>
            <w:rPrChange w:id="192" w:author="inacbg" w:date="2022-02-04T08:12:00Z">
              <w:rPr/>
            </w:rPrChange>
          </w:rPr>
          <w:tab/>
        </w:r>
      </w:del>
      <w:ins w:id="193" w:author="Husni Mubarok" w:date="2022-01-27T13:59:00Z">
        <w:del w:id="194" w:author="inacbg" w:date="2022-02-04T08:11:00Z">
          <w:r w:rsidR="009F68C8" w:rsidRPr="00A40C64" w:rsidDel="00A40C64">
            <w:rPr>
              <w:b/>
              <w:bCs/>
              <w:rPrChange w:id="195" w:author="inacbg" w:date="2022-02-04T08:12:00Z">
                <w:rPr/>
              </w:rPrChange>
            </w:rPr>
            <w:tab/>
          </w:r>
        </w:del>
      </w:ins>
      <w:del w:id="196" w:author="inacbg" w:date="2022-02-04T08:11:00Z">
        <w:r w:rsidRPr="00A40C64" w:rsidDel="00A40C64">
          <w:rPr>
            <w:b/>
            <w:bCs/>
            <w:rPrChange w:id="197" w:author="inacbg" w:date="2022-02-04T08:12:00Z">
              <w:rPr/>
            </w:rPrChange>
          </w:rPr>
          <w:delText>: Ilmu Komputer</w:delText>
        </w:r>
      </w:del>
      <w:ins w:id="198" w:author="Husni Mubarok" w:date="2022-01-27T13:53:00Z">
        <w:del w:id="199" w:author="inacbg" w:date="2022-02-04T08:11:00Z">
          <w:r w:rsidR="001B109A" w:rsidRPr="00A40C64" w:rsidDel="00A40C64">
            <w:rPr>
              <w:b/>
              <w:bCs/>
              <w:lang w:val="id-ID"/>
              <w:rPrChange w:id="200" w:author="inacbg" w:date="2022-02-04T08:12:00Z">
                <w:rPr>
                  <w:lang w:val="id-ID"/>
                </w:rPr>
              </w:rPrChange>
            </w:rPr>
            <w:delText>Teknik Informatika</w:delText>
          </w:r>
        </w:del>
      </w:ins>
    </w:p>
    <w:p w14:paraId="5D7BA79E" w14:textId="38F40C38" w:rsidR="001B109A" w:rsidRPr="00A40C64" w:rsidDel="00A40C64" w:rsidRDefault="001B109A">
      <w:pPr>
        <w:jc w:val="center"/>
        <w:rPr>
          <w:ins w:id="201" w:author="Husni Mubarok" w:date="2022-01-27T13:54:00Z"/>
          <w:del w:id="202" w:author="inacbg" w:date="2022-02-04T08:11:00Z"/>
          <w:b/>
          <w:bCs/>
          <w:rPrChange w:id="203" w:author="inacbg" w:date="2022-02-04T08:12:00Z">
            <w:rPr>
              <w:ins w:id="204" w:author="Husni Mubarok" w:date="2022-01-27T13:54:00Z"/>
              <w:del w:id="205" w:author="inacbg" w:date="2022-02-04T08:11:00Z"/>
            </w:rPr>
          </w:rPrChange>
        </w:rPr>
        <w:pPrChange w:id="206" w:author="inacbg" w:date="2022-02-04T08:12:00Z">
          <w:pPr>
            <w:pStyle w:val="NormalIntro"/>
            <w:tabs>
              <w:tab w:val="left" w:pos="1985"/>
            </w:tabs>
            <w:ind w:left="1701" w:hanging="1701"/>
          </w:pPr>
        </w:pPrChange>
      </w:pPr>
    </w:p>
    <w:p w14:paraId="07B52DD5" w14:textId="0F54688E" w:rsidR="001B109A" w:rsidRPr="00A40C64" w:rsidDel="00A40C64" w:rsidRDefault="002236D7">
      <w:pPr>
        <w:jc w:val="center"/>
        <w:rPr>
          <w:ins w:id="207" w:author="Husni Mubarok" w:date="2022-01-27T13:54:00Z"/>
          <w:del w:id="208" w:author="inacbg" w:date="2022-02-04T08:11:00Z"/>
          <w:b/>
          <w:bCs/>
          <w:sz w:val="28"/>
          <w:lang w:val="id-ID"/>
          <w:rPrChange w:id="209" w:author="inacbg" w:date="2022-02-04T08:12:00Z">
            <w:rPr>
              <w:ins w:id="210" w:author="Husni Mubarok" w:date="2022-01-27T13:54:00Z"/>
              <w:del w:id="211" w:author="inacbg" w:date="2022-02-04T08:11:00Z"/>
              <w:bCs/>
              <w:sz w:val="28"/>
              <w:lang w:val="id-ID"/>
            </w:rPr>
          </w:rPrChange>
        </w:rPr>
        <w:pPrChange w:id="212" w:author="inacbg" w:date="2022-02-04T08:12:00Z">
          <w:pPr>
            <w:pStyle w:val="NormalIntro"/>
            <w:tabs>
              <w:tab w:val="left" w:pos="1985"/>
            </w:tabs>
            <w:ind w:left="1701" w:hanging="1701"/>
          </w:pPr>
        </w:pPrChange>
      </w:pPr>
      <w:del w:id="213" w:author="inacbg" w:date="2022-02-04T08:11:00Z">
        <w:r w:rsidRPr="00A40C64" w:rsidDel="00A40C64">
          <w:rPr>
            <w:b/>
            <w:bCs/>
            <w:rPrChange w:id="214" w:author="inacbg" w:date="2022-02-04T08:12:00Z">
              <w:rPr/>
            </w:rPrChange>
          </w:rPr>
          <w:delText>Judul Skripsi</w:delText>
        </w:r>
      </w:del>
      <w:ins w:id="215" w:author="Husni Mubarok" w:date="2022-01-27T13:55:00Z">
        <w:del w:id="216" w:author="inacbg" w:date="2022-02-04T08:11:00Z">
          <w:r w:rsidR="001B109A" w:rsidRPr="00A40C64" w:rsidDel="00A40C64">
            <w:rPr>
              <w:b/>
              <w:bCs/>
              <w:rPrChange w:id="217" w:author="inacbg" w:date="2022-02-04T08:12:00Z">
                <w:rPr/>
              </w:rPrChange>
            </w:rPr>
            <w:delText>Tugas akhir</w:delText>
          </w:r>
        </w:del>
      </w:ins>
      <w:del w:id="218" w:author="inacbg" w:date="2022-02-04T08:11:00Z">
        <w:r w:rsidRPr="00A40C64" w:rsidDel="00A40C64">
          <w:rPr>
            <w:b/>
            <w:bCs/>
            <w:rPrChange w:id="219" w:author="inacbg" w:date="2022-02-04T08:12:00Z">
              <w:rPr/>
            </w:rPrChange>
          </w:rPr>
          <w:tab/>
          <w:delText xml:space="preserve">: </w:delText>
        </w:r>
      </w:del>
      <w:ins w:id="220" w:author="Husni Mubarok" w:date="2022-01-27T13:53:00Z">
        <w:del w:id="221" w:author="inacbg" w:date="2022-02-04T08:11:00Z">
          <w:r w:rsidR="001B109A" w:rsidRPr="00A40C64" w:rsidDel="00A40C64">
            <w:rPr>
              <w:b/>
              <w:bCs/>
              <w:sz w:val="28"/>
              <w:lang w:val="id-ID"/>
              <w:rPrChange w:id="222" w:author="inacbg" w:date="2022-02-04T08:12:00Z">
                <w:rPr>
                  <w:bCs/>
                  <w:sz w:val="28"/>
                  <w:lang w:val="id-ID"/>
                </w:rPr>
              </w:rPrChange>
            </w:rPr>
            <w:delText>Analisis Perangcangan Sistem Pendaftaran</w:delText>
          </w:r>
        </w:del>
      </w:ins>
    </w:p>
    <w:p w14:paraId="74D7948A" w14:textId="343BB713" w:rsidR="001B109A" w:rsidRPr="00A40C64" w:rsidDel="00A40C64" w:rsidRDefault="001B109A">
      <w:pPr>
        <w:jc w:val="center"/>
        <w:rPr>
          <w:ins w:id="223" w:author="Husni Mubarok" w:date="2022-01-27T13:53:00Z"/>
          <w:del w:id="224" w:author="inacbg" w:date="2022-02-04T08:11:00Z"/>
          <w:b/>
          <w:bCs/>
          <w:i/>
          <w:sz w:val="28"/>
          <w:lang w:val="id-ID"/>
          <w:rPrChange w:id="225" w:author="inacbg" w:date="2022-02-04T08:12:00Z">
            <w:rPr>
              <w:ins w:id="226" w:author="Husni Mubarok" w:date="2022-01-27T13:53:00Z"/>
              <w:del w:id="227" w:author="inacbg" w:date="2022-02-04T08:11:00Z"/>
              <w:bCs/>
              <w:i/>
              <w:sz w:val="28"/>
              <w:lang w:val="id-ID"/>
            </w:rPr>
          </w:rPrChange>
        </w:rPr>
        <w:pPrChange w:id="228" w:author="inacbg" w:date="2022-02-04T08:12:00Z">
          <w:pPr>
            <w:spacing w:line="240" w:lineRule="auto"/>
            <w:jc w:val="center"/>
          </w:pPr>
        </w:pPrChange>
      </w:pPr>
      <w:ins w:id="229" w:author="Husni Mubarok" w:date="2022-01-27T13:53:00Z">
        <w:del w:id="230" w:author="inacbg" w:date="2022-02-04T08:11:00Z">
          <w:r w:rsidRPr="00A40C64" w:rsidDel="00A40C64">
            <w:rPr>
              <w:b/>
              <w:bCs/>
              <w:sz w:val="28"/>
              <w:lang w:val="id-ID"/>
              <w:rPrChange w:id="231" w:author="inacbg" w:date="2022-02-04T08:12:00Z">
                <w:rPr>
                  <w:bCs/>
                  <w:sz w:val="28"/>
                  <w:lang w:val="id-ID"/>
                </w:rPr>
              </w:rPrChange>
            </w:rPr>
            <w:delText>Otomatis Menggunakan Aplikasi Whatsapp</w:delText>
          </w:r>
        </w:del>
      </w:ins>
    </w:p>
    <w:p w14:paraId="0A945D34" w14:textId="50876E3D" w:rsidR="002236D7" w:rsidRPr="00A40C64" w:rsidDel="00A40C64" w:rsidRDefault="002236D7">
      <w:pPr>
        <w:jc w:val="center"/>
        <w:rPr>
          <w:del w:id="232" w:author="inacbg" w:date="2022-02-04T08:11:00Z"/>
          <w:b/>
          <w:bCs/>
          <w:rPrChange w:id="233" w:author="inacbg" w:date="2022-02-04T08:12:00Z">
            <w:rPr>
              <w:del w:id="234" w:author="inacbg" w:date="2022-02-04T08:11:00Z"/>
            </w:rPr>
          </w:rPrChange>
        </w:rPr>
        <w:pPrChange w:id="235" w:author="inacbg" w:date="2022-02-04T08:12:00Z">
          <w:pPr>
            <w:pStyle w:val="NormalIntro"/>
            <w:tabs>
              <w:tab w:val="left" w:pos="1800"/>
            </w:tabs>
          </w:pPr>
        </w:pPrChange>
      </w:pPr>
      <w:del w:id="236" w:author="inacbg" w:date="2022-02-04T08:11:00Z">
        <w:r w:rsidRPr="00A40C64" w:rsidDel="00A40C64">
          <w:rPr>
            <w:b/>
            <w:bCs/>
            <w:rPrChange w:id="237" w:author="inacbg" w:date="2022-02-04T08:12:00Z">
              <w:rPr/>
            </w:rPrChange>
          </w:rPr>
          <w:delText>BELUM ADA JUDUL</w:delText>
        </w:r>
      </w:del>
    </w:p>
    <w:p w14:paraId="78C83EF9" w14:textId="769CFF89" w:rsidR="002236D7" w:rsidRPr="00A40C64" w:rsidDel="00A40C64" w:rsidRDefault="002236D7">
      <w:pPr>
        <w:jc w:val="center"/>
        <w:rPr>
          <w:del w:id="238" w:author="inacbg" w:date="2022-02-04T08:11:00Z"/>
          <w:b/>
          <w:bCs/>
          <w:rPrChange w:id="239" w:author="inacbg" w:date="2022-02-04T08:12:00Z">
            <w:rPr>
              <w:del w:id="240" w:author="inacbg" w:date="2022-02-04T08:11:00Z"/>
            </w:rPr>
          </w:rPrChange>
        </w:rPr>
        <w:pPrChange w:id="241" w:author="inacbg" w:date="2022-02-04T08:12:00Z">
          <w:pPr>
            <w:pStyle w:val="NormalIntro"/>
          </w:pPr>
        </w:pPrChange>
      </w:pPr>
    </w:p>
    <w:p w14:paraId="3524C14E" w14:textId="000421C3" w:rsidR="002236D7" w:rsidRPr="00A40C64" w:rsidDel="00A40C64" w:rsidRDefault="002236D7">
      <w:pPr>
        <w:jc w:val="center"/>
        <w:rPr>
          <w:del w:id="242" w:author="inacbg" w:date="2022-02-04T08:11:00Z"/>
          <w:b/>
          <w:bCs/>
          <w:rPrChange w:id="243" w:author="inacbg" w:date="2022-02-04T08:12:00Z">
            <w:rPr>
              <w:del w:id="244" w:author="inacbg" w:date="2022-02-04T08:11:00Z"/>
            </w:rPr>
          </w:rPrChange>
        </w:rPr>
        <w:pPrChange w:id="245" w:author="inacbg" w:date="2022-02-04T08:12:00Z">
          <w:pPr>
            <w:pStyle w:val="NormalIntro"/>
          </w:pPr>
        </w:pPrChange>
      </w:pPr>
    </w:p>
    <w:p w14:paraId="5E18A813" w14:textId="3EA378FC" w:rsidR="002236D7" w:rsidRPr="00764F79" w:rsidDel="00A40C64" w:rsidRDefault="002236D7">
      <w:pPr>
        <w:jc w:val="center"/>
        <w:rPr>
          <w:del w:id="246" w:author="inacbg" w:date="2022-02-04T08:11:00Z"/>
          <w:b/>
          <w:bCs/>
        </w:rPr>
        <w:pPrChange w:id="247" w:author="inacbg" w:date="2022-02-04T08:12:00Z">
          <w:pPr>
            <w:pStyle w:val="NormalIntro"/>
          </w:pPr>
        </w:pPrChange>
      </w:pPr>
      <w:del w:id="248" w:author="inacbg" w:date="2022-02-04T08:11:00Z">
        <w:r w:rsidRPr="00764F79" w:rsidDel="00A40C64">
          <w:rPr>
            <w:b/>
            <w:bCs/>
          </w:rPr>
          <w:delText>Telah berhasil dipertahankan di hadapan Dewan Penguji dan diterima sebagai bagian persyaratan yang diperlukan untuk memperoleh gelar Sarjana S.Kom pada program Studi Ilmu Komputer, Fakultas Ilmu Komputer</w:delText>
        </w:r>
      </w:del>
      <w:ins w:id="249" w:author="Husni Mubarok" w:date="2022-01-27T13:55:00Z">
        <w:del w:id="250" w:author="inacbg" w:date="2022-02-04T08:11:00Z">
          <w:r w:rsidR="001B109A" w:rsidRPr="00764F79" w:rsidDel="00A40C64">
            <w:rPr>
              <w:b/>
              <w:bCs/>
            </w:rPr>
            <w:delText>Fakultas Teknologi</w:delText>
          </w:r>
        </w:del>
      </w:ins>
      <w:del w:id="251" w:author="inacbg" w:date="2022-02-04T08:11:00Z">
        <w:r w:rsidRPr="00764F79" w:rsidDel="00A40C64">
          <w:rPr>
            <w:b/>
            <w:bCs/>
          </w:rPr>
          <w:delText xml:space="preserve">, </w:delText>
        </w:r>
      </w:del>
      <w:del w:id="252" w:author="inacbg" w:date="2022-02-04T08:10:00Z">
        <w:r w:rsidRPr="00764F79" w:rsidDel="006D5672">
          <w:rPr>
            <w:b/>
            <w:bCs/>
          </w:rPr>
          <w:delText>Universitas Indonesia</w:delText>
        </w:r>
      </w:del>
      <w:del w:id="253" w:author="inacbg" w:date="2022-02-04T08:11:00Z">
        <w:r w:rsidRPr="00764F79" w:rsidDel="00A40C64">
          <w:rPr>
            <w:b/>
            <w:bCs/>
          </w:rPr>
          <w:delText>.</w:delText>
        </w:r>
      </w:del>
    </w:p>
    <w:p w14:paraId="72F4B977" w14:textId="206532EA" w:rsidR="002236D7" w:rsidRPr="00764F79" w:rsidDel="00A40C64" w:rsidRDefault="002236D7">
      <w:pPr>
        <w:jc w:val="center"/>
        <w:rPr>
          <w:del w:id="254" w:author="inacbg" w:date="2022-02-04T08:11:00Z"/>
          <w:b/>
          <w:bCs/>
        </w:rPr>
        <w:pPrChange w:id="255" w:author="inacbg" w:date="2022-02-04T08:12:00Z">
          <w:pPr>
            <w:pStyle w:val="NormalIntro"/>
          </w:pPr>
        </w:pPrChange>
      </w:pPr>
    </w:p>
    <w:p w14:paraId="317BFEE5" w14:textId="655F0CE7" w:rsidR="002236D7" w:rsidRPr="00764F79" w:rsidDel="00A40C64" w:rsidRDefault="002236D7">
      <w:pPr>
        <w:jc w:val="center"/>
        <w:rPr>
          <w:del w:id="256" w:author="inacbg" w:date="2022-02-04T08:11:00Z"/>
          <w:b/>
          <w:bCs/>
        </w:rPr>
        <w:pPrChange w:id="257" w:author="inacbg" w:date="2022-02-04T08:12:00Z">
          <w:pPr>
            <w:pStyle w:val="NormalIntro"/>
          </w:pPr>
        </w:pPrChange>
      </w:pPr>
    </w:p>
    <w:p w14:paraId="7CEE69FC" w14:textId="419F47D8" w:rsidR="002236D7" w:rsidRPr="00764F79" w:rsidDel="00A40C64" w:rsidRDefault="002236D7">
      <w:pPr>
        <w:jc w:val="center"/>
        <w:rPr>
          <w:del w:id="258" w:author="inacbg" w:date="2022-02-04T08:11:00Z"/>
          <w:b/>
          <w:bCs/>
        </w:rPr>
        <w:pPrChange w:id="259" w:author="inacbg" w:date="2022-02-04T08:12:00Z">
          <w:pPr>
            <w:pStyle w:val="NormalIntro"/>
            <w:jc w:val="center"/>
          </w:pPr>
        </w:pPrChange>
      </w:pPr>
      <w:del w:id="260" w:author="inacbg" w:date="2022-02-04T08:11:00Z">
        <w:r w:rsidRPr="00764F79" w:rsidDel="00A40C64">
          <w:rPr>
            <w:b/>
            <w:bCs/>
          </w:rPr>
          <w:delText>DEWAN PENGUJI</w:delText>
        </w:r>
      </w:del>
    </w:p>
    <w:p w14:paraId="6164DDBC" w14:textId="1693F659" w:rsidR="002236D7" w:rsidRPr="00764F79" w:rsidDel="00A40C64" w:rsidRDefault="002236D7">
      <w:pPr>
        <w:jc w:val="center"/>
        <w:rPr>
          <w:del w:id="261" w:author="inacbg" w:date="2022-02-04T08:11:00Z"/>
          <w:b/>
          <w:bCs/>
        </w:rPr>
        <w:pPrChange w:id="262" w:author="inacbg" w:date="2022-02-04T08:12:00Z">
          <w:pPr>
            <w:pStyle w:val="NormalIntro"/>
          </w:pPr>
        </w:pPrChange>
      </w:pPr>
    </w:p>
    <w:p w14:paraId="759B526E" w14:textId="455E75BF" w:rsidR="002236D7" w:rsidRPr="00764F79" w:rsidDel="00A40C64" w:rsidRDefault="002236D7">
      <w:pPr>
        <w:jc w:val="center"/>
        <w:rPr>
          <w:del w:id="263" w:author="inacbg" w:date="2022-02-04T08:11:00Z"/>
          <w:b/>
          <w:bCs/>
        </w:rPr>
        <w:pPrChange w:id="264" w:author="inacbg" w:date="2022-02-04T08:12:00Z">
          <w:pPr>
            <w:pStyle w:val="NormalIntro"/>
          </w:pPr>
        </w:pPrChange>
      </w:pPr>
    </w:p>
    <w:p w14:paraId="62B63DB2" w14:textId="53D7E9D1" w:rsidR="002236D7" w:rsidRPr="00764F79" w:rsidDel="00A40C64" w:rsidRDefault="002236D7">
      <w:pPr>
        <w:jc w:val="center"/>
        <w:rPr>
          <w:del w:id="265" w:author="inacbg" w:date="2022-02-04T08:11:00Z"/>
          <w:b/>
          <w:bCs/>
        </w:rPr>
        <w:pPrChange w:id="266" w:author="inacbg" w:date="2022-02-04T08:12:00Z">
          <w:pPr>
            <w:pStyle w:val="NormalIntro"/>
          </w:pPr>
        </w:pPrChange>
      </w:pPr>
    </w:p>
    <w:p w14:paraId="0469B9B3" w14:textId="10B73CEC" w:rsidR="002236D7" w:rsidRPr="00A40C64" w:rsidDel="00A40C64" w:rsidRDefault="002236D7">
      <w:pPr>
        <w:jc w:val="center"/>
        <w:rPr>
          <w:del w:id="267" w:author="inacbg" w:date="2022-02-04T08:11:00Z"/>
          <w:b/>
          <w:bCs/>
          <w:rPrChange w:id="268" w:author="inacbg" w:date="2022-02-04T08:12:00Z">
            <w:rPr>
              <w:del w:id="269" w:author="inacbg" w:date="2022-02-04T08:11:00Z"/>
            </w:rPr>
          </w:rPrChange>
        </w:rPr>
        <w:pPrChange w:id="270" w:author="inacbg" w:date="2022-02-04T08:12:00Z">
          <w:pPr>
            <w:pStyle w:val="NormalIntro"/>
            <w:tabs>
              <w:tab w:val="left" w:pos="1530"/>
              <w:tab w:val="left" w:pos="6120"/>
            </w:tabs>
          </w:pPr>
        </w:pPrChange>
      </w:pPr>
      <w:del w:id="271" w:author="inacbg" w:date="2022-02-04T08:11:00Z">
        <w:r w:rsidRPr="00A40C64" w:rsidDel="00A40C64">
          <w:rPr>
            <w:b/>
            <w:bCs/>
            <w:rPrChange w:id="272" w:author="inacbg" w:date="2022-02-04T08:12:00Z">
              <w:rPr/>
            </w:rPrChange>
          </w:rPr>
          <w:delText xml:space="preserve">Pembimbing </w:delText>
        </w:r>
        <w:r w:rsidRPr="00A40C64" w:rsidDel="00A40C64">
          <w:rPr>
            <w:b/>
            <w:bCs/>
            <w:rPrChange w:id="273" w:author="inacbg" w:date="2022-02-04T08:12:00Z">
              <w:rPr/>
            </w:rPrChange>
          </w:rPr>
          <w:tab/>
          <w:delText>:</w:delText>
        </w:r>
        <w:r w:rsidR="00322C74" w:rsidRPr="00A40C64" w:rsidDel="00A40C64">
          <w:rPr>
            <w:b/>
            <w:bCs/>
            <w:rPrChange w:id="274" w:author="inacbg" w:date="2022-02-04T08:12:00Z">
              <w:rPr/>
            </w:rPrChange>
          </w:rPr>
          <w:tab/>
        </w:r>
        <w:r w:rsidR="005D1815" w:rsidRPr="00A40C64" w:rsidDel="00A40C64">
          <w:rPr>
            <w:b/>
            <w:bCs/>
            <w:rPrChange w:id="275" w:author="inacbg" w:date="2022-02-04T08:12:00Z">
              <w:rPr/>
            </w:rPrChange>
          </w:rPr>
          <w:delText>(…</w:delText>
        </w:r>
        <w:r w:rsidRPr="00A40C64" w:rsidDel="00A40C64">
          <w:rPr>
            <w:b/>
            <w:bCs/>
            <w:rPrChange w:id="276" w:author="inacbg" w:date="2022-02-04T08:12:00Z">
              <w:rPr/>
            </w:rPrChange>
          </w:rPr>
          <w:delText>…………</w:delText>
        </w:r>
        <w:r w:rsidR="005D1815" w:rsidRPr="00A40C64" w:rsidDel="00A40C64">
          <w:rPr>
            <w:b/>
            <w:bCs/>
            <w:rPrChange w:id="277" w:author="inacbg" w:date="2022-02-04T08:12:00Z">
              <w:rPr/>
            </w:rPrChange>
          </w:rPr>
          <w:delText>..)</w:delText>
        </w:r>
      </w:del>
    </w:p>
    <w:p w14:paraId="6705A7F2" w14:textId="60A8DAA9" w:rsidR="002236D7" w:rsidRPr="00A40C64" w:rsidDel="00A40C64" w:rsidRDefault="002236D7">
      <w:pPr>
        <w:jc w:val="center"/>
        <w:rPr>
          <w:del w:id="278" w:author="inacbg" w:date="2022-02-04T08:11:00Z"/>
          <w:b/>
          <w:bCs/>
          <w:rPrChange w:id="279" w:author="inacbg" w:date="2022-02-04T08:12:00Z">
            <w:rPr>
              <w:del w:id="280" w:author="inacbg" w:date="2022-02-04T08:11:00Z"/>
            </w:rPr>
          </w:rPrChange>
        </w:rPr>
        <w:pPrChange w:id="281" w:author="inacbg" w:date="2022-02-04T08:12:00Z">
          <w:pPr>
            <w:pStyle w:val="NormalIntro"/>
            <w:tabs>
              <w:tab w:val="left" w:pos="1530"/>
              <w:tab w:val="left" w:pos="6120"/>
            </w:tabs>
          </w:pPr>
        </w:pPrChange>
      </w:pPr>
    </w:p>
    <w:p w14:paraId="5F08D74A" w14:textId="48D976B0" w:rsidR="002236D7" w:rsidRPr="00A40C64" w:rsidDel="00A40C64" w:rsidRDefault="002236D7">
      <w:pPr>
        <w:jc w:val="center"/>
        <w:rPr>
          <w:del w:id="282" w:author="inacbg" w:date="2022-02-04T08:11:00Z"/>
          <w:b/>
          <w:bCs/>
          <w:rPrChange w:id="283" w:author="inacbg" w:date="2022-02-04T08:12:00Z">
            <w:rPr>
              <w:del w:id="284" w:author="inacbg" w:date="2022-02-04T08:11:00Z"/>
            </w:rPr>
          </w:rPrChange>
        </w:rPr>
        <w:pPrChange w:id="285" w:author="inacbg" w:date="2022-02-04T08:12:00Z">
          <w:pPr>
            <w:pStyle w:val="NormalIntro"/>
            <w:tabs>
              <w:tab w:val="left" w:pos="1530"/>
              <w:tab w:val="left" w:pos="6120"/>
            </w:tabs>
          </w:pPr>
        </w:pPrChange>
      </w:pPr>
    </w:p>
    <w:p w14:paraId="71380CB1" w14:textId="59AB09FD" w:rsidR="002236D7" w:rsidRPr="00A40C64" w:rsidDel="00A40C64" w:rsidRDefault="002236D7">
      <w:pPr>
        <w:jc w:val="center"/>
        <w:rPr>
          <w:del w:id="286" w:author="inacbg" w:date="2022-02-04T08:11:00Z"/>
          <w:b/>
          <w:bCs/>
          <w:rPrChange w:id="287" w:author="inacbg" w:date="2022-02-04T08:12:00Z">
            <w:rPr>
              <w:del w:id="288" w:author="inacbg" w:date="2022-02-04T08:11:00Z"/>
            </w:rPr>
          </w:rPrChange>
        </w:rPr>
        <w:pPrChange w:id="289" w:author="inacbg" w:date="2022-02-04T08:12:00Z">
          <w:pPr>
            <w:pStyle w:val="NormalIntro"/>
            <w:tabs>
              <w:tab w:val="left" w:pos="1530"/>
              <w:tab w:val="left" w:pos="6120"/>
            </w:tabs>
          </w:pPr>
        </w:pPrChange>
      </w:pPr>
    </w:p>
    <w:p w14:paraId="0E4BE833" w14:textId="7731C1C5" w:rsidR="002236D7" w:rsidRPr="00A40C64" w:rsidDel="00A40C64" w:rsidRDefault="002236D7">
      <w:pPr>
        <w:jc w:val="center"/>
        <w:rPr>
          <w:del w:id="290" w:author="inacbg" w:date="2022-02-04T08:11:00Z"/>
          <w:b/>
          <w:bCs/>
          <w:rPrChange w:id="291" w:author="inacbg" w:date="2022-02-04T08:12:00Z">
            <w:rPr>
              <w:del w:id="292" w:author="inacbg" w:date="2022-02-04T08:11:00Z"/>
            </w:rPr>
          </w:rPrChange>
        </w:rPr>
        <w:pPrChange w:id="293" w:author="inacbg" w:date="2022-02-04T08:12:00Z">
          <w:pPr>
            <w:pStyle w:val="NormalIntro"/>
            <w:tabs>
              <w:tab w:val="left" w:pos="1530"/>
              <w:tab w:val="left" w:pos="6120"/>
            </w:tabs>
          </w:pPr>
        </w:pPrChange>
      </w:pPr>
      <w:del w:id="294" w:author="inacbg" w:date="2022-02-04T08:11:00Z">
        <w:r w:rsidRPr="00A40C64" w:rsidDel="00A40C64">
          <w:rPr>
            <w:b/>
            <w:bCs/>
            <w:rPrChange w:id="295" w:author="inacbg" w:date="2022-02-04T08:12:00Z">
              <w:rPr/>
            </w:rPrChange>
          </w:rPr>
          <w:delText xml:space="preserve">Penguji </w:delText>
        </w:r>
        <w:r w:rsidRPr="00A40C64" w:rsidDel="00A40C64">
          <w:rPr>
            <w:b/>
            <w:bCs/>
            <w:rPrChange w:id="296" w:author="inacbg" w:date="2022-02-04T08:12:00Z">
              <w:rPr/>
            </w:rPrChange>
          </w:rPr>
          <w:tab/>
          <w:delText xml:space="preserve">: </w:delText>
        </w:r>
        <w:r w:rsidR="00322C74" w:rsidRPr="00A40C64" w:rsidDel="00A40C64">
          <w:rPr>
            <w:b/>
            <w:bCs/>
            <w:rPrChange w:id="297" w:author="inacbg" w:date="2022-02-04T08:12:00Z">
              <w:rPr/>
            </w:rPrChange>
          </w:rPr>
          <w:tab/>
        </w:r>
        <w:r w:rsidR="005D1815" w:rsidRPr="00A40C64" w:rsidDel="00A40C64">
          <w:rPr>
            <w:b/>
            <w:bCs/>
            <w:rPrChange w:id="298" w:author="inacbg" w:date="2022-02-04T08:12:00Z">
              <w:rPr/>
            </w:rPrChange>
          </w:rPr>
          <w:delText>(…</w:delText>
        </w:r>
        <w:r w:rsidRPr="00A40C64" w:rsidDel="00A40C64">
          <w:rPr>
            <w:b/>
            <w:bCs/>
            <w:rPrChange w:id="299" w:author="inacbg" w:date="2022-02-04T08:12:00Z">
              <w:rPr/>
            </w:rPrChange>
          </w:rPr>
          <w:delText>…………</w:delText>
        </w:r>
        <w:r w:rsidR="005D1815" w:rsidRPr="00A40C64" w:rsidDel="00A40C64">
          <w:rPr>
            <w:b/>
            <w:bCs/>
            <w:rPrChange w:id="300" w:author="inacbg" w:date="2022-02-04T08:12:00Z">
              <w:rPr/>
            </w:rPrChange>
          </w:rPr>
          <w:delText>..)</w:delText>
        </w:r>
      </w:del>
    </w:p>
    <w:p w14:paraId="1117B6C9" w14:textId="4AE3A611" w:rsidR="002236D7" w:rsidRPr="00A40C64" w:rsidDel="00A40C64" w:rsidRDefault="002236D7">
      <w:pPr>
        <w:jc w:val="center"/>
        <w:rPr>
          <w:del w:id="301" w:author="inacbg" w:date="2022-02-04T08:11:00Z"/>
          <w:b/>
          <w:bCs/>
          <w:rPrChange w:id="302" w:author="inacbg" w:date="2022-02-04T08:12:00Z">
            <w:rPr>
              <w:del w:id="303" w:author="inacbg" w:date="2022-02-04T08:11:00Z"/>
            </w:rPr>
          </w:rPrChange>
        </w:rPr>
        <w:pPrChange w:id="304" w:author="inacbg" w:date="2022-02-04T08:12:00Z">
          <w:pPr>
            <w:pStyle w:val="NormalIntro"/>
            <w:tabs>
              <w:tab w:val="left" w:pos="1530"/>
              <w:tab w:val="left" w:pos="6120"/>
            </w:tabs>
          </w:pPr>
        </w:pPrChange>
      </w:pPr>
    </w:p>
    <w:p w14:paraId="55CBF0B8" w14:textId="1A66ABA0" w:rsidR="002236D7" w:rsidRPr="00A40C64" w:rsidDel="00A40C64" w:rsidRDefault="002236D7">
      <w:pPr>
        <w:jc w:val="center"/>
        <w:rPr>
          <w:del w:id="305" w:author="inacbg" w:date="2022-02-04T08:11:00Z"/>
          <w:b/>
          <w:bCs/>
          <w:rPrChange w:id="306" w:author="inacbg" w:date="2022-02-04T08:12:00Z">
            <w:rPr>
              <w:del w:id="307" w:author="inacbg" w:date="2022-02-04T08:11:00Z"/>
            </w:rPr>
          </w:rPrChange>
        </w:rPr>
        <w:pPrChange w:id="308" w:author="inacbg" w:date="2022-02-04T08:12:00Z">
          <w:pPr>
            <w:pStyle w:val="NormalIntro"/>
            <w:tabs>
              <w:tab w:val="left" w:pos="1530"/>
              <w:tab w:val="left" w:pos="6120"/>
            </w:tabs>
          </w:pPr>
        </w:pPrChange>
      </w:pPr>
    </w:p>
    <w:p w14:paraId="0BDEA96D" w14:textId="6FD2DD9B" w:rsidR="002236D7" w:rsidRPr="00A40C64" w:rsidDel="00A40C64" w:rsidRDefault="002236D7">
      <w:pPr>
        <w:jc w:val="center"/>
        <w:rPr>
          <w:del w:id="309" w:author="inacbg" w:date="2022-02-04T08:11:00Z"/>
          <w:b/>
          <w:bCs/>
          <w:rPrChange w:id="310" w:author="inacbg" w:date="2022-02-04T08:12:00Z">
            <w:rPr>
              <w:del w:id="311" w:author="inacbg" w:date="2022-02-04T08:11:00Z"/>
            </w:rPr>
          </w:rPrChange>
        </w:rPr>
        <w:pPrChange w:id="312" w:author="inacbg" w:date="2022-02-04T08:12:00Z">
          <w:pPr>
            <w:pStyle w:val="NormalIntro"/>
            <w:tabs>
              <w:tab w:val="left" w:pos="1530"/>
              <w:tab w:val="left" w:pos="6120"/>
            </w:tabs>
          </w:pPr>
        </w:pPrChange>
      </w:pPr>
    </w:p>
    <w:p w14:paraId="78166142" w14:textId="7E8A35BD" w:rsidR="002236D7" w:rsidRPr="00A40C64" w:rsidDel="00A40C64" w:rsidRDefault="002236D7">
      <w:pPr>
        <w:jc w:val="center"/>
        <w:rPr>
          <w:del w:id="313" w:author="inacbg" w:date="2022-02-04T08:11:00Z"/>
          <w:b/>
          <w:bCs/>
          <w:rPrChange w:id="314" w:author="inacbg" w:date="2022-02-04T08:12:00Z">
            <w:rPr>
              <w:del w:id="315" w:author="inacbg" w:date="2022-02-04T08:11:00Z"/>
            </w:rPr>
          </w:rPrChange>
        </w:rPr>
        <w:pPrChange w:id="316" w:author="inacbg" w:date="2022-02-04T08:12:00Z">
          <w:pPr>
            <w:pStyle w:val="NormalIntro"/>
            <w:tabs>
              <w:tab w:val="left" w:pos="1530"/>
              <w:tab w:val="left" w:pos="6120"/>
            </w:tabs>
          </w:pPr>
        </w:pPrChange>
      </w:pPr>
      <w:del w:id="317" w:author="inacbg" w:date="2022-02-04T08:11:00Z">
        <w:r w:rsidRPr="00A40C64" w:rsidDel="00A40C64">
          <w:rPr>
            <w:b/>
            <w:bCs/>
            <w:rPrChange w:id="318" w:author="inacbg" w:date="2022-02-04T08:12:00Z">
              <w:rPr/>
            </w:rPrChange>
          </w:rPr>
          <w:delText xml:space="preserve">Penguji </w:delText>
        </w:r>
        <w:r w:rsidRPr="00A40C64" w:rsidDel="00A40C64">
          <w:rPr>
            <w:b/>
            <w:bCs/>
            <w:rPrChange w:id="319" w:author="inacbg" w:date="2022-02-04T08:12:00Z">
              <w:rPr/>
            </w:rPrChange>
          </w:rPr>
          <w:tab/>
          <w:delText>:</w:delText>
        </w:r>
        <w:r w:rsidR="00322C74" w:rsidRPr="00A40C64" w:rsidDel="00A40C64">
          <w:rPr>
            <w:b/>
            <w:bCs/>
            <w:rPrChange w:id="320" w:author="inacbg" w:date="2022-02-04T08:12:00Z">
              <w:rPr/>
            </w:rPrChange>
          </w:rPr>
          <w:tab/>
        </w:r>
        <w:r w:rsidR="005D1815" w:rsidRPr="00A40C64" w:rsidDel="00A40C64">
          <w:rPr>
            <w:b/>
            <w:bCs/>
            <w:rPrChange w:id="321" w:author="inacbg" w:date="2022-02-04T08:12:00Z">
              <w:rPr/>
            </w:rPrChange>
          </w:rPr>
          <w:delText>(…</w:delText>
        </w:r>
        <w:r w:rsidRPr="00A40C64" w:rsidDel="00A40C64">
          <w:rPr>
            <w:b/>
            <w:bCs/>
            <w:rPrChange w:id="322" w:author="inacbg" w:date="2022-02-04T08:12:00Z">
              <w:rPr/>
            </w:rPrChange>
          </w:rPr>
          <w:delText>…………</w:delText>
        </w:r>
        <w:r w:rsidR="005D1815" w:rsidRPr="00A40C64" w:rsidDel="00A40C64">
          <w:rPr>
            <w:b/>
            <w:bCs/>
            <w:rPrChange w:id="323" w:author="inacbg" w:date="2022-02-04T08:12:00Z">
              <w:rPr/>
            </w:rPrChange>
          </w:rPr>
          <w:delText>..)</w:delText>
        </w:r>
      </w:del>
    </w:p>
    <w:p w14:paraId="0D9E16B1" w14:textId="173C8016" w:rsidR="002236D7" w:rsidRPr="00A40C64" w:rsidDel="00A40C64" w:rsidRDefault="002236D7">
      <w:pPr>
        <w:jc w:val="center"/>
        <w:rPr>
          <w:del w:id="324" w:author="inacbg" w:date="2022-02-04T08:11:00Z"/>
          <w:b/>
          <w:bCs/>
          <w:rPrChange w:id="325" w:author="inacbg" w:date="2022-02-04T08:12:00Z">
            <w:rPr>
              <w:del w:id="326" w:author="inacbg" w:date="2022-02-04T08:11:00Z"/>
            </w:rPr>
          </w:rPrChange>
        </w:rPr>
        <w:pPrChange w:id="327" w:author="inacbg" w:date="2022-02-04T08:12:00Z">
          <w:pPr>
            <w:pStyle w:val="NormalIntro"/>
            <w:tabs>
              <w:tab w:val="left" w:pos="1530"/>
            </w:tabs>
          </w:pPr>
        </w:pPrChange>
      </w:pPr>
    </w:p>
    <w:p w14:paraId="04D94591" w14:textId="070A792E" w:rsidR="002236D7" w:rsidRPr="00A40C64" w:rsidDel="00A40C64" w:rsidRDefault="002236D7">
      <w:pPr>
        <w:jc w:val="center"/>
        <w:rPr>
          <w:del w:id="328" w:author="inacbg" w:date="2022-02-04T08:11:00Z"/>
          <w:b/>
          <w:bCs/>
          <w:rPrChange w:id="329" w:author="inacbg" w:date="2022-02-04T08:12:00Z">
            <w:rPr>
              <w:del w:id="330" w:author="inacbg" w:date="2022-02-04T08:11:00Z"/>
            </w:rPr>
          </w:rPrChange>
        </w:rPr>
        <w:pPrChange w:id="331" w:author="inacbg" w:date="2022-02-04T08:12:00Z">
          <w:pPr>
            <w:pStyle w:val="NormalIntro"/>
            <w:tabs>
              <w:tab w:val="left" w:pos="1530"/>
            </w:tabs>
          </w:pPr>
        </w:pPrChange>
      </w:pPr>
    </w:p>
    <w:p w14:paraId="1E4E872C" w14:textId="37D77B21" w:rsidR="002236D7" w:rsidRPr="00A40C64" w:rsidDel="00A40C64" w:rsidRDefault="002236D7">
      <w:pPr>
        <w:jc w:val="center"/>
        <w:rPr>
          <w:del w:id="332" w:author="inacbg" w:date="2022-02-04T08:11:00Z"/>
          <w:b/>
          <w:bCs/>
          <w:rPrChange w:id="333" w:author="inacbg" w:date="2022-02-04T08:12:00Z">
            <w:rPr>
              <w:del w:id="334" w:author="inacbg" w:date="2022-02-04T08:11:00Z"/>
            </w:rPr>
          </w:rPrChange>
        </w:rPr>
        <w:pPrChange w:id="335" w:author="inacbg" w:date="2022-02-04T08:12:00Z">
          <w:pPr>
            <w:pStyle w:val="NormalIntro"/>
            <w:tabs>
              <w:tab w:val="left" w:pos="1530"/>
            </w:tabs>
          </w:pPr>
        </w:pPrChange>
      </w:pPr>
    </w:p>
    <w:p w14:paraId="45A45F00" w14:textId="609B7B46" w:rsidR="002236D7" w:rsidRPr="00A40C64" w:rsidDel="00A40C64" w:rsidRDefault="002236D7">
      <w:pPr>
        <w:jc w:val="center"/>
        <w:rPr>
          <w:del w:id="336" w:author="inacbg" w:date="2022-02-04T08:11:00Z"/>
          <w:b/>
          <w:bCs/>
          <w:rPrChange w:id="337" w:author="inacbg" w:date="2022-02-04T08:12:00Z">
            <w:rPr>
              <w:del w:id="338" w:author="inacbg" w:date="2022-02-04T08:11:00Z"/>
            </w:rPr>
          </w:rPrChange>
        </w:rPr>
        <w:pPrChange w:id="339" w:author="inacbg" w:date="2022-02-04T08:12:00Z">
          <w:pPr>
            <w:pStyle w:val="NormalIntro"/>
            <w:tabs>
              <w:tab w:val="left" w:pos="1530"/>
            </w:tabs>
          </w:pPr>
        </w:pPrChange>
      </w:pPr>
    </w:p>
    <w:p w14:paraId="4DDD6FCC" w14:textId="1171A7C0" w:rsidR="002236D7" w:rsidRPr="00A40C64" w:rsidDel="00A40C64" w:rsidRDefault="002236D7">
      <w:pPr>
        <w:jc w:val="center"/>
        <w:rPr>
          <w:del w:id="340" w:author="inacbg" w:date="2022-02-04T08:11:00Z"/>
          <w:b/>
          <w:bCs/>
          <w:rPrChange w:id="341" w:author="inacbg" w:date="2022-02-04T08:12:00Z">
            <w:rPr>
              <w:del w:id="342" w:author="inacbg" w:date="2022-02-04T08:11:00Z"/>
            </w:rPr>
          </w:rPrChange>
        </w:rPr>
        <w:pPrChange w:id="343" w:author="inacbg" w:date="2022-02-04T08:12:00Z">
          <w:pPr>
            <w:pStyle w:val="NormalIntro"/>
            <w:tabs>
              <w:tab w:val="left" w:pos="1530"/>
            </w:tabs>
          </w:pPr>
        </w:pPrChange>
      </w:pPr>
      <w:del w:id="344" w:author="inacbg" w:date="2022-02-04T08:11:00Z">
        <w:r w:rsidRPr="00A40C64" w:rsidDel="00A40C64">
          <w:rPr>
            <w:b/>
            <w:bCs/>
            <w:rPrChange w:id="345" w:author="inacbg" w:date="2022-02-04T08:12:00Z">
              <w:rPr/>
            </w:rPrChange>
          </w:rPr>
          <w:delText>Ditetapkan di</w:delText>
        </w:r>
        <w:r w:rsidRPr="00A40C64" w:rsidDel="00A40C64">
          <w:rPr>
            <w:b/>
            <w:bCs/>
            <w:rPrChange w:id="346" w:author="inacbg" w:date="2022-02-04T08:12:00Z">
              <w:rPr/>
            </w:rPrChange>
          </w:rPr>
          <w:tab/>
          <w:delText>: Fakultas Ilmu Komputer</w:delText>
        </w:r>
      </w:del>
      <w:ins w:id="347" w:author="Husni Mubarok" w:date="2022-01-27T13:55:00Z">
        <w:del w:id="348" w:author="inacbg" w:date="2022-02-04T08:11:00Z">
          <w:r w:rsidR="001B109A" w:rsidRPr="00A40C64" w:rsidDel="00A40C64">
            <w:rPr>
              <w:b/>
              <w:bCs/>
              <w:rPrChange w:id="349" w:author="inacbg" w:date="2022-02-04T08:12:00Z">
                <w:rPr/>
              </w:rPrChange>
            </w:rPr>
            <w:delText>Fakultas Teknologi</w:delText>
          </w:r>
        </w:del>
      </w:ins>
    </w:p>
    <w:p w14:paraId="4316B50F" w14:textId="65FD16B3" w:rsidR="00322C74" w:rsidRPr="00A40C64" w:rsidDel="00A40C64" w:rsidRDefault="002236D7">
      <w:pPr>
        <w:jc w:val="center"/>
        <w:rPr>
          <w:del w:id="350" w:author="inacbg" w:date="2022-02-04T08:11:00Z"/>
          <w:b/>
          <w:bCs/>
          <w:lang w:val="id-ID"/>
          <w:rPrChange w:id="351" w:author="inacbg" w:date="2022-02-04T08:12:00Z">
            <w:rPr>
              <w:del w:id="352" w:author="inacbg" w:date="2022-02-04T08:11:00Z"/>
            </w:rPr>
          </w:rPrChange>
        </w:rPr>
        <w:pPrChange w:id="353" w:author="inacbg" w:date="2022-02-04T08:12:00Z">
          <w:pPr>
            <w:pStyle w:val="NormalIntro"/>
            <w:tabs>
              <w:tab w:val="left" w:pos="1530"/>
            </w:tabs>
          </w:pPr>
        </w:pPrChange>
      </w:pPr>
      <w:del w:id="354" w:author="inacbg" w:date="2022-02-04T08:11:00Z">
        <w:r w:rsidRPr="00A40C64" w:rsidDel="00A40C64">
          <w:rPr>
            <w:b/>
            <w:bCs/>
            <w:rPrChange w:id="355" w:author="inacbg" w:date="2022-02-04T08:12:00Z">
              <w:rPr/>
            </w:rPrChange>
          </w:rPr>
          <w:delText>Tanggal</w:delText>
        </w:r>
        <w:r w:rsidRPr="00A40C64" w:rsidDel="00A40C64">
          <w:rPr>
            <w:b/>
            <w:bCs/>
            <w:rPrChange w:id="356" w:author="inacbg" w:date="2022-02-04T08:12:00Z">
              <w:rPr/>
            </w:rPrChange>
          </w:rPr>
          <w:tab/>
          <w:delText>: 1 Juli 2011</w:delText>
        </w:r>
      </w:del>
      <w:ins w:id="357" w:author="Husni Mubarok" w:date="2022-01-27T13:56:00Z">
        <w:del w:id="358" w:author="inacbg" w:date="2022-02-04T08:11:00Z">
          <w:r w:rsidR="001B109A" w:rsidRPr="00A40C64" w:rsidDel="00A40C64">
            <w:rPr>
              <w:b/>
              <w:bCs/>
              <w:lang w:val="id-ID"/>
              <w:rPrChange w:id="359" w:author="inacbg" w:date="2022-02-04T08:12:00Z">
                <w:rPr>
                  <w:lang w:val="id-ID"/>
                </w:rPr>
              </w:rPrChange>
            </w:rPr>
            <w:delText>Januari 2022</w:delText>
          </w:r>
        </w:del>
      </w:ins>
    </w:p>
    <w:p w14:paraId="592CD305" w14:textId="6FA8A671" w:rsidR="00322C74" w:rsidRPr="00BC4DC9" w:rsidDel="00A40C64" w:rsidRDefault="00F76CF0">
      <w:pPr>
        <w:jc w:val="center"/>
        <w:rPr>
          <w:del w:id="360" w:author="inacbg" w:date="2022-02-04T08:11:00Z"/>
        </w:rPr>
        <w:pPrChange w:id="361" w:author="inacbg" w:date="2022-02-04T08:12:00Z">
          <w:pPr>
            <w:pStyle w:val="Heading1"/>
            <w:numPr>
              <w:numId w:val="0"/>
            </w:numPr>
          </w:pPr>
        </w:pPrChange>
      </w:pPr>
      <w:bookmarkStart w:id="362" w:name="_Toc292386332"/>
      <w:del w:id="363" w:author="inacbg" w:date="2022-02-04T08:11:00Z">
        <w:r w:rsidRPr="00A40C64" w:rsidDel="00A40C64">
          <w:rPr>
            <w:b/>
            <w:bCs/>
            <w:rPrChange w:id="364" w:author="inacbg" w:date="2022-02-04T08:12:00Z">
              <w:rPr>
                <w:b w:val="0"/>
                <w:bCs w:val="0"/>
                <w:caps w:val="0"/>
              </w:rPr>
            </w:rPrChange>
          </w:rPr>
          <w:delText>KATA PENGANTAR</w:delText>
        </w:r>
        <w:bookmarkEnd w:id="362"/>
      </w:del>
    </w:p>
    <w:p w14:paraId="27A8471A" w14:textId="4235DB68" w:rsidR="00A8652E" w:rsidRPr="00A40C64" w:rsidDel="00A40C64" w:rsidRDefault="00A8652E">
      <w:pPr>
        <w:jc w:val="center"/>
        <w:rPr>
          <w:del w:id="365" w:author="inacbg" w:date="2022-02-04T08:11:00Z"/>
          <w:b/>
          <w:bCs/>
          <w:rPrChange w:id="366" w:author="inacbg" w:date="2022-02-04T08:12:00Z">
            <w:rPr>
              <w:del w:id="367" w:author="inacbg" w:date="2022-02-04T08:11:00Z"/>
            </w:rPr>
          </w:rPrChange>
        </w:rPr>
        <w:pPrChange w:id="368" w:author="inacbg" w:date="2022-02-04T08:12:00Z">
          <w:pPr/>
        </w:pPrChange>
      </w:pPr>
      <w:del w:id="369" w:author="inacbg" w:date="2022-02-04T08:11:00Z">
        <w:r w:rsidRPr="00A40C64" w:rsidDel="00A40C64">
          <w:rPr>
            <w:b/>
            <w:bCs/>
            <w:rPrChange w:id="370" w:author="inacbg" w:date="2022-02-04T08:12:00Z">
              <w:rPr/>
            </w:rPrChange>
          </w:rPr>
          <w:delText>Lorem ipsum dolor sit amet, consectetur adipiscing elit. Nulla purus eros, eleifend ut congue mollis, mattis id justo. Nam malesuada, diam eget varius gravida, augue libero sagittis odio, at tristique enim nisi eu nibh. Integer sollicitudin cursus volutpat. Suspendisse tempus, metus quis scelerisque auctor, libero justo laoreet leo, ac iaculis augue turpis vel nibh. Praesent ultrices tincidunt arcu vel volutpat. Vestibulum ante ipsum primis in faucibus orci luctus et ultrices posuere cubilia Curae; Nulla placerat hendrerit lacus, in rhoncus elit ullamcorper eget. Nunc congue ullamcorper suscipit. Etiam quam mi, dignissim ac sodales in, rhoncus eget ipsum. Proin eu neque velit. Praesent eu neque at lorem eleifend vulputate vitae at augue. Nam malesuada ligula turpis. Ut et tellus in felis facilisis sodales in vel tortor.</w:delText>
        </w:r>
      </w:del>
    </w:p>
    <w:p w14:paraId="7DBC7394" w14:textId="79EF7F37" w:rsidR="00A8652E" w:rsidRPr="00A40C64" w:rsidDel="00A40C64" w:rsidRDefault="00A8652E">
      <w:pPr>
        <w:jc w:val="center"/>
        <w:rPr>
          <w:del w:id="371" w:author="inacbg" w:date="2022-02-04T08:11:00Z"/>
          <w:b/>
          <w:bCs/>
          <w:rPrChange w:id="372" w:author="inacbg" w:date="2022-02-04T08:12:00Z">
            <w:rPr>
              <w:del w:id="373" w:author="inacbg" w:date="2022-02-04T08:11:00Z"/>
            </w:rPr>
          </w:rPrChange>
        </w:rPr>
        <w:pPrChange w:id="374" w:author="inacbg" w:date="2022-02-04T08:12:00Z">
          <w:pPr/>
        </w:pPrChange>
      </w:pPr>
      <w:del w:id="375" w:author="inacbg" w:date="2022-02-04T08:11:00Z">
        <w:r w:rsidRPr="00A40C64" w:rsidDel="00A40C64">
          <w:rPr>
            <w:b/>
            <w:bCs/>
            <w:rPrChange w:id="376" w:author="inacbg" w:date="2022-02-04T08:12:00Z">
              <w:rPr/>
            </w:rPrChange>
          </w:rPr>
          <w:delText>Cras molestie imperdiet mi, non pharetra enim ornare a. Aenean volutpat convallis varius. Donec varius pretium volutpat. Morbi faucibus lorem eget tortor iaculis mollis. Morbi a libero et massa porttitor facilisis ac at tortor. In vehicula vulputate urna, ac pellentesque leo ultricies in. Aenean id lectus ut urna rutrum sagittis eget sed quam. Vivamus neque justo, blandit ut ultricies a, pharetra eu libero. Phasellus at nulla eget massa interdum gravida. Fusce nisi elit, commodo non fringilla at, sodales a felis. Maecenas neque odio, commodo euismod condimentum pellentesque, pretium vel nibh. Mauris et lectus metus. Sed accumsan risus ut purus porttitor mollis. Fusce blandit placerat augue, at tempus sapien pharetra non. Pellentesque ac felis purus. In lobortis faucibus tempor. Sed egestas, odio at luctus gravida, massa elit consequat diam, a ullamcorper metus libero pretium ipsum. Integer nunc massa, tempus eget gravida ac, aliquet quis lorem. Phasellus eu felis arcu, ut tristique nibh. Nulla lacus lorem, luctus tristique vulputate eget, gravida posuere neque.</w:delText>
        </w:r>
      </w:del>
    </w:p>
    <w:p w14:paraId="41AAEB61" w14:textId="3DDB52DE" w:rsidR="00A8652E" w:rsidRPr="00A40C64" w:rsidDel="00A40C64" w:rsidRDefault="00A8652E">
      <w:pPr>
        <w:jc w:val="center"/>
        <w:rPr>
          <w:del w:id="377" w:author="inacbg" w:date="2022-02-04T08:11:00Z"/>
          <w:b/>
          <w:bCs/>
          <w:rPrChange w:id="378" w:author="inacbg" w:date="2022-02-04T08:12:00Z">
            <w:rPr>
              <w:del w:id="379" w:author="inacbg" w:date="2022-02-04T08:11:00Z"/>
            </w:rPr>
          </w:rPrChange>
        </w:rPr>
        <w:pPrChange w:id="380" w:author="inacbg" w:date="2022-02-04T08:12:00Z">
          <w:pPr/>
        </w:pPrChange>
      </w:pPr>
      <w:del w:id="381" w:author="inacbg" w:date="2022-02-04T08:11:00Z">
        <w:r w:rsidRPr="00A40C64" w:rsidDel="00A40C64">
          <w:rPr>
            <w:b/>
            <w:bCs/>
            <w:rPrChange w:id="382" w:author="inacbg" w:date="2022-02-04T08:12:00Z">
              <w:rPr/>
            </w:rPrChange>
          </w:rPr>
          <w:delText>Duis at nisi eu diam tempus tincidunt sed id nunc. Curabitur eget mauris felis, id bibendum risus. Duis congue posuere quam, nec pulvinar justo venenatis hendrerit. Nullam et justo ac urna cursus interdum non ac quam. Etiam consectetur, sapien in tincidunt tristique, erat lacus ullamcorper urna, sit amet elementum diam nisi sit amet ante. Praesent quis sem ligula. Class aptent taciti sociosqu ad litora torquent per conubia nostra, per inceptos himenaeos. Donec id nisl ut ante adipiscing porttitor. Mauris vel velit velit. Vestibulum ante ipsum primis in faucibus orci luctus et ultrices posuere cubilia Curae; Donec neque lectus, fringilla id commodo ut, dictum quis nulla. Pellentesque habitant morbi tristique senectus et netus et malesuada fames ac turpis egestas. Sed aliquam diam in enim vulputate euismod. Proin tempor urna quis metus gravida rutrum. Sed lobortis nunc at urna malesuada id gravida est fermentum. Sed quis augue ante, dignissim vehicula neque. In hac habitasse platea dictumst. Donec a ligula nulla, a posuere velit. Nullam suscipit sodales turpis dignissim pharetra. Donec vel lacus ipsum.</w:delText>
        </w:r>
      </w:del>
    </w:p>
    <w:p w14:paraId="5514B065" w14:textId="3EA99ACD" w:rsidR="00A8652E" w:rsidRPr="00A40C64" w:rsidDel="00A40C64" w:rsidRDefault="00A8652E">
      <w:pPr>
        <w:jc w:val="center"/>
        <w:rPr>
          <w:del w:id="383" w:author="inacbg" w:date="2022-02-04T08:11:00Z"/>
          <w:b/>
          <w:bCs/>
          <w:rPrChange w:id="384" w:author="inacbg" w:date="2022-02-04T08:12:00Z">
            <w:rPr>
              <w:del w:id="385" w:author="inacbg" w:date="2022-02-04T08:11:00Z"/>
            </w:rPr>
          </w:rPrChange>
        </w:rPr>
        <w:pPrChange w:id="386" w:author="inacbg" w:date="2022-02-04T08:12:00Z">
          <w:pPr/>
        </w:pPrChange>
      </w:pPr>
      <w:del w:id="387" w:author="inacbg" w:date="2022-02-04T08:11:00Z">
        <w:r w:rsidRPr="00A40C64" w:rsidDel="00A40C64">
          <w:rPr>
            <w:b/>
            <w:bCs/>
            <w:rPrChange w:id="388" w:author="inacbg" w:date="2022-02-04T08:12:00Z">
              <w:rPr/>
            </w:rPrChange>
          </w:rPr>
          <w:delText>Praesent dapibus justo vitae elit placerat sit amet ultrices ante venenatis. Cras tristique egestas libero at varius. Sed erat enim, elementum a tristique ac, egestas eu risus. In vel mi diam, mollis tempor orci. Vestibulum vel justo eu magna adipiscing ullamcorper nec vel tellus. Cras scelerisque massa sed sapien elementum sollicitudin vitae eget nisi. Mauris eget neque sed erat scelerisque viverra. Ut non nunc leo. Cras varius sapien id mauris aliquet a mollis velit accumsan. Duis vehicula fringilla risus, nec mattis purus bibendum vel. Sed dui urna, imperdiet vitae sodales at, fermentum in magna. Mauris fringilla urna vel turpis congue malesuada facilisis libero tempor. Aliquam id eros eu odio imperdiet dignissim ut et ligula. Ut adipiscing iaculis elit, at posuere enim rhoncus vel. Lorem ipsum dolor sit amet, consectetur adipiscing elit. Donec pharetra nunc vel massa viverra ac accumsan lorem tempor. Praesent nec risus ipsum, nec commodo mi. Curabitur lectus mauris, elementum congue accumsan quis, lacinia sed leo. Praesent et elit id odio vulputate molestie commodo pellentesque libero. Sed congue elit et lorem ullamcorper et fermentum magna ultricies.</w:delText>
        </w:r>
      </w:del>
    </w:p>
    <w:p w14:paraId="15BFE976" w14:textId="3A06CDF5" w:rsidR="00A5265A" w:rsidRPr="00A40C64" w:rsidDel="00A40C64" w:rsidRDefault="00A5265A">
      <w:pPr>
        <w:jc w:val="center"/>
        <w:rPr>
          <w:del w:id="389" w:author="inacbg" w:date="2022-02-04T08:11:00Z"/>
          <w:b/>
          <w:bCs/>
          <w:lang w:val="id-ID"/>
          <w:rPrChange w:id="390" w:author="inacbg" w:date="2022-02-04T08:12:00Z">
            <w:rPr>
              <w:del w:id="391" w:author="inacbg" w:date="2022-02-04T08:11:00Z"/>
            </w:rPr>
          </w:rPrChange>
        </w:rPr>
        <w:pPrChange w:id="392" w:author="inacbg" w:date="2022-02-04T08:12:00Z">
          <w:pPr>
            <w:jc w:val="right"/>
          </w:pPr>
        </w:pPrChange>
      </w:pPr>
      <w:del w:id="393" w:author="inacbg" w:date="2022-02-04T08:11:00Z">
        <w:r w:rsidRPr="00A40C64" w:rsidDel="00A40C64">
          <w:rPr>
            <w:b/>
            <w:bCs/>
            <w:rPrChange w:id="394" w:author="inacbg" w:date="2022-02-04T08:12:00Z">
              <w:rPr/>
            </w:rPrChange>
          </w:rPr>
          <w:delText>Jakarta, 18 Juni 2010</w:delText>
        </w:r>
      </w:del>
      <w:ins w:id="395" w:author="Husni Mubarok" w:date="2022-01-27T13:57:00Z">
        <w:del w:id="396" w:author="inacbg" w:date="2022-02-04T08:11:00Z">
          <w:r w:rsidR="009F68C8" w:rsidRPr="00A40C64" w:rsidDel="00A40C64">
            <w:rPr>
              <w:b/>
              <w:bCs/>
              <w:lang w:val="id-ID"/>
              <w:rPrChange w:id="397" w:author="inacbg" w:date="2022-02-04T08:12:00Z">
                <w:rPr>
                  <w:lang w:val="id-ID"/>
                </w:rPr>
              </w:rPrChange>
            </w:rPr>
            <w:delText>27 Januari 2022</w:delText>
          </w:r>
        </w:del>
      </w:ins>
    </w:p>
    <w:p w14:paraId="7E6C1461" w14:textId="3217FA69" w:rsidR="00B642C6" w:rsidRPr="00A40C64" w:rsidDel="00A40C64" w:rsidRDefault="00B642C6">
      <w:pPr>
        <w:jc w:val="center"/>
        <w:rPr>
          <w:del w:id="398" w:author="inacbg" w:date="2022-02-04T08:11:00Z"/>
          <w:b/>
          <w:bCs/>
          <w:rPrChange w:id="399" w:author="inacbg" w:date="2022-02-04T08:12:00Z">
            <w:rPr>
              <w:del w:id="400" w:author="inacbg" w:date="2022-02-04T08:11:00Z"/>
            </w:rPr>
          </w:rPrChange>
        </w:rPr>
        <w:pPrChange w:id="401" w:author="inacbg" w:date="2022-02-04T08:12:00Z">
          <w:pPr>
            <w:jc w:val="right"/>
          </w:pPr>
        </w:pPrChange>
      </w:pPr>
    </w:p>
    <w:p w14:paraId="1356B624" w14:textId="5CEE4FC8" w:rsidR="00B642C6" w:rsidRPr="00A40C64" w:rsidDel="00A40C64" w:rsidRDefault="00B642C6">
      <w:pPr>
        <w:jc w:val="center"/>
        <w:rPr>
          <w:del w:id="402" w:author="inacbg" w:date="2022-02-04T08:11:00Z"/>
          <w:b/>
          <w:bCs/>
          <w:rPrChange w:id="403" w:author="inacbg" w:date="2022-02-04T08:12:00Z">
            <w:rPr>
              <w:del w:id="404" w:author="inacbg" w:date="2022-02-04T08:11:00Z"/>
            </w:rPr>
          </w:rPrChange>
        </w:rPr>
        <w:pPrChange w:id="405" w:author="inacbg" w:date="2022-02-04T08:12:00Z">
          <w:pPr>
            <w:jc w:val="right"/>
          </w:pPr>
        </w:pPrChange>
      </w:pPr>
    </w:p>
    <w:p w14:paraId="009641F2" w14:textId="437CF207" w:rsidR="00A5265A" w:rsidRPr="00A40C64" w:rsidDel="00A40C64" w:rsidRDefault="001B109A">
      <w:pPr>
        <w:jc w:val="center"/>
        <w:rPr>
          <w:del w:id="406" w:author="inacbg" w:date="2022-02-04T08:11:00Z"/>
          <w:b/>
          <w:bCs/>
          <w:rPrChange w:id="407" w:author="inacbg" w:date="2022-02-04T08:12:00Z">
            <w:rPr>
              <w:del w:id="408" w:author="inacbg" w:date="2022-02-04T08:11:00Z"/>
            </w:rPr>
          </w:rPrChange>
        </w:rPr>
        <w:pPrChange w:id="409" w:author="inacbg" w:date="2022-02-04T08:12:00Z">
          <w:pPr>
            <w:jc w:val="right"/>
          </w:pPr>
        </w:pPrChange>
      </w:pPr>
      <w:ins w:id="410" w:author="Husni Mubarok" w:date="2022-01-27T13:57:00Z">
        <w:del w:id="411" w:author="inacbg" w:date="2022-02-04T08:11:00Z">
          <w:r w:rsidRPr="00764F79" w:rsidDel="00A40C64">
            <w:rPr>
              <w:b/>
              <w:bCs/>
              <w:lang w:val="id-ID"/>
            </w:rPr>
            <w:delText>Husni Mubarok</w:delText>
          </w:r>
        </w:del>
      </w:ins>
      <w:del w:id="412" w:author="inacbg" w:date="2022-02-04T08:11:00Z">
        <w:r w:rsidR="00A8652E" w:rsidRPr="00A40C64" w:rsidDel="00A40C64">
          <w:rPr>
            <w:b/>
            <w:bCs/>
            <w:rPrChange w:id="413" w:author="inacbg" w:date="2022-02-04T08:12:00Z">
              <w:rPr/>
            </w:rPrChange>
          </w:rPr>
          <w:delText>[NAMA]</w:delText>
        </w:r>
      </w:del>
    </w:p>
    <w:p w14:paraId="1F6CA39A" w14:textId="7F3161FA" w:rsidR="00A5265A" w:rsidRPr="00BC4DC9" w:rsidDel="00A40C64" w:rsidRDefault="00A5265A">
      <w:pPr>
        <w:jc w:val="center"/>
        <w:rPr>
          <w:del w:id="414" w:author="inacbg" w:date="2022-02-04T08:11:00Z"/>
        </w:rPr>
        <w:pPrChange w:id="415" w:author="inacbg" w:date="2022-02-04T08:12:00Z">
          <w:pPr>
            <w:pStyle w:val="Heading1"/>
            <w:numPr>
              <w:numId w:val="0"/>
            </w:numPr>
          </w:pPr>
        </w:pPrChange>
      </w:pPr>
      <w:bookmarkStart w:id="416" w:name="_Toc292386333"/>
      <w:del w:id="417" w:author="inacbg" w:date="2022-02-04T08:11:00Z">
        <w:r w:rsidRPr="00A40C64" w:rsidDel="00A40C64">
          <w:rPr>
            <w:b/>
            <w:bCs/>
            <w:rPrChange w:id="418" w:author="inacbg" w:date="2022-02-04T08:12:00Z">
              <w:rPr>
                <w:b w:val="0"/>
                <w:bCs w:val="0"/>
                <w:caps w:val="0"/>
              </w:rPr>
            </w:rPrChange>
          </w:rPr>
          <w:delText xml:space="preserve">HALAMAN PERNYATAAN PERSETUJUAN PUBLIKASI KARYA </w:delText>
        </w:r>
        <w:r w:rsidR="00221BB0" w:rsidRPr="00A40C64" w:rsidDel="00A40C64">
          <w:rPr>
            <w:b/>
            <w:bCs/>
            <w:rPrChange w:id="419" w:author="inacbg" w:date="2022-02-04T08:12:00Z">
              <w:rPr>
                <w:b w:val="0"/>
                <w:bCs w:val="0"/>
                <w:caps w:val="0"/>
              </w:rPr>
            </w:rPrChange>
          </w:rPr>
          <w:br/>
        </w:r>
        <w:r w:rsidRPr="00A40C64" w:rsidDel="00A40C64">
          <w:rPr>
            <w:b/>
            <w:bCs/>
            <w:rPrChange w:id="420" w:author="inacbg" w:date="2022-02-04T08:12:00Z">
              <w:rPr>
                <w:b w:val="0"/>
                <w:bCs w:val="0"/>
                <w:caps w:val="0"/>
              </w:rPr>
            </w:rPrChange>
          </w:rPr>
          <w:delText>ILMIAH UNTUK KEPENTINGAN AKADEMIS</w:delText>
        </w:r>
        <w:bookmarkEnd w:id="416"/>
      </w:del>
    </w:p>
    <w:p w14:paraId="25CD17C0" w14:textId="76C9D9E8" w:rsidR="00221BB0" w:rsidRPr="00A40C64" w:rsidDel="00A40C64" w:rsidRDefault="00221BB0">
      <w:pPr>
        <w:jc w:val="center"/>
        <w:rPr>
          <w:del w:id="421" w:author="inacbg" w:date="2022-02-04T08:11:00Z"/>
          <w:b/>
          <w:bCs/>
          <w:rPrChange w:id="422" w:author="inacbg" w:date="2022-02-04T08:12:00Z">
            <w:rPr>
              <w:del w:id="423" w:author="inacbg" w:date="2022-02-04T08:11:00Z"/>
            </w:rPr>
          </w:rPrChange>
        </w:rPr>
        <w:pPrChange w:id="424" w:author="inacbg" w:date="2022-02-04T08:12:00Z">
          <w:pPr>
            <w:pStyle w:val="NormalIntro"/>
          </w:pPr>
        </w:pPrChange>
      </w:pPr>
      <w:del w:id="425" w:author="inacbg" w:date="2022-02-04T08:11:00Z">
        <w:r w:rsidRPr="00A40C64" w:rsidDel="00A40C64">
          <w:rPr>
            <w:b/>
            <w:bCs/>
            <w:rPrChange w:id="426" w:author="inacbg" w:date="2022-02-04T08:12:00Z">
              <w:rPr/>
            </w:rPrChange>
          </w:rPr>
          <w:delText xml:space="preserve">Sebagai sivitas akademik </w:delText>
        </w:r>
      </w:del>
      <w:del w:id="427" w:author="inacbg" w:date="2022-02-04T08:10:00Z">
        <w:r w:rsidRPr="00A40C64" w:rsidDel="006D5672">
          <w:rPr>
            <w:b/>
            <w:bCs/>
            <w:rPrChange w:id="428" w:author="inacbg" w:date="2022-02-04T08:12:00Z">
              <w:rPr/>
            </w:rPrChange>
          </w:rPr>
          <w:delText>Universitas Indonesia</w:delText>
        </w:r>
      </w:del>
      <w:del w:id="429" w:author="inacbg" w:date="2022-02-04T08:11:00Z">
        <w:r w:rsidRPr="00A40C64" w:rsidDel="00A40C64">
          <w:rPr>
            <w:b/>
            <w:bCs/>
            <w:rPrChange w:id="430" w:author="inacbg" w:date="2022-02-04T08:12:00Z">
              <w:rPr/>
            </w:rPrChange>
          </w:rPr>
          <w:delText>, saya yang bertandatangan di bawah ini:</w:delText>
        </w:r>
      </w:del>
    </w:p>
    <w:p w14:paraId="4814E6B2" w14:textId="38B98627" w:rsidR="00221BB0" w:rsidRPr="00A40C64" w:rsidDel="00A40C64" w:rsidRDefault="00221BB0">
      <w:pPr>
        <w:jc w:val="center"/>
        <w:rPr>
          <w:del w:id="431" w:author="inacbg" w:date="2022-02-04T08:11:00Z"/>
          <w:b/>
          <w:bCs/>
          <w:rPrChange w:id="432" w:author="inacbg" w:date="2022-02-04T08:12:00Z">
            <w:rPr>
              <w:del w:id="433" w:author="inacbg" w:date="2022-02-04T08:11:00Z"/>
            </w:rPr>
          </w:rPrChange>
        </w:rPr>
        <w:pPrChange w:id="434" w:author="inacbg" w:date="2022-02-04T08:12:00Z">
          <w:pPr>
            <w:pStyle w:val="NormalIntro"/>
          </w:pPr>
        </w:pPrChange>
      </w:pPr>
    </w:p>
    <w:p w14:paraId="64E316DD" w14:textId="79BE1998" w:rsidR="00221BB0" w:rsidRPr="00A40C64" w:rsidDel="00A40C64" w:rsidRDefault="00221BB0">
      <w:pPr>
        <w:jc w:val="center"/>
        <w:rPr>
          <w:del w:id="435" w:author="inacbg" w:date="2022-02-04T08:11:00Z"/>
          <w:b/>
          <w:bCs/>
          <w:rPrChange w:id="436" w:author="inacbg" w:date="2022-02-04T08:12:00Z">
            <w:rPr>
              <w:del w:id="437" w:author="inacbg" w:date="2022-02-04T08:11:00Z"/>
            </w:rPr>
          </w:rPrChange>
        </w:rPr>
        <w:pPrChange w:id="438" w:author="inacbg" w:date="2022-02-04T08:12:00Z">
          <w:pPr>
            <w:pStyle w:val="NormalIntro"/>
            <w:tabs>
              <w:tab w:val="left" w:pos="1710"/>
            </w:tabs>
            <w:jc w:val="left"/>
          </w:pPr>
        </w:pPrChange>
      </w:pPr>
      <w:del w:id="439" w:author="inacbg" w:date="2022-02-04T08:11:00Z">
        <w:r w:rsidRPr="00A40C64" w:rsidDel="00A40C64">
          <w:rPr>
            <w:b/>
            <w:bCs/>
            <w:rPrChange w:id="440" w:author="inacbg" w:date="2022-02-04T08:12:00Z">
              <w:rPr/>
            </w:rPrChange>
          </w:rPr>
          <w:delText xml:space="preserve">Nama </w:delText>
        </w:r>
        <w:r w:rsidRPr="00A40C64" w:rsidDel="00A40C64">
          <w:rPr>
            <w:b/>
            <w:bCs/>
            <w:rPrChange w:id="441" w:author="inacbg" w:date="2022-02-04T08:12:00Z">
              <w:rPr/>
            </w:rPrChange>
          </w:rPr>
          <w:tab/>
          <w:delText xml:space="preserve">: </w:delText>
        </w:r>
        <w:r w:rsidR="009F36AB" w:rsidRPr="00A40C64" w:rsidDel="00A40C64">
          <w:rPr>
            <w:b/>
            <w:bCs/>
            <w:rPrChange w:id="442" w:author="inacbg" w:date="2022-02-04T08:12:00Z">
              <w:rPr/>
            </w:rPrChange>
          </w:rPr>
          <w:delText>[NAMA]</w:delText>
        </w:r>
      </w:del>
      <w:ins w:id="443" w:author="Husni Mubarok" w:date="2022-01-27T13:57:00Z">
        <w:del w:id="444" w:author="inacbg" w:date="2022-02-04T08:11:00Z">
          <w:r w:rsidR="009F68C8" w:rsidRPr="00A40C64" w:rsidDel="00A40C64">
            <w:rPr>
              <w:b/>
              <w:bCs/>
              <w:lang w:val="id-ID"/>
              <w:rPrChange w:id="445" w:author="inacbg" w:date="2022-02-04T08:12:00Z">
                <w:rPr>
                  <w:lang w:val="id-ID"/>
                </w:rPr>
              </w:rPrChange>
            </w:rPr>
            <w:delText>Husni Mubarok</w:delText>
          </w:r>
        </w:del>
      </w:ins>
      <w:del w:id="446" w:author="inacbg" w:date="2022-02-04T08:11:00Z">
        <w:r w:rsidRPr="00A40C64" w:rsidDel="00A40C64">
          <w:rPr>
            <w:b/>
            <w:bCs/>
            <w:rPrChange w:id="447" w:author="inacbg" w:date="2022-02-04T08:12:00Z">
              <w:rPr/>
            </w:rPrChange>
          </w:rPr>
          <w:br/>
          <w:delText xml:space="preserve">NPM </w:delText>
        </w:r>
        <w:r w:rsidRPr="00A40C64" w:rsidDel="00A40C64">
          <w:rPr>
            <w:b/>
            <w:bCs/>
            <w:rPrChange w:id="448" w:author="inacbg" w:date="2022-02-04T08:12:00Z">
              <w:rPr/>
            </w:rPrChange>
          </w:rPr>
          <w:tab/>
          <w:delText xml:space="preserve">: </w:delText>
        </w:r>
        <w:r w:rsidR="009F36AB" w:rsidRPr="00A40C64" w:rsidDel="00A40C64">
          <w:rPr>
            <w:b/>
            <w:bCs/>
            <w:rPrChange w:id="449" w:author="inacbg" w:date="2022-02-04T08:12:00Z">
              <w:rPr/>
            </w:rPrChange>
          </w:rPr>
          <w:delText>[NPM]</w:delText>
        </w:r>
      </w:del>
      <w:ins w:id="450" w:author="Husni Mubarok" w:date="2022-01-27T13:57:00Z">
        <w:del w:id="451" w:author="inacbg" w:date="2022-02-04T08:11:00Z">
          <w:r w:rsidR="009F68C8" w:rsidRPr="00A40C64" w:rsidDel="00A40C64">
            <w:rPr>
              <w:b/>
              <w:bCs/>
              <w:lang w:val="id-ID"/>
              <w:rPrChange w:id="452" w:author="inacbg" w:date="2022-02-04T08:12:00Z">
                <w:rPr>
                  <w:lang w:val="id-ID"/>
                </w:rPr>
              </w:rPrChange>
            </w:rPr>
            <w:delText>201222001</w:delText>
          </w:r>
        </w:del>
      </w:ins>
      <w:del w:id="453" w:author="inacbg" w:date="2022-02-04T08:11:00Z">
        <w:r w:rsidRPr="00A40C64" w:rsidDel="00A40C64">
          <w:rPr>
            <w:b/>
            <w:bCs/>
            <w:rPrChange w:id="454" w:author="inacbg" w:date="2022-02-04T08:12:00Z">
              <w:rPr/>
            </w:rPrChange>
          </w:rPr>
          <w:br/>
          <w:delText xml:space="preserve">Program Studi </w:delText>
        </w:r>
        <w:r w:rsidRPr="00A40C64" w:rsidDel="00A40C64">
          <w:rPr>
            <w:b/>
            <w:bCs/>
            <w:rPrChange w:id="455" w:author="inacbg" w:date="2022-02-04T08:12:00Z">
              <w:rPr/>
            </w:rPrChange>
          </w:rPr>
          <w:tab/>
          <w:delText>: Ilmu Komputer</w:delText>
        </w:r>
      </w:del>
      <w:ins w:id="456" w:author="Husni Mubarok" w:date="2022-01-27T13:57:00Z">
        <w:del w:id="457" w:author="inacbg" w:date="2022-02-04T08:11:00Z">
          <w:r w:rsidR="009F68C8" w:rsidRPr="00A40C64" w:rsidDel="00A40C64">
            <w:rPr>
              <w:b/>
              <w:bCs/>
              <w:lang w:val="id-ID"/>
              <w:rPrChange w:id="458" w:author="inacbg" w:date="2022-02-04T08:12:00Z">
                <w:rPr>
                  <w:lang w:val="id-ID"/>
                </w:rPr>
              </w:rPrChange>
            </w:rPr>
            <w:delText>Teknik Informatika</w:delText>
          </w:r>
        </w:del>
      </w:ins>
      <w:del w:id="459" w:author="inacbg" w:date="2022-02-04T08:11:00Z">
        <w:r w:rsidRPr="00A40C64" w:rsidDel="00A40C64">
          <w:rPr>
            <w:b/>
            <w:bCs/>
            <w:rPrChange w:id="460" w:author="inacbg" w:date="2022-02-04T08:12:00Z">
              <w:rPr/>
            </w:rPrChange>
          </w:rPr>
          <w:br/>
          <w:delText xml:space="preserve">Fakultas </w:delText>
        </w:r>
        <w:r w:rsidRPr="00A40C64" w:rsidDel="00A40C64">
          <w:rPr>
            <w:b/>
            <w:bCs/>
            <w:rPrChange w:id="461" w:author="inacbg" w:date="2022-02-04T08:12:00Z">
              <w:rPr/>
            </w:rPrChange>
          </w:rPr>
          <w:tab/>
          <w:delText>: Ilmu Komputer</w:delText>
        </w:r>
      </w:del>
      <w:ins w:id="462" w:author="Husni Mubarok" w:date="2022-01-27T13:57:00Z">
        <w:del w:id="463" w:author="inacbg" w:date="2022-02-04T08:11:00Z">
          <w:r w:rsidR="009F68C8" w:rsidRPr="00A40C64" w:rsidDel="00A40C64">
            <w:rPr>
              <w:b/>
              <w:bCs/>
              <w:lang w:val="id-ID"/>
              <w:rPrChange w:id="464" w:author="inacbg" w:date="2022-02-04T08:12:00Z">
                <w:rPr>
                  <w:lang w:val="id-ID"/>
                </w:rPr>
              </w:rPrChange>
            </w:rPr>
            <w:delText>Teknologi</w:delText>
          </w:r>
        </w:del>
      </w:ins>
      <w:del w:id="465" w:author="inacbg" w:date="2022-02-04T08:11:00Z">
        <w:r w:rsidRPr="00A40C64" w:rsidDel="00A40C64">
          <w:rPr>
            <w:b/>
            <w:bCs/>
            <w:rPrChange w:id="466" w:author="inacbg" w:date="2022-02-04T08:12:00Z">
              <w:rPr/>
            </w:rPrChange>
          </w:rPr>
          <w:br/>
          <w:delText xml:space="preserve">Jenis Karya </w:delText>
        </w:r>
        <w:r w:rsidRPr="00A40C64" w:rsidDel="00A40C64">
          <w:rPr>
            <w:b/>
            <w:bCs/>
            <w:rPrChange w:id="467" w:author="inacbg" w:date="2022-02-04T08:12:00Z">
              <w:rPr/>
            </w:rPrChange>
          </w:rPr>
          <w:tab/>
          <w:delText>: Skripsi</w:delText>
        </w:r>
      </w:del>
      <w:ins w:id="468" w:author="Husni Mubarok" w:date="2022-01-27T13:55:00Z">
        <w:del w:id="469" w:author="inacbg" w:date="2022-02-04T08:11:00Z">
          <w:r w:rsidR="001B109A" w:rsidRPr="00A40C64" w:rsidDel="00A40C64">
            <w:rPr>
              <w:b/>
              <w:bCs/>
              <w:rPrChange w:id="470" w:author="inacbg" w:date="2022-02-04T08:12:00Z">
                <w:rPr/>
              </w:rPrChange>
            </w:rPr>
            <w:delText>Tugas akhir</w:delText>
          </w:r>
        </w:del>
      </w:ins>
    </w:p>
    <w:p w14:paraId="76F0F67F" w14:textId="0CE8DD8C" w:rsidR="00221BB0" w:rsidRPr="00A40C64" w:rsidDel="00A40C64" w:rsidRDefault="00221BB0">
      <w:pPr>
        <w:jc w:val="center"/>
        <w:rPr>
          <w:del w:id="471" w:author="inacbg" w:date="2022-02-04T08:11:00Z"/>
          <w:b/>
          <w:bCs/>
          <w:rPrChange w:id="472" w:author="inacbg" w:date="2022-02-04T08:12:00Z">
            <w:rPr>
              <w:del w:id="473" w:author="inacbg" w:date="2022-02-04T08:11:00Z"/>
            </w:rPr>
          </w:rPrChange>
        </w:rPr>
        <w:pPrChange w:id="474" w:author="inacbg" w:date="2022-02-04T08:12:00Z">
          <w:pPr>
            <w:pStyle w:val="NormalIntro"/>
            <w:jc w:val="left"/>
          </w:pPr>
        </w:pPrChange>
      </w:pPr>
    </w:p>
    <w:p w14:paraId="152D5AA7" w14:textId="257E78F0" w:rsidR="00221BB0" w:rsidRPr="00A40C64" w:rsidDel="00A40C64" w:rsidRDefault="00221BB0">
      <w:pPr>
        <w:jc w:val="center"/>
        <w:rPr>
          <w:del w:id="475" w:author="inacbg" w:date="2022-02-04T08:11:00Z"/>
          <w:b/>
          <w:bCs/>
          <w:rPrChange w:id="476" w:author="inacbg" w:date="2022-02-04T08:12:00Z">
            <w:rPr>
              <w:del w:id="477" w:author="inacbg" w:date="2022-02-04T08:11:00Z"/>
            </w:rPr>
          </w:rPrChange>
        </w:rPr>
        <w:pPrChange w:id="478" w:author="inacbg" w:date="2022-02-04T08:12:00Z">
          <w:pPr>
            <w:pStyle w:val="NormalIntro"/>
          </w:pPr>
        </w:pPrChange>
      </w:pPr>
      <w:del w:id="479" w:author="inacbg" w:date="2022-02-04T08:11:00Z">
        <w:r w:rsidRPr="00A40C64" w:rsidDel="00A40C64">
          <w:rPr>
            <w:b/>
            <w:bCs/>
            <w:rPrChange w:id="480" w:author="inacbg" w:date="2022-02-04T08:12:00Z">
              <w:rPr/>
            </w:rPrChange>
          </w:rPr>
          <w:delText xml:space="preserve">demi pengembangan ilmu pengetahuan, menyetujui untuk memberikan kepada Universtas Indonesia </w:delText>
        </w:r>
        <w:r w:rsidRPr="00764F79" w:rsidDel="00A40C64">
          <w:rPr>
            <w:b/>
            <w:bCs/>
          </w:rPr>
          <w:delText>Hak Bebas Royalti Noneksklusif</w:delText>
        </w:r>
        <w:r w:rsidRPr="00A40C64" w:rsidDel="00A40C64">
          <w:rPr>
            <w:b/>
            <w:bCs/>
            <w:rPrChange w:id="481" w:author="inacbg" w:date="2022-02-04T08:12:00Z">
              <w:rPr/>
            </w:rPrChange>
          </w:rPr>
          <w:delText xml:space="preserve"> (</w:delText>
        </w:r>
        <w:r w:rsidRPr="00764F79" w:rsidDel="00A40C64">
          <w:rPr>
            <w:b/>
            <w:bCs/>
          </w:rPr>
          <w:delText>Non-exclusive Royalty-Free Right</w:delText>
        </w:r>
        <w:r w:rsidRPr="00A40C64" w:rsidDel="00A40C64">
          <w:rPr>
            <w:b/>
            <w:bCs/>
            <w:rPrChange w:id="482" w:author="inacbg" w:date="2022-02-04T08:12:00Z">
              <w:rPr/>
            </w:rPrChange>
          </w:rPr>
          <w:delText>) atas karya ilmiah saya yang berjudul:</w:delText>
        </w:r>
      </w:del>
    </w:p>
    <w:p w14:paraId="07FB7D88" w14:textId="7FF247E8" w:rsidR="00221BB0" w:rsidRPr="00A40C64" w:rsidDel="00A40C64" w:rsidRDefault="00221BB0">
      <w:pPr>
        <w:jc w:val="center"/>
        <w:rPr>
          <w:del w:id="483" w:author="inacbg" w:date="2022-02-04T08:11:00Z"/>
          <w:b/>
          <w:bCs/>
          <w:rPrChange w:id="484" w:author="inacbg" w:date="2022-02-04T08:12:00Z">
            <w:rPr>
              <w:del w:id="485" w:author="inacbg" w:date="2022-02-04T08:11:00Z"/>
            </w:rPr>
          </w:rPrChange>
        </w:rPr>
        <w:pPrChange w:id="486" w:author="inacbg" w:date="2022-02-04T08:12:00Z">
          <w:pPr>
            <w:pStyle w:val="NormalIntro"/>
          </w:pPr>
        </w:pPrChange>
      </w:pPr>
    </w:p>
    <w:p w14:paraId="5F039BC0" w14:textId="71EB232C" w:rsidR="009F68C8" w:rsidRPr="00A40C64" w:rsidDel="00A40C64" w:rsidRDefault="009F68C8">
      <w:pPr>
        <w:jc w:val="center"/>
        <w:rPr>
          <w:ins w:id="487" w:author="Husni Mubarok" w:date="2022-01-27T13:58:00Z"/>
          <w:del w:id="488" w:author="inacbg" w:date="2022-02-04T08:11:00Z"/>
          <w:b/>
          <w:bCs/>
          <w:sz w:val="28"/>
          <w:lang w:val="id-ID"/>
          <w:rPrChange w:id="489" w:author="inacbg" w:date="2022-02-04T08:12:00Z">
            <w:rPr>
              <w:ins w:id="490" w:author="Husni Mubarok" w:date="2022-01-27T13:58:00Z"/>
              <w:del w:id="491" w:author="inacbg" w:date="2022-02-04T08:11:00Z"/>
              <w:bCs/>
              <w:sz w:val="28"/>
              <w:lang w:val="id-ID"/>
            </w:rPr>
          </w:rPrChange>
        </w:rPr>
        <w:pPrChange w:id="492" w:author="inacbg" w:date="2022-02-04T08:12:00Z">
          <w:pPr>
            <w:spacing w:line="240" w:lineRule="auto"/>
            <w:jc w:val="center"/>
          </w:pPr>
        </w:pPrChange>
      </w:pPr>
      <w:ins w:id="493" w:author="Husni Mubarok" w:date="2022-01-27T13:58:00Z">
        <w:del w:id="494" w:author="inacbg" w:date="2022-02-04T08:11:00Z">
          <w:r w:rsidRPr="00A40C64" w:rsidDel="00A40C64">
            <w:rPr>
              <w:b/>
              <w:bCs/>
              <w:sz w:val="28"/>
              <w:lang w:val="id-ID"/>
              <w:rPrChange w:id="495" w:author="inacbg" w:date="2022-02-04T08:12:00Z">
                <w:rPr>
                  <w:bCs/>
                  <w:sz w:val="28"/>
                  <w:lang w:val="id-ID"/>
                </w:rPr>
              </w:rPrChange>
            </w:rPr>
            <w:delText>Analisis Perangcangan Sistem Pendaftaran Otomatis</w:delText>
          </w:r>
        </w:del>
      </w:ins>
    </w:p>
    <w:p w14:paraId="287B06B8" w14:textId="782A0550" w:rsidR="009F68C8" w:rsidRPr="00A40C64" w:rsidDel="00A40C64" w:rsidRDefault="009F68C8">
      <w:pPr>
        <w:jc w:val="center"/>
        <w:rPr>
          <w:ins w:id="496" w:author="Husni Mubarok" w:date="2022-01-27T13:58:00Z"/>
          <w:del w:id="497" w:author="inacbg" w:date="2022-02-04T08:11:00Z"/>
          <w:b/>
          <w:bCs/>
          <w:i/>
          <w:sz w:val="28"/>
          <w:lang w:val="id-ID"/>
          <w:rPrChange w:id="498" w:author="inacbg" w:date="2022-02-04T08:12:00Z">
            <w:rPr>
              <w:ins w:id="499" w:author="Husni Mubarok" w:date="2022-01-27T13:58:00Z"/>
              <w:del w:id="500" w:author="inacbg" w:date="2022-02-04T08:11:00Z"/>
              <w:bCs/>
              <w:i/>
              <w:sz w:val="28"/>
              <w:lang w:val="id-ID"/>
            </w:rPr>
          </w:rPrChange>
        </w:rPr>
        <w:pPrChange w:id="501" w:author="inacbg" w:date="2022-02-04T08:12:00Z">
          <w:pPr>
            <w:spacing w:line="240" w:lineRule="auto"/>
            <w:jc w:val="center"/>
          </w:pPr>
        </w:pPrChange>
      </w:pPr>
      <w:ins w:id="502" w:author="Husni Mubarok" w:date="2022-01-27T13:58:00Z">
        <w:del w:id="503" w:author="inacbg" w:date="2022-02-04T08:11:00Z">
          <w:r w:rsidRPr="00A40C64" w:rsidDel="00A40C64">
            <w:rPr>
              <w:b/>
              <w:bCs/>
              <w:sz w:val="28"/>
              <w:lang w:val="id-ID"/>
              <w:rPrChange w:id="504" w:author="inacbg" w:date="2022-02-04T08:12:00Z">
                <w:rPr>
                  <w:bCs/>
                  <w:sz w:val="28"/>
                  <w:lang w:val="id-ID"/>
                </w:rPr>
              </w:rPrChange>
            </w:rPr>
            <w:delText>Menggunakan Aplikasi Whatsapp</w:delText>
          </w:r>
        </w:del>
      </w:ins>
    </w:p>
    <w:p w14:paraId="560B7B1C" w14:textId="42A7159B" w:rsidR="00221BB0" w:rsidRPr="00A40C64" w:rsidDel="00A40C64" w:rsidRDefault="00221BB0">
      <w:pPr>
        <w:jc w:val="center"/>
        <w:rPr>
          <w:del w:id="505" w:author="inacbg" w:date="2022-02-04T08:11:00Z"/>
          <w:b/>
          <w:bCs/>
          <w:rPrChange w:id="506" w:author="inacbg" w:date="2022-02-04T08:12:00Z">
            <w:rPr>
              <w:del w:id="507" w:author="inacbg" w:date="2022-02-04T08:11:00Z"/>
            </w:rPr>
          </w:rPrChange>
        </w:rPr>
        <w:pPrChange w:id="508" w:author="inacbg" w:date="2022-02-04T08:12:00Z">
          <w:pPr>
            <w:pStyle w:val="NormalIntro"/>
            <w:jc w:val="center"/>
          </w:pPr>
        </w:pPrChange>
      </w:pPr>
      <w:del w:id="509" w:author="inacbg" w:date="2022-02-04T08:11:00Z">
        <w:r w:rsidRPr="00A40C64" w:rsidDel="00A40C64">
          <w:rPr>
            <w:b/>
            <w:bCs/>
            <w:rPrChange w:id="510" w:author="inacbg" w:date="2022-02-04T08:12:00Z">
              <w:rPr/>
            </w:rPrChange>
          </w:rPr>
          <w:delText>[BELUM ADA JUDUL]</w:delText>
        </w:r>
      </w:del>
    </w:p>
    <w:p w14:paraId="117EBD90" w14:textId="1EF4ADCF" w:rsidR="00221BB0" w:rsidRPr="00A40C64" w:rsidDel="00A40C64" w:rsidRDefault="00221BB0">
      <w:pPr>
        <w:jc w:val="center"/>
        <w:rPr>
          <w:del w:id="511" w:author="inacbg" w:date="2022-02-04T08:11:00Z"/>
          <w:b/>
          <w:bCs/>
          <w:rPrChange w:id="512" w:author="inacbg" w:date="2022-02-04T08:12:00Z">
            <w:rPr>
              <w:del w:id="513" w:author="inacbg" w:date="2022-02-04T08:11:00Z"/>
            </w:rPr>
          </w:rPrChange>
        </w:rPr>
        <w:pPrChange w:id="514" w:author="inacbg" w:date="2022-02-04T08:12:00Z">
          <w:pPr>
            <w:pStyle w:val="NormalIntro"/>
          </w:pPr>
        </w:pPrChange>
      </w:pPr>
    </w:p>
    <w:p w14:paraId="463AEF5D" w14:textId="2843BD79" w:rsidR="00221BB0" w:rsidRPr="00A40C64" w:rsidDel="00A40C64" w:rsidRDefault="00221BB0">
      <w:pPr>
        <w:jc w:val="center"/>
        <w:rPr>
          <w:del w:id="515" w:author="inacbg" w:date="2022-02-04T08:11:00Z"/>
          <w:b/>
          <w:bCs/>
          <w:rPrChange w:id="516" w:author="inacbg" w:date="2022-02-04T08:12:00Z">
            <w:rPr>
              <w:del w:id="517" w:author="inacbg" w:date="2022-02-04T08:11:00Z"/>
            </w:rPr>
          </w:rPrChange>
        </w:rPr>
        <w:pPrChange w:id="518" w:author="inacbg" w:date="2022-02-04T08:12:00Z">
          <w:pPr>
            <w:pStyle w:val="NormalIntro"/>
          </w:pPr>
        </w:pPrChange>
      </w:pPr>
      <w:del w:id="519" w:author="inacbg" w:date="2022-02-04T08:11:00Z">
        <w:r w:rsidRPr="00A40C64" w:rsidDel="00A40C64">
          <w:rPr>
            <w:b/>
            <w:bCs/>
            <w:rPrChange w:id="520" w:author="inacbg" w:date="2022-02-04T08:12:00Z">
              <w:rPr/>
            </w:rPrChange>
          </w:rPr>
          <w:delText xml:space="preserve">beserta perangkat yang ada (jika diperlukan). Dengan Hak Bebas Royalti Noneksklusif ini </w:delText>
        </w:r>
      </w:del>
      <w:del w:id="521" w:author="inacbg" w:date="2022-02-04T08:10:00Z">
        <w:r w:rsidRPr="00A40C64" w:rsidDel="006D5672">
          <w:rPr>
            <w:b/>
            <w:bCs/>
            <w:rPrChange w:id="522" w:author="inacbg" w:date="2022-02-04T08:12:00Z">
              <w:rPr/>
            </w:rPrChange>
          </w:rPr>
          <w:delText>Universitas Indonesia</w:delText>
        </w:r>
      </w:del>
      <w:del w:id="523" w:author="inacbg" w:date="2022-02-04T08:11:00Z">
        <w:r w:rsidRPr="00A40C64" w:rsidDel="00A40C64">
          <w:rPr>
            <w:b/>
            <w:bCs/>
            <w:rPrChange w:id="524" w:author="inacbg" w:date="2022-02-04T08:12:00Z">
              <w:rPr/>
            </w:rPrChange>
          </w:rPr>
          <w:delText xml:space="preserve"> berhak menyimpan, mengalihmedia/formatkan, mengelola dalam bentuk pangkalan data (database), merawat, dan memublikasikan tugas akhir saya tanpa meminta izin dari saya selama tetap mencantumkan nama saya sebagai penulis/pencipta dan sebagai pemilik Hak Cipta.</w:delText>
        </w:r>
      </w:del>
    </w:p>
    <w:p w14:paraId="5DFDA983" w14:textId="49C89B5B" w:rsidR="00221BB0" w:rsidRPr="00A40C64" w:rsidDel="00A40C64" w:rsidRDefault="00221BB0">
      <w:pPr>
        <w:jc w:val="center"/>
        <w:rPr>
          <w:del w:id="525" w:author="inacbg" w:date="2022-02-04T08:11:00Z"/>
          <w:b/>
          <w:bCs/>
          <w:rPrChange w:id="526" w:author="inacbg" w:date="2022-02-04T08:12:00Z">
            <w:rPr>
              <w:del w:id="527" w:author="inacbg" w:date="2022-02-04T08:11:00Z"/>
            </w:rPr>
          </w:rPrChange>
        </w:rPr>
        <w:pPrChange w:id="528" w:author="inacbg" w:date="2022-02-04T08:12:00Z">
          <w:pPr>
            <w:pStyle w:val="NormalIntro"/>
          </w:pPr>
        </w:pPrChange>
      </w:pPr>
    </w:p>
    <w:p w14:paraId="675CE18D" w14:textId="0F946ED3" w:rsidR="00B642C6" w:rsidRPr="00A40C64" w:rsidDel="00A40C64" w:rsidRDefault="00221BB0">
      <w:pPr>
        <w:jc w:val="center"/>
        <w:rPr>
          <w:del w:id="529" w:author="inacbg" w:date="2022-02-04T08:11:00Z"/>
          <w:b/>
          <w:bCs/>
          <w:rPrChange w:id="530" w:author="inacbg" w:date="2022-02-04T08:12:00Z">
            <w:rPr>
              <w:del w:id="531" w:author="inacbg" w:date="2022-02-04T08:11:00Z"/>
            </w:rPr>
          </w:rPrChange>
        </w:rPr>
        <w:pPrChange w:id="532" w:author="inacbg" w:date="2022-02-04T08:12:00Z">
          <w:pPr>
            <w:pStyle w:val="NormalIntro"/>
          </w:pPr>
        </w:pPrChange>
      </w:pPr>
      <w:del w:id="533" w:author="inacbg" w:date="2022-02-04T08:11:00Z">
        <w:r w:rsidRPr="00A40C64" w:rsidDel="00A40C64">
          <w:rPr>
            <w:b/>
            <w:bCs/>
            <w:rPrChange w:id="534" w:author="inacbg" w:date="2022-02-04T08:12:00Z">
              <w:rPr/>
            </w:rPrChange>
          </w:rPr>
          <w:delText>Demikian pernyataan ini saya buat dengan sebenarnya.</w:delText>
        </w:r>
      </w:del>
    </w:p>
    <w:p w14:paraId="7145CBB1" w14:textId="4C6C5A09" w:rsidR="00B642C6" w:rsidRPr="00A40C64" w:rsidDel="00A40C64" w:rsidRDefault="00B642C6">
      <w:pPr>
        <w:jc w:val="center"/>
        <w:rPr>
          <w:del w:id="535" w:author="inacbg" w:date="2022-02-04T08:11:00Z"/>
          <w:b/>
          <w:bCs/>
          <w:rPrChange w:id="536" w:author="inacbg" w:date="2022-02-04T08:12:00Z">
            <w:rPr>
              <w:del w:id="537" w:author="inacbg" w:date="2022-02-04T08:11:00Z"/>
            </w:rPr>
          </w:rPrChange>
        </w:rPr>
        <w:pPrChange w:id="538" w:author="inacbg" w:date="2022-02-04T08:12:00Z">
          <w:pPr>
            <w:pStyle w:val="NormalIntro"/>
          </w:pPr>
        </w:pPrChange>
      </w:pPr>
    </w:p>
    <w:p w14:paraId="1DA42D9A" w14:textId="73C6ECC0" w:rsidR="00B642C6" w:rsidRPr="00A40C64" w:rsidDel="00A40C64" w:rsidRDefault="00B642C6">
      <w:pPr>
        <w:jc w:val="center"/>
        <w:rPr>
          <w:del w:id="539" w:author="inacbg" w:date="2022-02-04T08:11:00Z"/>
          <w:b/>
          <w:bCs/>
          <w:rPrChange w:id="540" w:author="inacbg" w:date="2022-02-04T08:12:00Z">
            <w:rPr>
              <w:del w:id="541" w:author="inacbg" w:date="2022-02-04T08:11:00Z"/>
            </w:rPr>
          </w:rPrChange>
        </w:rPr>
        <w:pPrChange w:id="542" w:author="inacbg" w:date="2022-02-04T08:12:00Z">
          <w:pPr>
            <w:pStyle w:val="NormalIntro"/>
          </w:pPr>
        </w:pPrChange>
      </w:pPr>
    </w:p>
    <w:p w14:paraId="3E7640CA" w14:textId="317567A7" w:rsidR="00B642C6" w:rsidRPr="00A40C64" w:rsidDel="00A40C64" w:rsidRDefault="00B642C6">
      <w:pPr>
        <w:jc w:val="center"/>
        <w:rPr>
          <w:del w:id="543" w:author="inacbg" w:date="2022-02-04T08:11:00Z"/>
          <w:b/>
          <w:bCs/>
          <w:rPrChange w:id="544" w:author="inacbg" w:date="2022-02-04T08:12:00Z">
            <w:rPr>
              <w:del w:id="545" w:author="inacbg" w:date="2022-02-04T08:11:00Z"/>
            </w:rPr>
          </w:rPrChange>
        </w:rPr>
        <w:pPrChange w:id="546" w:author="inacbg" w:date="2022-02-04T08:12:00Z">
          <w:pPr>
            <w:pStyle w:val="NormalIntro"/>
          </w:pPr>
        </w:pPrChange>
      </w:pPr>
    </w:p>
    <w:p w14:paraId="59A06909" w14:textId="4A855618" w:rsidR="00B642C6" w:rsidRPr="00A40C64" w:rsidDel="00A40C64" w:rsidRDefault="00B642C6">
      <w:pPr>
        <w:jc w:val="center"/>
        <w:rPr>
          <w:del w:id="547" w:author="inacbg" w:date="2022-02-04T08:11:00Z"/>
          <w:b/>
          <w:bCs/>
          <w:lang w:val="id-ID"/>
          <w:rPrChange w:id="548" w:author="inacbg" w:date="2022-02-04T08:12:00Z">
            <w:rPr>
              <w:del w:id="549" w:author="inacbg" w:date="2022-02-04T08:11:00Z"/>
            </w:rPr>
          </w:rPrChange>
        </w:rPr>
        <w:pPrChange w:id="550" w:author="inacbg" w:date="2022-02-04T08:12:00Z">
          <w:pPr>
            <w:pStyle w:val="NormalIntro"/>
            <w:tabs>
              <w:tab w:val="left" w:pos="3960"/>
            </w:tabs>
            <w:ind w:left="2610"/>
            <w:jc w:val="left"/>
          </w:pPr>
        </w:pPrChange>
      </w:pPr>
      <w:del w:id="551" w:author="inacbg" w:date="2022-02-04T08:11:00Z">
        <w:r w:rsidRPr="00A40C64" w:rsidDel="00A40C64">
          <w:rPr>
            <w:b/>
            <w:bCs/>
            <w:rPrChange w:id="552" w:author="inacbg" w:date="2022-02-04T08:12:00Z">
              <w:rPr/>
            </w:rPrChange>
          </w:rPr>
          <w:delText>Dibuat di</w:delText>
        </w:r>
        <w:r w:rsidRPr="00A40C64" w:rsidDel="00A40C64">
          <w:rPr>
            <w:b/>
            <w:bCs/>
            <w:rPrChange w:id="553" w:author="inacbg" w:date="2022-02-04T08:12:00Z">
              <w:rPr/>
            </w:rPrChange>
          </w:rPr>
          <w:tab/>
          <w:delText>: Depok</w:delText>
        </w:r>
      </w:del>
      <w:ins w:id="554" w:author="Husni Mubarok" w:date="2022-01-27T13:58:00Z">
        <w:del w:id="555" w:author="inacbg" w:date="2022-02-04T08:11:00Z">
          <w:r w:rsidR="009F68C8" w:rsidRPr="00A40C64" w:rsidDel="00A40C64">
            <w:rPr>
              <w:b/>
              <w:bCs/>
              <w:lang w:val="id-ID"/>
              <w:rPrChange w:id="556" w:author="inacbg" w:date="2022-02-04T08:12:00Z">
                <w:rPr>
                  <w:lang w:val="id-ID"/>
                </w:rPr>
              </w:rPrChange>
            </w:rPr>
            <w:delText>Jakarta</w:delText>
          </w:r>
        </w:del>
      </w:ins>
    </w:p>
    <w:p w14:paraId="79EA6E6F" w14:textId="7F269737" w:rsidR="00B642C6" w:rsidRPr="00A40C64" w:rsidDel="00A40C64" w:rsidRDefault="00B642C6">
      <w:pPr>
        <w:jc w:val="center"/>
        <w:rPr>
          <w:del w:id="557" w:author="inacbg" w:date="2022-02-04T08:11:00Z"/>
          <w:b/>
          <w:bCs/>
          <w:lang w:val="id-ID"/>
          <w:rPrChange w:id="558" w:author="inacbg" w:date="2022-02-04T08:12:00Z">
            <w:rPr>
              <w:del w:id="559" w:author="inacbg" w:date="2022-02-04T08:11:00Z"/>
            </w:rPr>
          </w:rPrChange>
        </w:rPr>
        <w:pPrChange w:id="560" w:author="inacbg" w:date="2022-02-04T08:12:00Z">
          <w:pPr>
            <w:pStyle w:val="NormalIntro"/>
            <w:tabs>
              <w:tab w:val="left" w:pos="3960"/>
            </w:tabs>
            <w:ind w:left="2610"/>
            <w:jc w:val="left"/>
          </w:pPr>
        </w:pPrChange>
      </w:pPr>
      <w:del w:id="561" w:author="inacbg" w:date="2022-02-04T08:11:00Z">
        <w:r w:rsidRPr="00A40C64" w:rsidDel="00A40C64">
          <w:rPr>
            <w:b/>
            <w:bCs/>
            <w:rPrChange w:id="562" w:author="inacbg" w:date="2022-02-04T08:12:00Z">
              <w:rPr/>
            </w:rPrChange>
          </w:rPr>
          <w:delText>Pada tanggal</w:delText>
        </w:r>
        <w:r w:rsidRPr="00A40C64" w:rsidDel="00A40C64">
          <w:rPr>
            <w:b/>
            <w:bCs/>
            <w:rPrChange w:id="563" w:author="inacbg" w:date="2022-02-04T08:12:00Z">
              <w:rPr/>
            </w:rPrChange>
          </w:rPr>
          <w:tab/>
          <w:delText>: 18 Juni 2011</w:delText>
        </w:r>
      </w:del>
      <w:ins w:id="564" w:author="Husni Mubarok" w:date="2022-01-27T13:58:00Z">
        <w:del w:id="565" w:author="inacbg" w:date="2022-02-04T08:11:00Z">
          <w:r w:rsidR="009F68C8" w:rsidRPr="00A40C64" w:rsidDel="00A40C64">
            <w:rPr>
              <w:b/>
              <w:bCs/>
              <w:lang w:val="id-ID"/>
              <w:rPrChange w:id="566" w:author="inacbg" w:date="2022-02-04T08:12:00Z">
                <w:rPr>
                  <w:lang w:val="id-ID"/>
                </w:rPr>
              </w:rPrChange>
            </w:rPr>
            <w:delText>27 Januari 2022</w:delText>
          </w:r>
        </w:del>
      </w:ins>
    </w:p>
    <w:p w14:paraId="319B954E" w14:textId="13E99BDB" w:rsidR="00B642C6" w:rsidRPr="00A40C64" w:rsidDel="00A40C64" w:rsidRDefault="00B642C6">
      <w:pPr>
        <w:jc w:val="center"/>
        <w:rPr>
          <w:del w:id="567" w:author="inacbg" w:date="2022-02-04T08:11:00Z"/>
          <w:b/>
          <w:bCs/>
          <w:rPrChange w:id="568" w:author="inacbg" w:date="2022-02-04T08:12:00Z">
            <w:rPr>
              <w:del w:id="569" w:author="inacbg" w:date="2022-02-04T08:11:00Z"/>
            </w:rPr>
          </w:rPrChange>
        </w:rPr>
        <w:pPrChange w:id="570" w:author="inacbg" w:date="2022-02-04T08:12:00Z">
          <w:pPr>
            <w:pStyle w:val="NormalIntro"/>
            <w:jc w:val="center"/>
          </w:pPr>
        </w:pPrChange>
      </w:pPr>
      <w:del w:id="571" w:author="inacbg" w:date="2022-02-04T08:11:00Z">
        <w:r w:rsidRPr="00A40C64" w:rsidDel="00A40C64">
          <w:rPr>
            <w:b/>
            <w:bCs/>
            <w:rPrChange w:id="572" w:author="inacbg" w:date="2022-02-04T08:12:00Z">
              <w:rPr/>
            </w:rPrChange>
          </w:rPr>
          <w:delText>Yang menyatakan</w:delText>
        </w:r>
      </w:del>
    </w:p>
    <w:p w14:paraId="38BBAA47" w14:textId="040CEBF1" w:rsidR="00B642C6" w:rsidRPr="00A40C64" w:rsidDel="00A40C64" w:rsidRDefault="00B642C6">
      <w:pPr>
        <w:jc w:val="center"/>
        <w:rPr>
          <w:del w:id="573" w:author="inacbg" w:date="2022-02-04T08:11:00Z"/>
          <w:b/>
          <w:bCs/>
          <w:rPrChange w:id="574" w:author="inacbg" w:date="2022-02-04T08:12:00Z">
            <w:rPr>
              <w:del w:id="575" w:author="inacbg" w:date="2022-02-04T08:11:00Z"/>
            </w:rPr>
          </w:rPrChange>
        </w:rPr>
        <w:pPrChange w:id="576" w:author="inacbg" w:date="2022-02-04T08:12:00Z">
          <w:pPr>
            <w:pStyle w:val="NormalIntro"/>
            <w:jc w:val="center"/>
          </w:pPr>
        </w:pPrChange>
      </w:pPr>
    </w:p>
    <w:p w14:paraId="12803093" w14:textId="7EC425AF" w:rsidR="00B642C6" w:rsidRPr="00A40C64" w:rsidDel="00A40C64" w:rsidRDefault="00B642C6">
      <w:pPr>
        <w:jc w:val="center"/>
        <w:rPr>
          <w:del w:id="577" w:author="inacbg" w:date="2022-02-04T08:11:00Z"/>
          <w:b/>
          <w:bCs/>
          <w:rPrChange w:id="578" w:author="inacbg" w:date="2022-02-04T08:12:00Z">
            <w:rPr>
              <w:del w:id="579" w:author="inacbg" w:date="2022-02-04T08:11:00Z"/>
            </w:rPr>
          </w:rPrChange>
        </w:rPr>
        <w:pPrChange w:id="580" w:author="inacbg" w:date="2022-02-04T08:12:00Z">
          <w:pPr>
            <w:pStyle w:val="NormalIntro"/>
            <w:jc w:val="center"/>
          </w:pPr>
        </w:pPrChange>
      </w:pPr>
    </w:p>
    <w:p w14:paraId="5AD43584" w14:textId="45E6A010" w:rsidR="00B642C6" w:rsidRPr="00A40C64" w:rsidDel="00A40C64" w:rsidRDefault="00B642C6">
      <w:pPr>
        <w:jc w:val="center"/>
        <w:rPr>
          <w:del w:id="581" w:author="inacbg" w:date="2022-02-04T08:11:00Z"/>
          <w:b/>
          <w:bCs/>
          <w:rPrChange w:id="582" w:author="inacbg" w:date="2022-02-04T08:12:00Z">
            <w:rPr>
              <w:del w:id="583" w:author="inacbg" w:date="2022-02-04T08:11:00Z"/>
            </w:rPr>
          </w:rPrChange>
        </w:rPr>
        <w:pPrChange w:id="584" w:author="inacbg" w:date="2022-02-04T08:12:00Z">
          <w:pPr>
            <w:pStyle w:val="NormalIntro"/>
            <w:jc w:val="center"/>
          </w:pPr>
        </w:pPrChange>
      </w:pPr>
    </w:p>
    <w:p w14:paraId="1A15F90C" w14:textId="3B975876" w:rsidR="00B642C6" w:rsidRPr="00A40C64" w:rsidDel="00A40C64" w:rsidRDefault="00B642C6">
      <w:pPr>
        <w:jc w:val="center"/>
        <w:rPr>
          <w:del w:id="585" w:author="inacbg" w:date="2022-02-04T08:11:00Z"/>
          <w:b/>
          <w:bCs/>
          <w:rPrChange w:id="586" w:author="inacbg" w:date="2022-02-04T08:12:00Z">
            <w:rPr>
              <w:del w:id="587" w:author="inacbg" w:date="2022-02-04T08:11:00Z"/>
            </w:rPr>
          </w:rPrChange>
        </w:rPr>
        <w:pPrChange w:id="588" w:author="inacbg" w:date="2022-02-04T08:12:00Z">
          <w:pPr>
            <w:pStyle w:val="NormalIntro"/>
            <w:jc w:val="center"/>
          </w:pPr>
        </w:pPrChange>
      </w:pPr>
    </w:p>
    <w:p w14:paraId="58001102" w14:textId="76E70F97" w:rsidR="00B642C6" w:rsidRPr="00A40C64" w:rsidDel="00A40C64" w:rsidRDefault="00B642C6">
      <w:pPr>
        <w:jc w:val="center"/>
        <w:rPr>
          <w:del w:id="589" w:author="inacbg" w:date="2022-02-04T08:11:00Z"/>
          <w:b/>
          <w:bCs/>
          <w:rPrChange w:id="590" w:author="inacbg" w:date="2022-02-04T08:12:00Z">
            <w:rPr>
              <w:del w:id="591" w:author="inacbg" w:date="2022-02-04T08:11:00Z"/>
            </w:rPr>
          </w:rPrChange>
        </w:rPr>
        <w:pPrChange w:id="592" w:author="inacbg" w:date="2022-02-04T08:12:00Z">
          <w:pPr>
            <w:pStyle w:val="NormalIntro"/>
            <w:jc w:val="center"/>
          </w:pPr>
        </w:pPrChange>
      </w:pPr>
      <w:del w:id="593" w:author="inacbg" w:date="2022-02-04T08:11:00Z">
        <w:r w:rsidRPr="00A40C64" w:rsidDel="00A40C64">
          <w:rPr>
            <w:b/>
            <w:bCs/>
            <w:rPrChange w:id="594" w:author="inacbg" w:date="2022-02-04T08:12:00Z">
              <w:rPr/>
            </w:rPrChange>
          </w:rPr>
          <w:delText>(</w:delText>
        </w:r>
        <w:r w:rsidR="009F36AB" w:rsidRPr="00A40C64" w:rsidDel="00A40C64">
          <w:rPr>
            <w:b/>
            <w:bCs/>
            <w:rPrChange w:id="595" w:author="inacbg" w:date="2022-02-04T08:12:00Z">
              <w:rPr/>
            </w:rPrChange>
          </w:rPr>
          <w:delText>[NAMA]</w:delText>
        </w:r>
      </w:del>
      <w:ins w:id="596" w:author="Husni Mubarok" w:date="2022-01-27T13:58:00Z">
        <w:del w:id="597" w:author="inacbg" w:date="2022-02-04T08:11:00Z">
          <w:r w:rsidR="009F68C8" w:rsidRPr="00A40C64" w:rsidDel="00A40C64">
            <w:rPr>
              <w:b/>
              <w:bCs/>
              <w:lang w:val="id-ID"/>
              <w:rPrChange w:id="598" w:author="inacbg" w:date="2022-02-04T08:12:00Z">
                <w:rPr>
                  <w:lang w:val="id-ID"/>
                </w:rPr>
              </w:rPrChange>
            </w:rPr>
            <w:delText>Husni Mubarok</w:delText>
          </w:r>
        </w:del>
      </w:ins>
      <w:del w:id="599" w:author="inacbg" w:date="2022-02-04T08:11:00Z">
        <w:r w:rsidRPr="00A40C64" w:rsidDel="00A40C64">
          <w:rPr>
            <w:b/>
            <w:bCs/>
            <w:rPrChange w:id="600" w:author="inacbg" w:date="2022-02-04T08:12:00Z">
              <w:rPr/>
            </w:rPrChange>
          </w:rPr>
          <w:delText>)</w:delText>
        </w:r>
      </w:del>
    </w:p>
    <w:p w14:paraId="159956CA" w14:textId="194E00BB" w:rsidR="00221BB0" w:rsidRPr="00A40C64" w:rsidDel="00A40C64" w:rsidRDefault="00221BB0">
      <w:pPr>
        <w:jc w:val="center"/>
        <w:rPr>
          <w:del w:id="601" w:author="inacbg" w:date="2022-02-04T08:11:00Z"/>
          <w:b/>
          <w:bCs/>
          <w:rPrChange w:id="602" w:author="inacbg" w:date="2022-02-04T08:12:00Z">
            <w:rPr>
              <w:del w:id="603" w:author="inacbg" w:date="2022-02-04T08:11:00Z"/>
            </w:rPr>
          </w:rPrChange>
        </w:rPr>
        <w:pPrChange w:id="604" w:author="inacbg" w:date="2022-02-04T08:12:00Z">
          <w:pPr>
            <w:pStyle w:val="NormalIntro"/>
          </w:pPr>
        </w:pPrChange>
      </w:pPr>
    </w:p>
    <w:p w14:paraId="36A34DCA" w14:textId="4CA2FD93" w:rsidR="00F76CF0" w:rsidRPr="00BC4DC9" w:rsidDel="00A40C64" w:rsidRDefault="00F76CF0">
      <w:pPr>
        <w:jc w:val="center"/>
        <w:rPr>
          <w:del w:id="605" w:author="inacbg" w:date="2022-02-04T08:11:00Z"/>
        </w:rPr>
        <w:pPrChange w:id="606" w:author="inacbg" w:date="2022-02-04T08:12:00Z">
          <w:pPr>
            <w:pStyle w:val="Heading1"/>
            <w:numPr>
              <w:numId w:val="0"/>
            </w:numPr>
          </w:pPr>
        </w:pPrChange>
      </w:pPr>
      <w:bookmarkStart w:id="607" w:name="_Toc292386334"/>
      <w:del w:id="608" w:author="inacbg" w:date="2022-02-04T08:11:00Z">
        <w:r w:rsidRPr="00A40C64" w:rsidDel="00A40C64">
          <w:rPr>
            <w:b/>
            <w:bCs/>
            <w:rPrChange w:id="609" w:author="inacbg" w:date="2022-02-04T08:12:00Z">
              <w:rPr>
                <w:b w:val="0"/>
                <w:bCs w:val="0"/>
                <w:caps w:val="0"/>
              </w:rPr>
            </w:rPrChange>
          </w:rPr>
          <w:delText>ABSTRAK</w:delText>
        </w:r>
        <w:bookmarkEnd w:id="607"/>
      </w:del>
    </w:p>
    <w:p w14:paraId="31EC0005" w14:textId="749CAE93" w:rsidR="00F76CF0" w:rsidRPr="00A40C64" w:rsidDel="00A40C64" w:rsidRDefault="00F76CF0">
      <w:pPr>
        <w:jc w:val="center"/>
        <w:rPr>
          <w:del w:id="610" w:author="inacbg" w:date="2022-02-04T08:11:00Z"/>
          <w:b/>
          <w:bCs/>
          <w:rPrChange w:id="611" w:author="inacbg" w:date="2022-02-04T08:12:00Z">
            <w:rPr>
              <w:del w:id="612" w:author="inacbg" w:date="2022-02-04T08:11:00Z"/>
            </w:rPr>
          </w:rPrChange>
        </w:rPr>
        <w:pPrChange w:id="613" w:author="inacbg" w:date="2022-02-04T08:12:00Z">
          <w:pPr>
            <w:pStyle w:val="NormalIntro"/>
            <w:tabs>
              <w:tab w:val="left" w:pos="1530"/>
            </w:tabs>
            <w:ind w:left="1710" w:hanging="1710"/>
          </w:pPr>
        </w:pPrChange>
      </w:pPr>
      <w:del w:id="614" w:author="inacbg" w:date="2022-02-04T08:11:00Z">
        <w:r w:rsidRPr="00A40C64" w:rsidDel="00A40C64">
          <w:rPr>
            <w:b/>
            <w:bCs/>
            <w:rPrChange w:id="615" w:author="inacbg" w:date="2022-02-04T08:12:00Z">
              <w:rPr/>
            </w:rPrChange>
          </w:rPr>
          <w:delText>Nama</w:delText>
        </w:r>
        <w:r w:rsidRPr="00A40C64" w:rsidDel="00A40C64">
          <w:rPr>
            <w:b/>
            <w:bCs/>
            <w:rPrChange w:id="616" w:author="inacbg" w:date="2022-02-04T08:12:00Z">
              <w:rPr/>
            </w:rPrChange>
          </w:rPr>
          <w:tab/>
          <w:delText>:</w:delText>
        </w:r>
        <w:r w:rsidRPr="00A40C64" w:rsidDel="00A40C64">
          <w:rPr>
            <w:b/>
            <w:bCs/>
            <w:rPrChange w:id="617" w:author="inacbg" w:date="2022-02-04T08:12:00Z">
              <w:rPr/>
            </w:rPrChange>
          </w:rPr>
          <w:tab/>
        </w:r>
      </w:del>
      <w:ins w:id="618" w:author="Husni Mubarok" w:date="2022-01-27T13:58:00Z">
        <w:del w:id="619" w:author="inacbg" w:date="2022-02-04T08:11:00Z">
          <w:r w:rsidR="009F68C8" w:rsidRPr="00A40C64" w:rsidDel="00A40C64">
            <w:rPr>
              <w:b/>
              <w:bCs/>
              <w:lang w:val="id-ID"/>
              <w:rPrChange w:id="620" w:author="inacbg" w:date="2022-02-04T08:12:00Z">
                <w:rPr>
                  <w:lang w:val="id-ID"/>
                </w:rPr>
              </w:rPrChange>
            </w:rPr>
            <w:delText>Husni Mubarok</w:delText>
          </w:r>
          <w:r w:rsidR="009F68C8" w:rsidRPr="00A40C64" w:rsidDel="00A40C64">
            <w:rPr>
              <w:b/>
              <w:bCs/>
              <w:rPrChange w:id="621" w:author="inacbg" w:date="2022-02-04T08:12:00Z">
                <w:rPr/>
              </w:rPrChange>
            </w:rPr>
            <w:delText xml:space="preserve"> </w:delText>
          </w:r>
        </w:del>
      </w:ins>
      <w:del w:id="622" w:author="inacbg" w:date="2022-02-04T08:11:00Z">
        <w:r w:rsidR="00A8652E" w:rsidRPr="00A40C64" w:rsidDel="00A40C64">
          <w:rPr>
            <w:b/>
            <w:bCs/>
            <w:rPrChange w:id="623" w:author="inacbg" w:date="2022-02-04T08:12:00Z">
              <w:rPr/>
            </w:rPrChange>
          </w:rPr>
          <w:delText>[NAMA]</w:delText>
        </w:r>
      </w:del>
    </w:p>
    <w:p w14:paraId="45C99E27" w14:textId="23564C13" w:rsidR="00F76CF0" w:rsidRPr="00A40C64" w:rsidDel="00A40C64" w:rsidRDefault="00F76CF0">
      <w:pPr>
        <w:jc w:val="center"/>
        <w:rPr>
          <w:del w:id="624" w:author="inacbg" w:date="2022-02-04T08:11:00Z"/>
          <w:b/>
          <w:bCs/>
          <w:rPrChange w:id="625" w:author="inacbg" w:date="2022-02-04T08:12:00Z">
            <w:rPr>
              <w:del w:id="626" w:author="inacbg" w:date="2022-02-04T08:11:00Z"/>
            </w:rPr>
          </w:rPrChange>
        </w:rPr>
        <w:pPrChange w:id="627" w:author="inacbg" w:date="2022-02-04T08:12:00Z">
          <w:pPr>
            <w:pStyle w:val="NormalIntro"/>
            <w:tabs>
              <w:tab w:val="left" w:pos="1530"/>
            </w:tabs>
            <w:ind w:left="1710" w:hanging="1710"/>
          </w:pPr>
        </w:pPrChange>
      </w:pPr>
      <w:del w:id="628" w:author="inacbg" w:date="2022-02-04T08:11:00Z">
        <w:r w:rsidRPr="00A40C64" w:rsidDel="00A40C64">
          <w:rPr>
            <w:b/>
            <w:bCs/>
            <w:rPrChange w:id="629" w:author="inacbg" w:date="2022-02-04T08:12:00Z">
              <w:rPr/>
            </w:rPrChange>
          </w:rPr>
          <w:delText>Program Studi</w:delText>
        </w:r>
        <w:r w:rsidRPr="00A40C64" w:rsidDel="00A40C64">
          <w:rPr>
            <w:b/>
            <w:bCs/>
            <w:rPrChange w:id="630" w:author="inacbg" w:date="2022-02-04T08:12:00Z">
              <w:rPr/>
            </w:rPrChange>
          </w:rPr>
          <w:tab/>
          <w:delText>:</w:delText>
        </w:r>
        <w:r w:rsidRPr="00A40C64" w:rsidDel="00A40C64">
          <w:rPr>
            <w:b/>
            <w:bCs/>
            <w:rPrChange w:id="631" w:author="inacbg" w:date="2022-02-04T08:12:00Z">
              <w:rPr/>
            </w:rPrChange>
          </w:rPr>
          <w:tab/>
        </w:r>
      </w:del>
      <w:ins w:id="632" w:author="Husni Mubarok" w:date="2022-01-27T13:59:00Z">
        <w:del w:id="633" w:author="inacbg" w:date="2022-02-04T08:11:00Z">
          <w:r w:rsidR="009F68C8" w:rsidRPr="00A40C64" w:rsidDel="00A40C64">
            <w:rPr>
              <w:b/>
              <w:bCs/>
              <w:lang w:val="id-ID"/>
              <w:rPrChange w:id="634" w:author="inacbg" w:date="2022-02-04T08:12:00Z">
                <w:rPr>
                  <w:lang w:val="id-ID"/>
                </w:rPr>
              </w:rPrChange>
            </w:rPr>
            <w:delText>Teknik Informatika</w:delText>
          </w:r>
          <w:r w:rsidR="009F68C8" w:rsidRPr="00A40C64" w:rsidDel="00A40C64">
            <w:rPr>
              <w:b/>
              <w:bCs/>
              <w:rPrChange w:id="635" w:author="inacbg" w:date="2022-02-04T08:12:00Z">
                <w:rPr/>
              </w:rPrChange>
            </w:rPr>
            <w:delText xml:space="preserve"> </w:delText>
          </w:r>
        </w:del>
      </w:ins>
      <w:del w:id="636" w:author="inacbg" w:date="2022-02-04T08:11:00Z">
        <w:r w:rsidRPr="00A40C64" w:rsidDel="00A40C64">
          <w:rPr>
            <w:b/>
            <w:bCs/>
            <w:rPrChange w:id="637" w:author="inacbg" w:date="2022-02-04T08:12:00Z">
              <w:rPr/>
            </w:rPrChange>
          </w:rPr>
          <w:delText>Ilmu Komputer</w:delText>
        </w:r>
      </w:del>
    </w:p>
    <w:p w14:paraId="2DE09F0F" w14:textId="64B155EE" w:rsidR="009F68C8" w:rsidRPr="00A40C64" w:rsidDel="00A40C64" w:rsidRDefault="00F76CF0">
      <w:pPr>
        <w:jc w:val="center"/>
        <w:rPr>
          <w:ins w:id="638" w:author="Husni Mubarok" w:date="2022-01-27T13:59:00Z"/>
          <w:del w:id="639" w:author="inacbg" w:date="2022-02-04T08:11:00Z"/>
          <w:b/>
          <w:bCs/>
          <w:lang w:val="id-ID"/>
          <w:rPrChange w:id="640" w:author="inacbg" w:date="2022-02-04T08:12:00Z">
            <w:rPr>
              <w:ins w:id="641" w:author="Husni Mubarok" w:date="2022-01-27T13:59:00Z"/>
              <w:del w:id="642" w:author="inacbg" w:date="2022-02-04T08:11:00Z"/>
              <w:bCs/>
              <w:lang w:val="id-ID"/>
            </w:rPr>
          </w:rPrChange>
        </w:rPr>
        <w:pPrChange w:id="643" w:author="inacbg" w:date="2022-02-04T08:12:00Z">
          <w:pPr>
            <w:pStyle w:val="NormalIntro"/>
            <w:tabs>
              <w:tab w:val="left" w:pos="1530"/>
            </w:tabs>
            <w:ind w:left="1710" w:hanging="1710"/>
          </w:pPr>
        </w:pPrChange>
      </w:pPr>
      <w:del w:id="644" w:author="inacbg" w:date="2022-02-04T08:11:00Z">
        <w:r w:rsidRPr="00A40C64" w:rsidDel="00A40C64">
          <w:rPr>
            <w:b/>
            <w:bCs/>
            <w:rPrChange w:id="645" w:author="inacbg" w:date="2022-02-04T08:12:00Z">
              <w:rPr/>
            </w:rPrChange>
          </w:rPr>
          <w:delText>Judul</w:delText>
        </w:r>
        <w:r w:rsidRPr="00A40C64" w:rsidDel="00A40C64">
          <w:rPr>
            <w:b/>
            <w:bCs/>
            <w:rPrChange w:id="646" w:author="inacbg" w:date="2022-02-04T08:12:00Z">
              <w:rPr/>
            </w:rPrChange>
          </w:rPr>
          <w:tab/>
          <w:delText>:</w:delText>
        </w:r>
        <w:r w:rsidRPr="00A40C64" w:rsidDel="00A40C64">
          <w:rPr>
            <w:b/>
            <w:bCs/>
            <w:rPrChange w:id="647" w:author="inacbg" w:date="2022-02-04T08:12:00Z">
              <w:rPr/>
            </w:rPrChange>
          </w:rPr>
          <w:tab/>
        </w:r>
      </w:del>
      <w:ins w:id="648" w:author="Husni Mubarok" w:date="2022-01-27T13:59:00Z">
        <w:del w:id="649" w:author="inacbg" w:date="2022-02-04T08:11:00Z">
          <w:r w:rsidR="009F68C8" w:rsidRPr="00A40C64" w:rsidDel="00A40C64">
            <w:rPr>
              <w:b/>
              <w:bCs/>
              <w:lang w:val="id-ID"/>
              <w:rPrChange w:id="650" w:author="inacbg" w:date="2022-02-04T08:12:00Z">
                <w:rPr>
                  <w:bCs/>
                  <w:lang w:val="id-ID"/>
                </w:rPr>
              </w:rPrChange>
            </w:rPr>
            <w:delText>Analisis Perangcangan Sistem Pendaftaran</w:delText>
          </w:r>
        </w:del>
      </w:ins>
    </w:p>
    <w:p w14:paraId="1D42BF5E" w14:textId="023A6A8D" w:rsidR="009F68C8" w:rsidRPr="00A40C64" w:rsidDel="00A40C64" w:rsidRDefault="009F68C8">
      <w:pPr>
        <w:jc w:val="center"/>
        <w:rPr>
          <w:ins w:id="651" w:author="Husni Mubarok" w:date="2022-01-27T13:59:00Z"/>
          <w:del w:id="652" w:author="inacbg" w:date="2022-02-04T08:11:00Z"/>
          <w:b/>
          <w:bCs/>
          <w:i/>
          <w:lang w:val="id-ID"/>
          <w:rPrChange w:id="653" w:author="inacbg" w:date="2022-02-04T08:12:00Z">
            <w:rPr>
              <w:ins w:id="654" w:author="Husni Mubarok" w:date="2022-01-27T13:59:00Z"/>
              <w:del w:id="655" w:author="inacbg" w:date="2022-02-04T08:11:00Z"/>
              <w:bCs/>
              <w:i/>
              <w:lang w:val="id-ID"/>
            </w:rPr>
          </w:rPrChange>
        </w:rPr>
        <w:pPrChange w:id="656" w:author="inacbg" w:date="2022-02-04T08:12:00Z">
          <w:pPr>
            <w:pStyle w:val="NormalIntro"/>
            <w:tabs>
              <w:tab w:val="left" w:pos="1530"/>
            </w:tabs>
            <w:ind w:left="1710" w:hanging="1710"/>
          </w:pPr>
        </w:pPrChange>
      </w:pPr>
      <w:ins w:id="657" w:author="Husni Mubarok" w:date="2022-01-27T13:59:00Z">
        <w:del w:id="658" w:author="inacbg" w:date="2022-02-04T08:11:00Z">
          <w:r w:rsidRPr="00A40C64" w:rsidDel="00A40C64">
            <w:rPr>
              <w:b/>
              <w:bCs/>
              <w:lang w:val="id-ID"/>
              <w:rPrChange w:id="659" w:author="inacbg" w:date="2022-02-04T08:12:00Z">
                <w:rPr>
                  <w:bCs/>
                  <w:lang w:val="id-ID"/>
                </w:rPr>
              </w:rPrChange>
            </w:rPr>
            <w:delText>Otomatis Menggunakan Aplikasi Whatsapp</w:delText>
          </w:r>
        </w:del>
      </w:ins>
    </w:p>
    <w:p w14:paraId="62C50BF1" w14:textId="0863B135" w:rsidR="00F76CF0" w:rsidRPr="00A40C64" w:rsidDel="00A40C64" w:rsidRDefault="00F76CF0">
      <w:pPr>
        <w:jc w:val="center"/>
        <w:rPr>
          <w:del w:id="660" w:author="inacbg" w:date="2022-02-04T08:11:00Z"/>
          <w:b/>
          <w:bCs/>
          <w:rPrChange w:id="661" w:author="inacbg" w:date="2022-02-04T08:12:00Z">
            <w:rPr>
              <w:del w:id="662" w:author="inacbg" w:date="2022-02-04T08:11:00Z"/>
            </w:rPr>
          </w:rPrChange>
        </w:rPr>
        <w:pPrChange w:id="663" w:author="inacbg" w:date="2022-02-04T08:12:00Z">
          <w:pPr>
            <w:pStyle w:val="NormalIntro"/>
            <w:tabs>
              <w:tab w:val="left" w:pos="1530"/>
            </w:tabs>
            <w:ind w:left="1710" w:hanging="1710"/>
          </w:pPr>
        </w:pPrChange>
      </w:pPr>
      <w:del w:id="664" w:author="inacbg" w:date="2022-02-04T08:11:00Z">
        <w:r w:rsidRPr="00A40C64" w:rsidDel="00A40C64">
          <w:rPr>
            <w:b/>
            <w:bCs/>
            <w:rPrChange w:id="665" w:author="inacbg" w:date="2022-02-04T08:12:00Z">
              <w:rPr/>
            </w:rPrChange>
          </w:rPr>
          <w:delText>[BELUM ADA JUDUL]</w:delText>
        </w:r>
      </w:del>
    </w:p>
    <w:p w14:paraId="3C680B38" w14:textId="7391FFAA" w:rsidR="00F76CF0" w:rsidRPr="00A40C64" w:rsidDel="00A40C64" w:rsidRDefault="00F76CF0">
      <w:pPr>
        <w:jc w:val="center"/>
        <w:rPr>
          <w:del w:id="666" w:author="inacbg" w:date="2022-02-04T08:11:00Z"/>
          <w:b/>
          <w:bCs/>
          <w:rPrChange w:id="667" w:author="inacbg" w:date="2022-02-04T08:12:00Z">
            <w:rPr>
              <w:del w:id="668" w:author="inacbg" w:date="2022-02-04T08:11:00Z"/>
            </w:rPr>
          </w:rPrChange>
        </w:rPr>
        <w:pPrChange w:id="669" w:author="inacbg" w:date="2022-02-04T08:12:00Z">
          <w:pPr>
            <w:pStyle w:val="NormalIntro"/>
          </w:pPr>
        </w:pPrChange>
      </w:pPr>
    </w:p>
    <w:p w14:paraId="7E83480B" w14:textId="6D430404" w:rsidR="00A8652E" w:rsidRPr="00A40C64" w:rsidDel="00A40C64" w:rsidRDefault="00A8652E">
      <w:pPr>
        <w:jc w:val="center"/>
        <w:rPr>
          <w:del w:id="670" w:author="inacbg" w:date="2022-02-04T08:11:00Z"/>
          <w:b/>
          <w:bCs/>
          <w:rPrChange w:id="671" w:author="inacbg" w:date="2022-02-04T08:12:00Z">
            <w:rPr>
              <w:del w:id="672" w:author="inacbg" w:date="2022-02-04T08:11:00Z"/>
            </w:rPr>
          </w:rPrChange>
        </w:rPr>
        <w:pPrChange w:id="673" w:author="inacbg" w:date="2022-02-04T08:12:00Z">
          <w:pPr>
            <w:pStyle w:val="NormalIntro"/>
          </w:pPr>
        </w:pPrChange>
      </w:pPr>
      <w:del w:id="674" w:author="inacbg" w:date="2022-02-04T08:11:00Z">
        <w:r w:rsidRPr="00A40C64" w:rsidDel="00A40C64">
          <w:rPr>
            <w:b/>
            <w:bCs/>
            <w:rPrChange w:id="675" w:author="inacbg" w:date="2022-02-04T08:12:00Z">
              <w:rPr/>
            </w:rPrChange>
          </w:rPr>
          <w:delText>Lorem ipsum dolor sit amet, consectetur adipiscing elit. Nulla purus eros, eleifend ut congue mollis, mattis id justo. Nam malesuada, diam eget varius gravida, augue libero sagittis odio, at tristique enim nisi eu nibh. Integer sollicitudin cursus volutpat. Suspendisse tempus, metus quis scelerisque auctor, libero justo laoreet leo, ac iaculis augue turpis vel nibh. Praesent ultrices tincidunt arcu vel volutpat. Vestibulum ante ipsum primis in faucibus orci luctus et ultrices posuere cubilia Curae; Nulla placerat hendrerit lacus, in rhoncus elit ullamcorper eget. Nunc congue ullamcorper suscipit. Etiam quam mi, dignissim ac sodales in, rhoncus eget ipsum. Proin eu neque velit. Praesent eu neque at lorem eleifend vulputate vitae at augue. Nam malesuada ligula turpis. Ut et tellus in felis facilisis sodales in vel tortor.</w:delText>
        </w:r>
      </w:del>
    </w:p>
    <w:p w14:paraId="0D6FD2FF" w14:textId="3EFDFAEC" w:rsidR="00F76CF0" w:rsidRPr="00A40C64" w:rsidDel="00A40C64" w:rsidRDefault="00F76CF0">
      <w:pPr>
        <w:jc w:val="center"/>
        <w:rPr>
          <w:del w:id="676" w:author="inacbg" w:date="2022-02-04T08:11:00Z"/>
          <w:b/>
          <w:bCs/>
          <w:rPrChange w:id="677" w:author="inacbg" w:date="2022-02-04T08:12:00Z">
            <w:rPr>
              <w:del w:id="678" w:author="inacbg" w:date="2022-02-04T08:11:00Z"/>
            </w:rPr>
          </w:rPrChange>
        </w:rPr>
        <w:pPrChange w:id="679" w:author="inacbg" w:date="2022-02-04T08:12:00Z">
          <w:pPr>
            <w:pStyle w:val="NormalIntro"/>
          </w:pPr>
        </w:pPrChange>
      </w:pPr>
    </w:p>
    <w:p w14:paraId="15FE4400" w14:textId="22F9C4FD" w:rsidR="00F76CF0" w:rsidRPr="00A40C64" w:rsidDel="00A40C64" w:rsidRDefault="00F76CF0">
      <w:pPr>
        <w:jc w:val="center"/>
        <w:rPr>
          <w:del w:id="680" w:author="inacbg" w:date="2022-02-04T08:11:00Z"/>
          <w:b/>
          <w:bCs/>
          <w:rPrChange w:id="681" w:author="inacbg" w:date="2022-02-04T08:12:00Z">
            <w:rPr>
              <w:del w:id="682" w:author="inacbg" w:date="2022-02-04T08:11:00Z"/>
            </w:rPr>
          </w:rPrChange>
        </w:rPr>
        <w:pPrChange w:id="683" w:author="inacbg" w:date="2022-02-04T08:12:00Z">
          <w:pPr>
            <w:pStyle w:val="NormalIntro"/>
          </w:pPr>
        </w:pPrChange>
      </w:pPr>
      <w:del w:id="684" w:author="inacbg" w:date="2022-02-04T08:11:00Z">
        <w:r w:rsidRPr="00A40C64" w:rsidDel="00A40C64">
          <w:rPr>
            <w:b/>
            <w:bCs/>
            <w:rPrChange w:id="685" w:author="inacbg" w:date="2022-02-04T08:12:00Z">
              <w:rPr/>
            </w:rPrChange>
          </w:rPr>
          <w:delText>Kata Kunci:</w:delText>
        </w:r>
      </w:del>
    </w:p>
    <w:p w14:paraId="568372CA" w14:textId="6306D714" w:rsidR="00F76CF0" w:rsidRPr="00A40C64" w:rsidDel="00A40C64" w:rsidRDefault="00F76CF0">
      <w:pPr>
        <w:jc w:val="center"/>
        <w:rPr>
          <w:del w:id="686" w:author="inacbg" w:date="2022-02-04T08:11:00Z"/>
          <w:b/>
          <w:bCs/>
          <w:rPrChange w:id="687" w:author="inacbg" w:date="2022-02-04T08:12:00Z">
            <w:rPr>
              <w:del w:id="688" w:author="inacbg" w:date="2022-02-04T08:11:00Z"/>
            </w:rPr>
          </w:rPrChange>
        </w:rPr>
        <w:pPrChange w:id="689" w:author="inacbg" w:date="2022-02-04T08:12:00Z">
          <w:pPr>
            <w:pStyle w:val="NormalIntro"/>
          </w:pPr>
        </w:pPrChange>
      </w:pPr>
    </w:p>
    <w:p w14:paraId="0BD79178" w14:textId="08151830" w:rsidR="00A8652E" w:rsidRPr="00A40C64" w:rsidDel="00A40C64" w:rsidRDefault="00A8652E">
      <w:pPr>
        <w:jc w:val="center"/>
        <w:rPr>
          <w:del w:id="690" w:author="inacbg" w:date="2022-02-04T08:11:00Z"/>
          <w:b/>
          <w:bCs/>
          <w:rPrChange w:id="691" w:author="inacbg" w:date="2022-02-04T08:12:00Z">
            <w:rPr>
              <w:del w:id="692" w:author="inacbg" w:date="2022-02-04T08:11:00Z"/>
            </w:rPr>
          </w:rPrChange>
        </w:rPr>
        <w:pPrChange w:id="693" w:author="inacbg" w:date="2022-02-04T08:12:00Z">
          <w:pPr/>
        </w:pPrChange>
      </w:pPr>
      <w:del w:id="694" w:author="inacbg" w:date="2022-02-04T08:11:00Z">
        <w:r w:rsidRPr="00A40C64" w:rsidDel="00A40C64">
          <w:rPr>
            <w:b/>
            <w:bCs/>
            <w:rPrChange w:id="695" w:author="inacbg" w:date="2022-02-04T08:12:00Z">
              <w:rPr/>
            </w:rPrChange>
          </w:rPr>
          <w:delText>Lorem, ipsum, dolor, sit, amet, consectetur, adipiscing, elit</w:delText>
        </w:r>
      </w:del>
    </w:p>
    <w:p w14:paraId="67F45327" w14:textId="733A23C5" w:rsidR="00F76CF0" w:rsidRPr="00BC4DC9" w:rsidDel="00A40C64" w:rsidRDefault="00F76CF0">
      <w:pPr>
        <w:jc w:val="center"/>
        <w:rPr>
          <w:del w:id="696" w:author="inacbg" w:date="2022-02-04T08:11:00Z"/>
        </w:rPr>
        <w:pPrChange w:id="697" w:author="inacbg" w:date="2022-02-04T08:12:00Z">
          <w:pPr>
            <w:pStyle w:val="Heading1"/>
            <w:numPr>
              <w:numId w:val="0"/>
            </w:numPr>
          </w:pPr>
        </w:pPrChange>
      </w:pPr>
      <w:bookmarkStart w:id="698" w:name="_Toc292386335"/>
      <w:del w:id="699" w:author="inacbg" w:date="2022-02-04T08:11:00Z">
        <w:r w:rsidRPr="00A40C64" w:rsidDel="00A40C64">
          <w:rPr>
            <w:b/>
            <w:bCs/>
            <w:rPrChange w:id="700" w:author="inacbg" w:date="2022-02-04T08:12:00Z">
              <w:rPr>
                <w:b w:val="0"/>
                <w:bCs w:val="0"/>
                <w:caps w:val="0"/>
              </w:rPr>
            </w:rPrChange>
          </w:rPr>
          <w:delText>ABSTRACT</w:delText>
        </w:r>
        <w:bookmarkEnd w:id="698"/>
      </w:del>
    </w:p>
    <w:p w14:paraId="2326DF9A" w14:textId="62D8D877" w:rsidR="00F76CF0" w:rsidRPr="00A40C64" w:rsidDel="00A40C64" w:rsidRDefault="00F76CF0">
      <w:pPr>
        <w:jc w:val="center"/>
        <w:rPr>
          <w:del w:id="701" w:author="inacbg" w:date="2022-02-04T08:11:00Z"/>
          <w:b/>
          <w:bCs/>
          <w:rPrChange w:id="702" w:author="inacbg" w:date="2022-02-04T08:12:00Z">
            <w:rPr>
              <w:del w:id="703" w:author="inacbg" w:date="2022-02-04T08:11:00Z"/>
            </w:rPr>
          </w:rPrChange>
        </w:rPr>
        <w:pPrChange w:id="704" w:author="inacbg" w:date="2022-02-04T08:12:00Z">
          <w:pPr>
            <w:pStyle w:val="NormalIntro"/>
            <w:tabs>
              <w:tab w:val="left" w:pos="1530"/>
            </w:tabs>
            <w:ind w:left="1710" w:hanging="1710"/>
          </w:pPr>
        </w:pPrChange>
      </w:pPr>
      <w:del w:id="705" w:author="inacbg" w:date="2022-02-04T08:11:00Z">
        <w:r w:rsidRPr="00A40C64" w:rsidDel="00A40C64">
          <w:rPr>
            <w:b/>
            <w:bCs/>
            <w:rPrChange w:id="706" w:author="inacbg" w:date="2022-02-04T08:12:00Z">
              <w:rPr/>
            </w:rPrChange>
          </w:rPr>
          <w:delText>Name</w:delText>
        </w:r>
        <w:r w:rsidRPr="00A40C64" w:rsidDel="00A40C64">
          <w:rPr>
            <w:b/>
            <w:bCs/>
            <w:rPrChange w:id="707" w:author="inacbg" w:date="2022-02-04T08:12:00Z">
              <w:rPr/>
            </w:rPrChange>
          </w:rPr>
          <w:tab/>
          <w:delText>:</w:delText>
        </w:r>
        <w:r w:rsidRPr="00A40C64" w:rsidDel="00A40C64">
          <w:rPr>
            <w:b/>
            <w:bCs/>
            <w:rPrChange w:id="708" w:author="inacbg" w:date="2022-02-04T08:12:00Z">
              <w:rPr/>
            </w:rPrChange>
          </w:rPr>
          <w:tab/>
        </w:r>
      </w:del>
      <w:ins w:id="709" w:author="Husni Mubarok" w:date="2022-01-27T14:00:00Z">
        <w:del w:id="710" w:author="inacbg" w:date="2022-02-04T08:11:00Z">
          <w:r w:rsidR="009F68C8" w:rsidRPr="00A40C64" w:rsidDel="00A40C64">
            <w:rPr>
              <w:b/>
              <w:bCs/>
              <w:lang w:val="id-ID"/>
              <w:rPrChange w:id="711" w:author="inacbg" w:date="2022-02-04T08:12:00Z">
                <w:rPr>
                  <w:lang w:val="id-ID"/>
                </w:rPr>
              </w:rPrChange>
            </w:rPr>
            <w:delText>Husni Mubarok</w:delText>
          </w:r>
          <w:r w:rsidR="009F68C8" w:rsidRPr="00A40C64" w:rsidDel="00A40C64">
            <w:rPr>
              <w:b/>
              <w:bCs/>
              <w:rPrChange w:id="712" w:author="inacbg" w:date="2022-02-04T08:12:00Z">
                <w:rPr/>
              </w:rPrChange>
            </w:rPr>
            <w:delText xml:space="preserve"> </w:delText>
          </w:r>
        </w:del>
      </w:ins>
      <w:del w:id="713" w:author="inacbg" w:date="2022-02-04T08:11:00Z">
        <w:r w:rsidR="00A8652E" w:rsidRPr="00A40C64" w:rsidDel="00A40C64">
          <w:rPr>
            <w:b/>
            <w:bCs/>
            <w:rPrChange w:id="714" w:author="inacbg" w:date="2022-02-04T08:12:00Z">
              <w:rPr/>
            </w:rPrChange>
          </w:rPr>
          <w:delText>[NAMA]</w:delText>
        </w:r>
      </w:del>
    </w:p>
    <w:p w14:paraId="255CE805" w14:textId="4B2CB443" w:rsidR="00F76CF0" w:rsidRPr="00A40C64" w:rsidDel="00A40C64" w:rsidRDefault="00F76CF0">
      <w:pPr>
        <w:jc w:val="center"/>
        <w:rPr>
          <w:del w:id="715" w:author="inacbg" w:date="2022-02-04T08:11:00Z"/>
          <w:b/>
          <w:bCs/>
          <w:rPrChange w:id="716" w:author="inacbg" w:date="2022-02-04T08:12:00Z">
            <w:rPr>
              <w:del w:id="717" w:author="inacbg" w:date="2022-02-04T08:11:00Z"/>
            </w:rPr>
          </w:rPrChange>
        </w:rPr>
        <w:pPrChange w:id="718" w:author="inacbg" w:date="2022-02-04T08:12:00Z">
          <w:pPr>
            <w:pStyle w:val="NormalIntro"/>
            <w:tabs>
              <w:tab w:val="left" w:pos="1530"/>
            </w:tabs>
            <w:ind w:left="1710" w:hanging="1710"/>
          </w:pPr>
        </w:pPrChange>
      </w:pPr>
      <w:del w:id="719" w:author="inacbg" w:date="2022-02-04T08:11:00Z">
        <w:r w:rsidRPr="00A40C64" w:rsidDel="00A40C64">
          <w:rPr>
            <w:b/>
            <w:bCs/>
            <w:rPrChange w:id="720" w:author="inacbg" w:date="2022-02-04T08:12:00Z">
              <w:rPr/>
            </w:rPrChange>
          </w:rPr>
          <w:delText>Study Program</w:delText>
        </w:r>
        <w:r w:rsidRPr="00A40C64" w:rsidDel="00A40C64">
          <w:rPr>
            <w:b/>
            <w:bCs/>
            <w:rPrChange w:id="721" w:author="inacbg" w:date="2022-02-04T08:12:00Z">
              <w:rPr/>
            </w:rPrChange>
          </w:rPr>
          <w:tab/>
          <w:delText>:</w:delText>
        </w:r>
        <w:r w:rsidRPr="00A40C64" w:rsidDel="00A40C64">
          <w:rPr>
            <w:b/>
            <w:bCs/>
            <w:rPrChange w:id="722" w:author="inacbg" w:date="2022-02-04T08:12:00Z">
              <w:rPr/>
            </w:rPrChange>
          </w:rPr>
          <w:tab/>
        </w:r>
      </w:del>
      <w:ins w:id="723" w:author="Husni Mubarok" w:date="2022-01-27T14:00:00Z">
        <w:del w:id="724" w:author="inacbg" w:date="2022-02-04T08:11:00Z">
          <w:r w:rsidR="009F68C8" w:rsidRPr="00A40C64" w:rsidDel="00A40C64">
            <w:rPr>
              <w:b/>
              <w:bCs/>
              <w:lang w:val="id-ID"/>
              <w:rPrChange w:id="725" w:author="inacbg" w:date="2022-02-04T08:12:00Z">
                <w:rPr>
                  <w:lang w:val="id-ID"/>
                </w:rPr>
              </w:rPrChange>
            </w:rPr>
            <w:delText>Teknik Informatika</w:delText>
          </w:r>
        </w:del>
      </w:ins>
      <w:del w:id="726" w:author="inacbg" w:date="2022-02-04T08:11:00Z">
        <w:r w:rsidRPr="00A40C64" w:rsidDel="00A40C64">
          <w:rPr>
            <w:b/>
            <w:bCs/>
            <w:rPrChange w:id="727" w:author="inacbg" w:date="2022-02-04T08:12:00Z">
              <w:rPr/>
            </w:rPrChange>
          </w:rPr>
          <w:delText>Ilmu Komputer</w:delText>
        </w:r>
      </w:del>
    </w:p>
    <w:p w14:paraId="40D0B01A" w14:textId="0D0C3E4B" w:rsidR="009F68C8" w:rsidRPr="00A40C64" w:rsidDel="00A40C64" w:rsidRDefault="009F68C8">
      <w:pPr>
        <w:jc w:val="center"/>
        <w:rPr>
          <w:ins w:id="728" w:author="Husni Mubarok" w:date="2022-01-27T14:01:00Z"/>
          <w:del w:id="729" w:author="inacbg" w:date="2022-02-04T08:11:00Z"/>
          <w:b/>
          <w:bCs/>
          <w:rPrChange w:id="730" w:author="inacbg" w:date="2022-02-04T08:12:00Z">
            <w:rPr>
              <w:ins w:id="731" w:author="Husni Mubarok" w:date="2022-01-27T14:01:00Z"/>
              <w:del w:id="732" w:author="inacbg" w:date="2022-02-04T08:11:00Z"/>
            </w:rPr>
          </w:rPrChange>
        </w:rPr>
        <w:pPrChange w:id="733" w:author="inacbg" w:date="2022-02-04T08:12:00Z">
          <w:pPr>
            <w:pStyle w:val="NormalIntro"/>
            <w:tabs>
              <w:tab w:val="left" w:pos="1530"/>
            </w:tabs>
            <w:ind w:left="1710" w:hanging="1710"/>
          </w:pPr>
        </w:pPrChange>
      </w:pPr>
    </w:p>
    <w:p w14:paraId="14CB2A87" w14:textId="16164398" w:rsidR="009F68C8" w:rsidRPr="00A40C64" w:rsidDel="00A40C64" w:rsidRDefault="00F76CF0">
      <w:pPr>
        <w:jc w:val="center"/>
        <w:rPr>
          <w:ins w:id="734" w:author="Husni Mubarok" w:date="2022-01-27T14:00:00Z"/>
          <w:del w:id="735" w:author="inacbg" w:date="2022-02-04T08:11:00Z"/>
          <w:b/>
          <w:bCs/>
          <w:sz w:val="28"/>
          <w:lang w:val="id-ID"/>
          <w:rPrChange w:id="736" w:author="inacbg" w:date="2022-02-04T08:12:00Z">
            <w:rPr>
              <w:ins w:id="737" w:author="Husni Mubarok" w:date="2022-01-27T14:00:00Z"/>
              <w:del w:id="738" w:author="inacbg" w:date="2022-02-04T08:11:00Z"/>
              <w:bCs/>
              <w:sz w:val="28"/>
              <w:lang w:val="id-ID"/>
            </w:rPr>
          </w:rPrChange>
        </w:rPr>
        <w:pPrChange w:id="739" w:author="inacbg" w:date="2022-02-04T08:12:00Z">
          <w:pPr>
            <w:pStyle w:val="NormalIntro"/>
            <w:tabs>
              <w:tab w:val="left" w:pos="1985"/>
            </w:tabs>
            <w:ind w:left="1701" w:hanging="1701"/>
          </w:pPr>
        </w:pPrChange>
      </w:pPr>
      <w:del w:id="740" w:author="inacbg" w:date="2022-02-04T08:11:00Z">
        <w:r w:rsidRPr="00A40C64" w:rsidDel="00A40C64">
          <w:rPr>
            <w:b/>
            <w:bCs/>
            <w:rPrChange w:id="741" w:author="inacbg" w:date="2022-02-04T08:12:00Z">
              <w:rPr/>
            </w:rPrChange>
          </w:rPr>
          <w:delText>Title</w:delText>
        </w:r>
      </w:del>
      <w:ins w:id="742" w:author="Husni Mubarok" w:date="2022-01-27T14:00:00Z">
        <w:del w:id="743" w:author="inacbg" w:date="2022-02-04T08:11:00Z">
          <w:r w:rsidR="009F68C8" w:rsidRPr="00A40C64" w:rsidDel="00A40C64">
            <w:rPr>
              <w:b/>
              <w:bCs/>
              <w:rPrChange w:id="744" w:author="inacbg" w:date="2022-02-04T08:12:00Z">
                <w:rPr/>
              </w:rPrChange>
            </w:rPr>
            <w:tab/>
          </w:r>
        </w:del>
      </w:ins>
      <w:del w:id="745" w:author="inacbg" w:date="2022-02-04T08:11:00Z">
        <w:r w:rsidRPr="00A40C64" w:rsidDel="00A40C64">
          <w:rPr>
            <w:b/>
            <w:bCs/>
            <w:rPrChange w:id="746" w:author="inacbg" w:date="2022-02-04T08:12:00Z">
              <w:rPr/>
            </w:rPrChange>
          </w:rPr>
          <w:tab/>
          <w:delText>:</w:delText>
        </w:r>
        <w:r w:rsidRPr="00A40C64" w:rsidDel="00A40C64">
          <w:rPr>
            <w:b/>
            <w:bCs/>
            <w:rPrChange w:id="747" w:author="inacbg" w:date="2022-02-04T08:12:00Z">
              <w:rPr/>
            </w:rPrChange>
          </w:rPr>
          <w:tab/>
        </w:r>
      </w:del>
      <w:ins w:id="748" w:author="Husni Mubarok" w:date="2022-01-27T14:00:00Z">
        <w:del w:id="749" w:author="inacbg" w:date="2022-02-04T08:11:00Z">
          <w:r w:rsidR="009F68C8" w:rsidRPr="00A40C64" w:rsidDel="00A40C64">
            <w:rPr>
              <w:b/>
              <w:bCs/>
              <w:sz w:val="28"/>
              <w:lang w:val="id-ID"/>
              <w:rPrChange w:id="750" w:author="inacbg" w:date="2022-02-04T08:12:00Z">
                <w:rPr>
                  <w:bCs/>
                  <w:sz w:val="28"/>
                  <w:lang w:val="id-ID"/>
                </w:rPr>
              </w:rPrChange>
            </w:rPr>
            <w:delText>Analisis Perangcangan Sistem Pendaftaran</w:delText>
          </w:r>
        </w:del>
      </w:ins>
    </w:p>
    <w:p w14:paraId="512B4A98" w14:textId="6F2BE3AD" w:rsidR="009F68C8" w:rsidRPr="00A40C64" w:rsidDel="00A40C64" w:rsidRDefault="009F68C8">
      <w:pPr>
        <w:jc w:val="center"/>
        <w:rPr>
          <w:ins w:id="751" w:author="Husni Mubarok" w:date="2022-01-27T14:00:00Z"/>
          <w:del w:id="752" w:author="inacbg" w:date="2022-02-04T08:11:00Z"/>
          <w:b/>
          <w:bCs/>
          <w:i/>
          <w:sz w:val="28"/>
          <w:lang w:val="id-ID"/>
          <w:rPrChange w:id="753" w:author="inacbg" w:date="2022-02-04T08:12:00Z">
            <w:rPr>
              <w:ins w:id="754" w:author="Husni Mubarok" w:date="2022-01-27T14:00:00Z"/>
              <w:del w:id="755" w:author="inacbg" w:date="2022-02-04T08:11:00Z"/>
              <w:bCs/>
              <w:i/>
              <w:sz w:val="28"/>
              <w:lang w:val="id-ID"/>
            </w:rPr>
          </w:rPrChange>
        </w:rPr>
        <w:pPrChange w:id="756" w:author="inacbg" w:date="2022-02-04T08:12:00Z">
          <w:pPr>
            <w:pStyle w:val="NormalIntro"/>
            <w:tabs>
              <w:tab w:val="left" w:pos="2127"/>
            </w:tabs>
            <w:ind w:left="2268" w:hanging="2268"/>
          </w:pPr>
        </w:pPrChange>
      </w:pPr>
      <w:ins w:id="757" w:author="Husni Mubarok" w:date="2022-01-27T14:00:00Z">
        <w:del w:id="758" w:author="inacbg" w:date="2022-02-04T08:11:00Z">
          <w:r w:rsidRPr="00A40C64" w:rsidDel="00A40C64">
            <w:rPr>
              <w:b/>
              <w:bCs/>
              <w:sz w:val="28"/>
              <w:lang w:val="id-ID"/>
              <w:rPrChange w:id="759" w:author="inacbg" w:date="2022-02-04T08:12:00Z">
                <w:rPr>
                  <w:bCs/>
                  <w:sz w:val="28"/>
                  <w:lang w:val="id-ID"/>
                </w:rPr>
              </w:rPrChange>
            </w:rPr>
            <w:delText>Otomatis Menggunakan Aplikasi Whatsapp</w:delText>
          </w:r>
        </w:del>
      </w:ins>
    </w:p>
    <w:p w14:paraId="783DCFD2" w14:textId="66098AC3" w:rsidR="00F76CF0" w:rsidRPr="00A40C64" w:rsidDel="00A40C64" w:rsidRDefault="00F76CF0">
      <w:pPr>
        <w:jc w:val="center"/>
        <w:rPr>
          <w:del w:id="760" w:author="inacbg" w:date="2022-02-04T08:11:00Z"/>
          <w:b/>
          <w:bCs/>
          <w:rPrChange w:id="761" w:author="inacbg" w:date="2022-02-04T08:12:00Z">
            <w:rPr>
              <w:del w:id="762" w:author="inacbg" w:date="2022-02-04T08:11:00Z"/>
            </w:rPr>
          </w:rPrChange>
        </w:rPr>
        <w:pPrChange w:id="763" w:author="inacbg" w:date="2022-02-04T08:12:00Z">
          <w:pPr>
            <w:pStyle w:val="NormalIntro"/>
            <w:tabs>
              <w:tab w:val="left" w:pos="1530"/>
            </w:tabs>
            <w:ind w:left="1710" w:hanging="1710"/>
          </w:pPr>
        </w:pPrChange>
      </w:pPr>
      <w:del w:id="764" w:author="inacbg" w:date="2022-02-04T08:11:00Z">
        <w:r w:rsidRPr="00A40C64" w:rsidDel="00A40C64">
          <w:rPr>
            <w:b/>
            <w:bCs/>
            <w:rPrChange w:id="765" w:author="inacbg" w:date="2022-02-04T08:12:00Z">
              <w:rPr/>
            </w:rPrChange>
          </w:rPr>
          <w:delText>[BELUM ADA JUDUL]</w:delText>
        </w:r>
      </w:del>
    </w:p>
    <w:p w14:paraId="765A9A7B" w14:textId="171D4803" w:rsidR="00F76CF0" w:rsidRPr="00A40C64" w:rsidDel="00A40C64" w:rsidRDefault="00F76CF0">
      <w:pPr>
        <w:jc w:val="center"/>
        <w:rPr>
          <w:del w:id="766" w:author="inacbg" w:date="2022-02-04T08:11:00Z"/>
          <w:b/>
          <w:bCs/>
          <w:rPrChange w:id="767" w:author="inacbg" w:date="2022-02-04T08:12:00Z">
            <w:rPr>
              <w:del w:id="768" w:author="inacbg" w:date="2022-02-04T08:11:00Z"/>
            </w:rPr>
          </w:rPrChange>
        </w:rPr>
        <w:pPrChange w:id="769" w:author="inacbg" w:date="2022-02-04T08:12:00Z">
          <w:pPr>
            <w:pStyle w:val="NormalIntro"/>
          </w:pPr>
        </w:pPrChange>
      </w:pPr>
    </w:p>
    <w:p w14:paraId="0CE54FCE" w14:textId="2968EFF5" w:rsidR="00A8652E" w:rsidRPr="00A40C64" w:rsidDel="00A40C64" w:rsidRDefault="00A8652E">
      <w:pPr>
        <w:jc w:val="center"/>
        <w:rPr>
          <w:del w:id="770" w:author="inacbg" w:date="2022-02-04T08:11:00Z"/>
          <w:b/>
          <w:bCs/>
          <w:rPrChange w:id="771" w:author="inacbg" w:date="2022-02-04T08:12:00Z">
            <w:rPr>
              <w:del w:id="772" w:author="inacbg" w:date="2022-02-04T08:11:00Z"/>
            </w:rPr>
          </w:rPrChange>
        </w:rPr>
        <w:pPrChange w:id="773" w:author="inacbg" w:date="2022-02-04T08:12:00Z">
          <w:pPr>
            <w:pStyle w:val="NormalIntro"/>
          </w:pPr>
        </w:pPrChange>
      </w:pPr>
      <w:del w:id="774" w:author="inacbg" w:date="2022-02-04T08:11:00Z">
        <w:r w:rsidRPr="00A40C64" w:rsidDel="00A40C64">
          <w:rPr>
            <w:b/>
            <w:bCs/>
            <w:rPrChange w:id="775" w:author="inacbg" w:date="2022-02-04T08:12:00Z">
              <w:rPr/>
            </w:rPrChange>
          </w:rPr>
          <w:delText>orem ipsum dolor sit amet, consectetur adipiscing elit. Nulla purus eros, eleifend ut congue mollis, mattis id justo. Nam malesuada, diam eget varius gravida, augue libero sagittis odio, at tristique enim nisi eu nibh. Integer sollicitudin cursus volutpat. Suspendisse tempus, metus quis scelerisque auctor, libero justo laoreet leo, ac iaculis augue turpis vel nibh. Praesent ultrices tincidunt arcu vel volutpat. Vestibulum ante ipsum primis in faucibus orci luctus et ultrices posuere cubilia Curae; Nulla placerat hendrerit lacus, in rhoncus elit ullamcorper eget. Nunc congue ullamcorper suscipit. Etiam quam mi, dignissim ac sodales in, rhoncus eget ipsum. Proin eu neque velit. Praesent eu neque at lorem eleifend vulputate vitae at augue. Nam malesuada ligula turpis. Ut et tellus in felis facilisis sodales in vel tortor.</w:delText>
        </w:r>
      </w:del>
    </w:p>
    <w:p w14:paraId="543353B2" w14:textId="39CA4097" w:rsidR="00F76CF0" w:rsidRPr="00A40C64" w:rsidDel="00A40C64" w:rsidRDefault="00F76CF0">
      <w:pPr>
        <w:jc w:val="center"/>
        <w:rPr>
          <w:del w:id="776" w:author="inacbg" w:date="2022-02-04T08:11:00Z"/>
          <w:b/>
          <w:bCs/>
          <w:rPrChange w:id="777" w:author="inacbg" w:date="2022-02-04T08:12:00Z">
            <w:rPr>
              <w:del w:id="778" w:author="inacbg" w:date="2022-02-04T08:11:00Z"/>
            </w:rPr>
          </w:rPrChange>
        </w:rPr>
        <w:pPrChange w:id="779" w:author="inacbg" w:date="2022-02-04T08:12:00Z">
          <w:pPr>
            <w:pStyle w:val="NormalIntro"/>
          </w:pPr>
        </w:pPrChange>
      </w:pPr>
    </w:p>
    <w:p w14:paraId="501EC6E7" w14:textId="2B31CBE0" w:rsidR="00F76CF0" w:rsidRPr="00A40C64" w:rsidDel="00A40C64" w:rsidRDefault="00F76CF0">
      <w:pPr>
        <w:jc w:val="center"/>
        <w:rPr>
          <w:del w:id="780" w:author="inacbg" w:date="2022-02-04T08:11:00Z"/>
          <w:b/>
          <w:bCs/>
          <w:rPrChange w:id="781" w:author="inacbg" w:date="2022-02-04T08:12:00Z">
            <w:rPr>
              <w:del w:id="782" w:author="inacbg" w:date="2022-02-04T08:11:00Z"/>
            </w:rPr>
          </w:rPrChange>
        </w:rPr>
        <w:pPrChange w:id="783" w:author="inacbg" w:date="2022-02-04T08:12:00Z">
          <w:pPr>
            <w:pStyle w:val="NormalIntro"/>
          </w:pPr>
        </w:pPrChange>
      </w:pPr>
      <w:del w:id="784" w:author="inacbg" w:date="2022-02-04T08:11:00Z">
        <w:r w:rsidRPr="00A40C64" w:rsidDel="00A40C64">
          <w:rPr>
            <w:b/>
            <w:bCs/>
            <w:rPrChange w:id="785" w:author="inacbg" w:date="2022-02-04T08:12:00Z">
              <w:rPr/>
            </w:rPrChange>
          </w:rPr>
          <w:delText>Key words:</w:delText>
        </w:r>
      </w:del>
    </w:p>
    <w:p w14:paraId="47C173B2" w14:textId="3067177C" w:rsidR="00F76CF0" w:rsidRPr="00A40C64" w:rsidDel="00A40C64" w:rsidRDefault="00F76CF0">
      <w:pPr>
        <w:jc w:val="center"/>
        <w:rPr>
          <w:del w:id="786" w:author="inacbg" w:date="2022-02-04T08:11:00Z"/>
          <w:b/>
          <w:bCs/>
          <w:rPrChange w:id="787" w:author="inacbg" w:date="2022-02-04T08:12:00Z">
            <w:rPr>
              <w:del w:id="788" w:author="inacbg" w:date="2022-02-04T08:11:00Z"/>
            </w:rPr>
          </w:rPrChange>
        </w:rPr>
        <w:pPrChange w:id="789" w:author="inacbg" w:date="2022-02-04T08:12:00Z">
          <w:pPr>
            <w:pStyle w:val="NormalIntro"/>
          </w:pPr>
        </w:pPrChange>
      </w:pPr>
    </w:p>
    <w:p w14:paraId="63803D18" w14:textId="68FB626D" w:rsidR="00A8652E" w:rsidRPr="00A40C64" w:rsidDel="00A40C64" w:rsidRDefault="00A8652E">
      <w:pPr>
        <w:jc w:val="center"/>
        <w:rPr>
          <w:del w:id="790" w:author="inacbg" w:date="2022-02-04T08:11:00Z"/>
          <w:b/>
          <w:bCs/>
          <w:rPrChange w:id="791" w:author="inacbg" w:date="2022-02-04T08:12:00Z">
            <w:rPr>
              <w:del w:id="792" w:author="inacbg" w:date="2022-02-04T08:11:00Z"/>
            </w:rPr>
          </w:rPrChange>
        </w:rPr>
        <w:pPrChange w:id="793" w:author="inacbg" w:date="2022-02-04T08:12:00Z">
          <w:pPr/>
        </w:pPrChange>
      </w:pPr>
      <w:del w:id="794" w:author="inacbg" w:date="2022-02-04T08:11:00Z">
        <w:r w:rsidRPr="00A40C64" w:rsidDel="00A40C64">
          <w:rPr>
            <w:b/>
            <w:bCs/>
            <w:rPrChange w:id="795" w:author="inacbg" w:date="2022-02-04T08:12:00Z">
              <w:rPr/>
            </w:rPrChange>
          </w:rPr>
          <w:delText>Lorem, ipsum, dolor, sit, amet, consectetur, adipiscing, elit</w:delText>
        </w:r>
      </w:del>
    </w:p>
    <w:p w14:paraId="49B49BDB" w14:textId="7F2DD30F" w:rsidR="00F76CF0" w:rsidRDefault="00F76CF0" w:rsidP="00A40C64">
      <w:pPr>
        <w:jc w:val="center"/>
        <w:rPr>
          <w:b/>
          <w:bCs/>
        </w:rPr>
      </w:pPr>
      <w:bookmarkStart w:id="796" w:name="_Toc292386336"/>
      <w:r w:rsidRPr="00A40C64">
        <w:rPr>
          <w:b/>
          <w:bCs/>
          <w:rPrChange w:id="797" w:author="inacbg" w:date="2022-02-04T08:12:00Z">
            <w:rPr/>
          </w:rPrChange>
        </w:rPr>
        <w:t>DAFTAR ISI</w:t>
      </w:r>
      <w:bookmarkEnd w:id="796"/>
    </w:p>
    <w:p w14:paraId="08D664E6" w14:textId="1795D283" w:rsidR="00F16DFE" w:rsidRDefault="00365953" w:rsidP="00404F39">
      <w:pPr>
        <w:pStyle w:val="TOC1"/>
      </w:pPr>
      <w:r>
        <w:t xml:space="preserve">DAFTAR ISI </w:t>
      </w:r>
      <w:r w:rsidR="00F16DFE">
        <w:tab/>
        <w:t xml:space="preserve"> ii</w:t>
      </w:r>
    </w:p>
    <w:p w14:paraId="441C5881" w14:textId="398A4719" w:rsidR="00F16DFE" w:rsidRDefault="00EB58C9" w:rsidP="00404F39">
      <w:pPr>
        <w:pStyle w:val="TOC1"/>
        <w:rPr>
          <w:rFonts w:asciiTheme="minorHAnsi" w:eastAsiaTheme="minorEastAsia" w:hAnsiTheme="minorHAnsi" w:cstheme="minorBidi"/>
          <w:noProof/>
          <w:sz w:val="22"/>
          <w:lang w:eastAsia="en-US"/>
        </w:rPr>
      </w:pPr>
      <w:r>
        <w:fldChar w:fldCharType="begin"/>
      </w:r>
      <w:r>
        <w:instrText xml:space="preserve"> TOC \o "1-3" \h \z \u </w:instrText>
      </w:r>
      <w:r>
        <w:fldChar w:fldCharType="separate"/>
      </w:r>
      <w:hyperlink w:anchor="_Toc94886057" w:history="1">
        <w:r w:rsidR="00F16DFE" w:rsidRPr="005F6485">
          <w:rPr>
            <w:rStyle w:val="Hyperlink"/>
            <w:noProof/>
          </w:rPr>
          <w:t>BAB 1 PENDAHULUAN</w:t>
        </w:r>
        <w:r w:rsidR="00F16DFE">
          <w:rPr>
            <w:noProof/>
            <w:webHidden/>
          </w:rPr>
          <w:tab/>
        </w:r>
        <w:r w:rsidR="00F16DFE">
          <w:rPr>
            <w:noProof/>
            <w:webHidden/>
          </w:rPr>
          <w:fldChar w:fldCharType="begin"/>
        </w:r>
        <w:r w:rsidR="00F16DFE">
          <w:rPr>
            <w:noProof/>
            <w:webHidden/>
          </w:rPr>
          <w:instrText xml:space="preserve"> PAGEREF _Toc94886057 \h </w:instrText>
        </w:r>
        <w:r w:rsidR="00F16DFE">
          <w:rPr>
            <w:noProof/>
            <w:webHidden/>
          </w:rPr>
        </w:r>
        <w:r w:rsidR="00F16DFE">
          <w:rPr>
            <w:noProof/>
            <w:webHidden/>
          </w:rPr>
          <w:fldChar w:fldCharType="separate"/>
        </w:r>
        <w:r w:rsidR="00F16DFE">
          <w:rPr>
            <w:noProof/>
            <w:webHidden/>
          </w:rPr>
          <w:t>1</w:t>
        </w:r>
        <w:r w:rsidR="00F16DFE">
          <w:rPr>
            <w:noProof/>
            <w:webHidden/>
          </w:rPr>
          <w:fldChar w:fldCharType="end"/>
        </w:r>
      </w:hyperlink>
    </w:p>
    <w:p w14:paraId="0E7C159F" w14:textId="51E5C70F" w:rsidR="00F16DFE" w:rsidRDefault="00000000">
      <w:pPr>
        <w:pStyle w:val="TOC2"/>
        <w:tabs>
          <w:tab w:val="left" w:pos="900"/>
          <w:tab w:val="right" w:leader="dot" w:pos="7928"/>
        </w:tabs>
        <w:rPr>
          <w:rFonts w:asciiTheme="minorHAnsi" w:eastAsiaTheme="minorEastAsia" w:hAnsiTheme="minorHAnsi" w:cstheme="minorBidi"/>
          <w:noProof/>
          <w:sz w:val="22"/>
          <w:lang w:eastAsia="en-US"/>
        </w:rPr>
      </w:pPr>
      <w:hyperlink w:anchor="_Toc94886059" w:history="1">
        <w:r w:rsidR="00F16DFE" w:rsidRPr="005F6485">
          <w:rPr>
            <w:rStyle w:val="Hyperlink"/>
            <w:noProof/>
          </w:rPr>
          <w:t>1.1.</w:t>
        </w:r>
        <w:r w:rsidR="00F16DFE">
          <w:rPr>
            <w:rFonts w:asciiTheme="minorHAnsi" w:eastAsiaTheme="minorEastAsia" w:hAnsiTheme="minorHAnsi" w:cstheme="minorBidi"/>
            <w:noProof/>
            <w:sz w:val="22"/>
            <w:lang w:eastAsia="en-US"/>
          </w:rPr>
          <w:tab/>
        </w:r>
        <w:r w:rsidR="00F16DFE" w:rsidRPr="005F6485">
          <w:rPr>
            <w:rStyle w:val="Hyperlink"/>
            <w:noProof/>
          </w:rPr>
          <w:t>Latar Belakang</w:t>
        </w:r>
        <w:r w:rsidR="00F16DFE">
          <w:rPr>
            <w:noProof/>
            <w:webHidden/>
          </w:rPr>
          <w:tab/>
        </w:r>
        <w:r w:rsidR="00F16DFE">
          <w:rPr>
            <w:noProof/>
            <w:webHidden/>
          </w:rPr>
          <w:fldChar w:fldCharType="begin"/>
        </w:r>
        <w:r w:rsidR="00F16DFE">
          <w:rPr>
            <w:noProof/>
            <w:webHidden/>
          </w:rPr>
          <w:instrText xml:space="preserve"> PAGEREF _Toc94886059 \h </w:instrText>
        </w:r>
        <w:r w:rsidR="00F16DFE">
          <w:rPr>
            <w:noProof/>
            <w:webHidden/>
          </w:rPr>
        </w:r>
        <w:r w:rsidR="00F16DFE">
          <w:rPr>
            <w:noProof/>
            <w:webHidden/>
          </w:rPr>
          <w:fldChar w:fldCharType="separate"/>
        </w:r>
        <w:r w:rsidR="00F16DFE">
          <w:rPr>
            <w:noProof/>
            <w:webHidden/>
          </w:rPr>
          <w:t>1</w:t>
        </w:r>
        <w:r w:rsidR="00F16DFE">
          <w:rPr>
            <w:noProof/>
            <w:webHidden/>
          </w:rPr>
          <w:fldChar w:fldCharType="end"/>
        </w:r>
      </w:hyperlink>
    </w:p>
    <w:p w14:paraId="4956368C" w14:textId="21267C69" w:rsidR="00F16DFE" w:rsidRDefault="00000000">
      <w:pPr>
        <w:pStyle w:val="TOC2"/>
        <w:tabs>
          <w:tab w:val="left" w:pos="900"/>
          <w:tab w:val="right" w:leader="dot" w:pos="7928"/>
        </w:tabs>
        <w:rPr>
          <w:rFonts w:asciiTheme="minorHAnsi" w:eastAsiaTheme="minorEastAsia" w:hAnsiTheme="minorHAnsi" w:cstheme="minorBidi"/>
          <w:noProof/>
          <w:sz w:val="22"/>
          <w:lang w:eastAsia="en-US"/>
        </w:rPr>
      </w:pPr>
      <w:hyperlink w:anchor="_Toc94886063" w:history="1">
        <w:r w:rsidR="00F16DFE" w:rsidRPr="005F6485">
          <w:rPr>
            <w:rStyle w:val="Hyperlink"/>
            <w:noProof/>
          </w:rPr>
          <w:t>1.2.</w:t>
        </w:r>
        <w:r w:rsidR="00F16DFE">
          <w:rPr>
            <w:rFonts w:asciiTheme="minorHAnsi" w:eastAsiaTheme="minorEastAsia" w:hAnsiTheme="minorHAnsi" w:cstheme="minorBidi"/>
            <w:noProof/>
            <w:sz w:val="22"/>
            <w:lang w:eastAsia="en-US"/>
          </w:rPr>
          <w:tab/>
        </w:r>
        <w:r w:rsidR="00F16DFE" w:rsidRPr="005F6485">
          <w:rPr>
            <w:rStyle w:val="Hyperlink"/>
            <w:noProof/>
          </w:rPr>
          <w:t>Perumusan Masalah</w:t>
        </w:r>
        <w:r w:rsidR="00F16DFE">
          <w:rPr>
            <w:noProof/>
            <w:webHidden/>
          </w:rPr>
          <w:tab/>
        </w:r>
        <w:r w:rsidR="00F16DFE">
          <w:rPr>
            <w:noProof/>
            <w:webHidden/>
          </w:rPr>
          <w:fldChar w:fldCharType="begin"/>
        </w:r>
        <w:r w:rsidR="00F16DFE">
          <w:rPr>
            <w:noProof/>
            <w:webHidden/>
          </w:rPr>
          <w:instrText xml:space="preserve"> PAGEREF _Toc94886063 \h </w:instrText>
        </w:r>
        <w:r w:rsidR="00F16DFE">
          <w:rPr>
            <w:noProof/>
            <w:webHidden/>
          </w:rPr>
        </w:r>
        <w:r w:rsidR="00F16DFE">
          <w:rPr>
            <w:noProof/>
            <w:webHidden/>
          </w:rPr>
          <w:fldChar w:fldCharType="separate"/>
        </w:r>
        <w:r w:rsidR="00F16DFE">
          <w:rPr>
            <w:noProof/>
            <w:webHidden/>
          </w:rPr>
          <w:t>1</w:t>
        </w:r>
        <w:r w:rsidR="00F16DFE">
          <w:rPr>
            <w:noProof/>
            <w:webHidden/>
          </w:rPr>
          <w:fldChar w:fldCharType="end"/>
        </w:r>
      </w:hyperlink>
    </w:p>
    <w:p w14:paraId="0B778522" w14:textId="5ABD9A35" w:rsidR="00F16DFE" w:rsidRDefault="00000000">
      <w:pPr>
        <w:pStyle w:val="TOC2"/>
        <w:tabs>
          <w:tab w:val="left" w:pos="900"/>
          <w:tab w:val="right" w:leader="dot" w:pos="7928"/>
        </w:tabs>
        <w:rPr>
          <w:rFonts w:asciiTheme="minorHAnsi" w:eastAsiaTheme="minorEastAsia" w:hAnsiTheme="minorHAnsi" w:cstheme="minorBidi"/>
          <w:noProof/>
          <w:sz w:val="22"/>
          <w:lang w:eastAsia="en-US"/>
        </w:rPr>
      </w:pPr>
      <w:hyperlink w:anchor="_Toc94886064" w:history="1">
        <w:r w:rsidR="00F16DFE" w:rsidRPr="005F6485">
          <w:rPr>
            <w:rStyle w:val="Hyperlink"/>
            <w:noProof/>
          </w:rPr>
          <w:t>1.3.</w:t>
        </w:r>
        <w:r w:rsidR="00F16DFE">
          <w:rPr>
            <w:rFonts w:asciiTheme="minorHAnsi" w:eastAsiaTheme="minorEastAsia" w:hAnsiTheme="minorHAnsi" w:cstheme="minorBidi"/>
            <w:noProof/>
            <w:sz w:val="22"/>
            <w:lang w:eastAsia="en-US"/>
          </w:rPr>
          <w:tab/>
        </w:r>
        <w:r w:rsidR="00F16DFE" w:rsidRPr="005F6485">
          <w:rPr>
            <w:rStyle w:val="Hyperlink"/>
            <w:noProof/>
          </w:rPr>
          <w:t>Tujuan Penelitian dan Manfaat</w:t>
        </w:r>
        <w:r w:rsidR="00F16DFE">
          <w:rPr>
            <w:noProof/>
            <w:webHidden/>
          </w:rPr>
          <w:tab/>
        </w:r>
        <w:r w:rsidR="00F16DFE">
          <w:rPr>
            <w:noProof/>
            <w:webHidden/>
          </w:rPr>
          <w:fldChar w:fldCharType="begin"/>
        </w:r>
        <w:r w:rsidR="00F16DFE">
          <w:rPr>
            <w:noProof/>
            <w:webHidden/>
          </w:rPr>
          <w:instrText xml:space="preserve"> PAGEREF _Toc94886064 \h </w:instrText>
        </w:r>
        <w:r w:rsidR="00F16DFE">
          <w:rPr>
            <w:noProof/>
            <w:webHidden/>
          </w:rPr>
        </w:r>
        <w:r w:rsidR="00F16DFE">
          <w:rPr>
            <w:noProof/>
            <w:webHidden/>
          </w:rPr>
          <w:fldChar w:fldCharType="separate"/>
        </w:r>
        <w:r w:rsidR="00F16DFE">
          <w:rPr>
            <w:noProof/>
            <w:webHidden/>
          </w:rPr>
          <w:t>1</w:t>
        </w:r>
        <w:r w:rsidR="00F16DFE">
          <w:rPr>
            <w:noProof/>
            <w:webHidden/>
          </w:rPr>
          <w:fldChar w:fldCharType="end"/>
        </w:r>
      </w:hyperlink>
    </w:p>
    <w:p w14:paraId="033B2EE4" w14:textId="07BF431A" w:rsidR="00F16DFE" w:rsidRDefault="00000000">
      <w:pPr>
        <w:pStyle w:val="TOC2"/>
        <w:tabs>
          <w:tab w:val="left" w:pos="900"/>
          <w:tab w:val="right" w:leader="dot" w:pos="7928"/>
        </w:tabs>
        <w:rPr>
          <w:rFonts w:asciiTheme="minorHAnsi" w:eastAsiaTheme="minorEastAsia" w:hAnsiTheme="minorHAnsi" w:cstheme="minorBidi"/>
          <w:noProof/>
          <w:sz w:val="22"/>
          <w:lang w:eastAsia="en-US"/>
        </w:rPr>
      </w:pPr>
      <w:hyperlink w:anchor="_Toc94886068" w:history="1">
        <w:r w:rsidR="00F16DFE" w:rsidRPr="005F6485">
          <w:rPr>
            <w:rStyle w:val="Hyperlink"/>
            <w:noProof/>
          </w:rPr>
          <w:t>1.4.</w:t>
        </w:r>
        <w:r w:rsidR="00F16DFE">
          <w:rPr>
            <w:rFonts w:asciiTheme="minorHAnsi" w:eastAsiaTheme="minorEastAsia" w:hAnsiTheme="minorHAnsi" w:cstheme="minorBidi"/>
            <w:noProof/>
            <w:sz w:val="22"/>
            <w:lang w:eastAsia="en-US"/>
          </w:rPr>
          <w:tab/>
        </w:r>
        <w:r w:rsidR="00F16DFE" w:rsidRPr="005F6485">
          <w:rPr>
            <w:rStyle w:val="Hyperlink"/>
            <w:noProof/>
          </w:rPr>
          <w:t>Metodologi Penelitian</w:t>
        </w:r>
        <w:r w:rsidR="00F16DFE">
          <w:rPr>
            <w:noProof/>
            <w:webHidden/>
          </w:rPr>
          <w:tab/>
        </w:r>
        <w:r w:rsidR="00F16DFE">
          <w:rPr>
            <w:noProof/>
            <w:webHidden/>
          </w:rPr>
          <w:fldChar w:fldCharType="begin"/>
        </w:r>
        <w:r w:rsidR="00F16DFE">
          <w:rPr>
            <w:noProof/>
            <w:webHidden/>
          </w:rPr>
          <w:instrText xml:space="preserve"> PAGEREF _Toc94886068 \h </w:instrText>
        </w:r>
        <w:r w:rsidR="00F16DFE">
          <w:rPr>
            <w:noProof/>
            <w:webHidden/>
          </w:rPr>
        </w:r>
        <w:r w:rsidR="00F16DFE">
          <w:rPr>
            <w:noProof/>
            <w:webHidden/>
          </w:rPr>
          <w:fldChar w:fldCharType="separate"/>
        </w:r>
        <w:r w:rsidR="00F16DFE">
          <w:rPr>
            <w:noProof/>
            <w:webHidden/>
          </w:rPr>
          <w:t>1</w:t>
        </w:r>
        <w:r w:rsidR="00F16DFE">
          <w:rPr>
            <w:noProof/>
            <w:webHidden/>
          </w:rPr>
          <w:fldChar w:fldCharType="end"/>
        </w:r>
      </w:hyperlink>
    </w:p>
    <w:p w14:paraId="10828386" w14:textId="404F789C" w:rsidR="00F16DFE" w:rsidRDefault="00000000">
      <w:pPr>
        <w:pStyle w:val="TOC3"/>
        <w:rPr>
          <w:rFonts w:asciiTheme="minorHAnsi" w:eastAsiaTheme="minorEastAsia" w:hAnsiTheme="minorHAnsi" w:cstheme="minorBidi"/>
          <w:noProof/>
          <w:sz w:val="22"/>
          <w:lang w:eastAsia="en-US"/>
        </w:rPr>
      </w:pPr>
      <w:hyperlink w:anchor="_Toc94886069" w:history="1">
        <w:r w:rsidR="00F16DFE" w:rsidRPr="005F6485">
          <w:rPr>
            <w:rStyle w:val="Hyperlink"/>
            <w:b/>
            <w:bCs/>
            <w:noProof/>
          </w:rPr>
          <w:t>2.2.1.</w:t>
        </w:r>
        <w:r w:rsidR="00F16DFE">
          <w:rPr>
            <w:rFonts w:asciiTheme="minorHAnsi" w:eastAsiaTheme="minorEastAsia" w:hAnsiTheme="minorHAnsi" w:cstheme="minorBidi"/>
            <w:noProof/>
            <w:sz w:val="22"/>
            <w:lang w:eastAsia="en-US"/>
          </w:rPr>
          <w:tab/>
        </w:r>
        <w:r w:rsidR="00F16DFE" w:rsidRPr="005F6485">
          <w:rPr>
            <w:rStyle w:val="Hyperlink"/>
            <w:b/>
            <w:bCs/>
            <w:noProof/>
          </w:rPr>
          <w:t>Metode Pengumpulan Data</w:t>
        </w:r>
        <w:r w:rsidR="00F16DFE">
          <w:rPr>
            <w:noProof/>
            <w:webHidden/>
          </w:rPr>
          <w:tab/>
        </w:r>
        <w:r w:rsidR="00F16DFE">
          <w:rPr>
            <w:noProof/>
            <w:webHidden/>
          </w:rPr>
          <w:fldChar w:fldCharType="begin"/>
        </w:r>
        <w:r w:rsidR="00F16DFE">
          <w:rPr>
            <w:noProof/>
            <w:webHidden/>
          </w:rPr>
          <w:instrText xml:space="preserve"> PAGEREF _Toc94886069 \h </w:instrText>
        </w:r>
        <w:r w:rsidR="00F16DFE">
          <w:rPr>
            <w:noProof/>
            <w:webHidden/>
          </w:rPr>
        </w:r>
        <w:r w:rsidR="00F16DFE">
          <w:rPr>
            <w:noProof/>
            <w:webHidden/>
          </w:rPr>
          <w:fldChar w:fldCharType="separate"/>
        </w:r>
        <w:r w:rsidR="00F16DFE">
          <w:rPr>
            <w:noProof/>
            <w:webHidden/>
          </w:rPr>
          <w:t>1</w:t>
        </w:r>
        <w:r w:rsidR="00F16DFE">
          <w:rPr>
            <w:noProof/>
            <w:webHidden/>
          </w:rPr>
          <w:fldChar w:fldCharType="end"/>
        </w:r>
      </w:hyperlink>
    </w:p>
    <w:p w14:paraId="79FC62FA" w14:textId="6C8A1CBA" w:rsidR="00F16DFE" w:rsidRDefault="00000000">
      <w:pPr>
        <w:pStyle w:val="TOC3"/>
        <w:rPr>
          <w:rFonts w:asciiTheme="minorHAnsi" w:eastAsiaTheme="minorEastAsia" w:hAnsiTheme="minorHAnsi" w:cstheme="minorBidi"/>
          <w:noProof/>
          <w:sz w:val="22"/>
          <w:lang w:eastAsia="en-US"/>
        </w:rPr>
      </w:pPr>
      <w:hyperlink w:anchor="_Toc94886070" w:history="1">
        <w:r w:rsidR="00F16DFE" w:rsidRPr="005F6485">
          <w:rPr>
            <w:rStyle w:val="Hyperlink"/>
            <w:b/>
            <w:bCs/>
            <w:noProof/>
          </w:rPr>
          <w:t>2.2.2.</w:t>
        </w:r>
        <w:r w:rsidR="00F16DFE">
          <w:rPr>
            <w:rFonts w:asciiTheme="minorHAnsi" w:eastAsiaTheme="minorEastAsia" w:hAnsiTheme="minorHAnsi" w:cstheme="minorBidi"/>
            <w:noProof/>
            <w:sz w:val="22"/>
            <w:lang w:eastAsia="en-US"/>
          </w:rPr>
          <w:tab/>
        </w:r>
        <w:r w:rsidR="00F16DFE" w:rsidRPr="005F6485">
          <w:rPr>
            <w:rStyle w:val="Hyperlink"/>
            <w:b/>
            <w:bCs/>
            <w:noProof/>
          </w:rPr>
          <w:t>Metode Pendekatan Sistem</w:t>
        </w:r>
        <w:r w:rsidR="00F16DFE">
          <w:rPr>
            <w:noProof/>
            <w:webHidden/>
          </w:rPr>
          <w:tab/>
        </w:r>
        <w:r w:rsidR="00F16DFE">
          <w:rPr>
            <w:noProof/>
            <w:webHidden/>
          </w:rPr>
          <w:fldChar w:fldCharType="begin"/>
        </w:r>
        <w:r w:rsidR="00F16DFE">
          <w:rPr>
            <w:noProof/>
            <w:webHidden/>
          </w:rPr>
          <w:instrText xml:space="preserve"> PAGEREF _Toc94886070 \h </w:instrText>
        </w:r>
        <w:r w:rsidR="00F16DFE">
          <w:rPr>
            <w:noProof/>
            <w:webHidden/>
          </w:rPr>
        </w:r>
        <w:r w:rsidR="00F16DFE">
          <w:rPr>
            <w:noProof/>
            <w:webHidden/>
          </w:rPr>
          <w:fldChar w:fldCharType="separate"/>
        </w:r>
        <w:r w:rsidR="00F16DFE">
          <w:rPr>
            <w:noProof/>
            <w:webHidden/>
          </w:rPr>
          <w:t>1</w:t>
        </w:r>
        <w:r w:rsidR="00F16DFE">
          <w:rPr>
            <w:noProof/>
            <w:webHidden/>
          </w:rPr>
          <w:fldChar w:fldCharType="end"/>
        </w:r>
      </w:hyperlink>
    </w:p>
    <w:p w14:paraId="626E039C" w14:textId="79529519" w:rsidR="00F16DFE" w:rsidRDefault="00000000">
      <w:pPr>
        <w:pStyle w:val="TOC3"/>
        <w:rPr>
          <w:rFonts w:asciiTheme="minorHAnsi" w:eastAsiaTheme="minorEastAsia" w:hAnsiTheme="minorHAnsi" w:cstheme="minorBidi"/>
          <w:noProof/>
          <w:sz w:val="22"/>
          <w:lang w:eastAsia="en-US"/>
        </w:rPr>
      </w:pPr>
      <w:hyperlink w:anchor="_Toc94886071" w:history="1">
        <w:r w:rsidR="00F16DFE" w:rsidRPr="005F6485">
          <w:rPr>
            <w:rStyle w:val="Hyperlink"/>
            <w:b/>
            <w:bCs/>
            <w:noProof/>
          </w:rPr>
          <w:t>2.2.3.</w:t>
        </w:r>
        <w:r w:rsidR="00F16DFE">
          <w:rPr>
            <w:rFonts w:asciiTheme="minorHAnsi" w:eastAsiaTheme="minorEastAsia" w:hAnsiTheme="minorHAnsi" w:cstheme="minorBidi"/>
            <w:noProof/>
            <w:sz w:val="22"/>
            <w:lang w:eastAsia="en-US"/>
          </w:rPr>
          <w:tab/>
        </w:r>
        <w:r w:rsidR="00F16DFE" w:rsidRPr="005F6485">
          <w:rPr>
            <w:rStyle w:val="Hyperlink"/>
            <w:b/>
            <w:bCs/>
            <w:noProof/>
          </w:rPr>
          <w:t>Metode Analisa Sistem</w:t>
        </w:r>
        <w:r w:rsidR="00F16DFE">
          <w:rPr>
            <w:noProof/>
            <w:webHidden/>
          </w:rPr>
          <w:tab/>
        </w:r>
        <w:r w:rsidR="00F16DFE">
          <w:rPr>
            <w:noProof/>
            <w:webHidden/>
          </w:rPr>
          <w:fldChar w:fldCharType="begin"/>
        </w:r>
        <w:r w:rsidR="00F16DFE">
          <w:rPr>
            <w:noProof/>
            <w:webHidden/>
          </w:rPr>
          <w:instrText xml:space="preserve"> PAGEREF _Toc94886071 \h </w:instrText>
        </w:r>
        <w:r w:rsidR="00F16DFE">
          <w:rPr>
            <w:noProof/>
            <w:webHidden/>
          </w:rPr>
        </w:r>
        <w:r w:rsidR="00F16DFE">
          <w:rPr>
            <w:noProof/>
            <w:webHidden/>
          </w:rPr>
          <w:fldChar w:fldCharType="separate"/>
        </w:r>
        <w:r w:rsidR="00F16DFE">
          <w:rPr>
            <w:noProof/>
            <w:webHidden/>
          </w:rPr>
          <w:t>1</w:t>
        </w:r>
        <w:r w:rsidR="00F16DFE">
          <w:rPr>
            <w:noProof/>
            <w:webHidden/>
          </w:rPr>
          <w:fldChar w:fldCharType="end"/>
        </w:r>
      </w:hyperlink>
    </w:p>
    <w:p w14:paraId="318D5C01" w14:textId="19A80C80" w:rsidR="00F16DFE" w:rsidRDefault="00000000" w:rsidP="00404F39">
      <w:pPr>
        <w:pStyle w:val="TOC1"/>
        <w:rPr>
          <w:rFonts w:asciiTheme="minorHAnsi" w:eastAsiaTheme="minorEastAsia" w:hAnsiTheme="minorHAnsi" w:cstheme="minorBidi"/>
          <w:noProof/>
          <w:sz w:val="22"/>
          <w:lang w:eastAsia="en-US"/>
        </w:rPr>
      </w:pPr>
      <w:hyperlink w:anchor="_Toc94886073" w:history="1">
        <w:r w:rsidR="00F16DFE" w:rsidRPr="005F6485">
          <w:rPr>
            <w:rStyle w:val="Hyperlink"/>
            <w:noProof/>
          </w:rPr>
          <w:t>BAB 2</w:t>
        </w:r>
        <w:r w:rsidR="00F16DFE" w:rsidRPr="005F6485">
          <w:rPr>
            <w:rStyle w:val="Hyperlink"/>
            <w:rFonts w:ascii="Book Antiqua" w:eastAsia="Calibri" w:hAnsi="Book Antiqua"/>
            <w:noProof/>
            <w:lang w:val="en-ID"/>
          </w:rPr>
          <w:t xml:space="preserve"> LANDASAN TEORI</w:t>
        </w:r>
        <w:r w:rsidR="00F16DFE">
          <w:rPr>
            <w:noProof/>
            <w:webHidden/>
          </w:rPr>
          <w:tab/>
        </w:r>
        <w:r w:rsidR="00F16DFE">
          <w:rPr>
            <w:noProof/>
            <w:webHidden/>
          </w:rPr>
          <w:fldChar w:fldCharType="begin"/>
        </w:r>
        <w:r w:rsidR="00F16DFE">
          <w:rPr>
            <w:noProof/>
            <w:webHidden/>
          </w:rPr>
          <w:instrText xml:space="preserve"> PAGEREF _Toc94886073 \h </w:instrText>
        </w:r>
        <w:r w:rsidR="00F16DFE">
          <w:rPr>
            <w:noProof/>
            <w:webHidden/>
          </w:rPr>
        </w:r>
        <w:r w:rsidR="00F16DFE">
          <w:rPr>
            <w:noProof/>
            <w:webHidden/>
          </w:rPr>
          <w:fldChar w:fldCharType="separate"/>
        </w:r>
        <w:r w:rsidR="00F16DFE">
          <w:rPr>
            <w:noProof/>
            <w:webHidden/>
          </w:rPr>
          <w:t>3</w:t>
        </w:r>
        <w:r w:rsidR="00F16DFE">
          <w:rPr>
            <w:noProof/>
            <w:webHidden/>
          </w:rPr>
          <w:fldChar w:fldCharType="end"/>
        </w:r>
      </w:hyperlink>
    </w:p>
    <w:p w14:paraId="170F4E29" w14:textId="3E62B3A2" w:rsidR="00F16DFE" w:rsidRDefault="00000000">
      <w:pPr>
        <w:pStyle w:val="TOC2"/>
        <w:tabs>
          <w:tab w:val="left" w:pos="900"/>
          <w:tab w:val="right" w:leader="dot" w:pos="7928"/>
        </w:tabs>
        <w:rPr>
          <w:rFonts w:asciiTheme="minorHAnsi" w:eastAsiaTheme="minorEastAsia" w:hAnsiTheme="minorHAnsi" w:cstheme="minorBidi"/>
          <w:noProof/>
          <w:sz w:val="22"/>
          <w:lang w:eastAsia="en-US"/>
        </w:rPr>
      </w:pPr>
      <w:hyperlink w:anchor="_Toc94886074" w:history="1">
        <w:r w:rsidR="00F16DFE" w:rsidRPr="005F6485">
          <w:rPr>
            <w:rStyle w:val="Hyperlink"/>
            <w:iCs/>
            <w:noProof/>
          </w:rPr>
          <w:t>2.1.</w:t>
        </w:r>
        <w:r w:rsidR="00F16DFE">
          <w:rPr>
            <w:rFonts w:asciiTheme="minorHAnsi" w:eastAsiaTheme="minorEastAsia" w:hAnsiTheme="minorHAnsi" w:cstheme="minorBidi"/>
            <w:noProof/>
            <w:sz w:val="22"/>
            <w:lang w:eastAsia="en-US"/>
          </w:rPr>
          <w:tab/>
        </w:r>
        <w:r w:rsidR="00F16DFE" w:rsidRPr="005F6485">
          <w:rPr>
            <w:rStyle w:val="Hyperlink"/>
            <w:iCs/>
            <w:noProof/>
          </w:rPr>
          <w:t>Pengertian Sistem</w:t>
        </w:r>
        <w:r w:rsidR="00F16DFE">
          <w:rPr>
            <w:noProof/>
            <w:webHidden/>
          </w:rPr>
          <w:tab/>
        </w:r>
        <w:r w:rsidR="00F16DFE">
          <w:rPr>
            <w:noProof/>
            <w:webHidden/>
          </w:rPr>
          <w:fldChar w:fldCharType="begin"/>
        </w:r>
        <w:r w:rsidR="00F16DFE">
          <w:rPr>
            <w:noProof/>
            <w:webHidden/>
          </w:rPr>
          <w:instrText xml:space="preserve"> PAGEREF _Toc94886074 \h </w:instrText>
        </w:r>
        <w:r w:rsidR="00F16DFE">
          <w:rPr>
            <w:noProof/>
            <w:webHidden/>
          </w:rPr>
        </w:r>
        <w:r w:rsidR="00F16DFE">
          <w:rPr>
            <w:noProof/>
            <w:webHidden/>
          </w:rPr>
          <w:fldChar w:fldCharType="separate"/>
        </w:r>
        <w:r w:rsidR="00F16DFE">
          <w:rPr>
            <w:noProof/>
            <w:webHidden/>
          </w:rPr>
          <w:t>3</w:t>
        </w:r>
        <w:r w:rsidR="00F16DFE">
          <w:rPr>
            <w:noProof/>
            <w:webHidden/>
          </w:rPr>
          <w:fldChar w:fldCharType="end"/>
        </w:r>
      </w:hyperlink>
    </w:p>
    <w:p w14:paraId="41362C6C" w14:textId="3BA021B5" w:rsidR="00F16DFE" w:rsidRDefault="00000000">
      <w:pPr>
        <w:pStyle w:val="TOC2"/>
        <w:tabs>
          <w:tab w:val="left" w:pos="900"/>
          <w:tab w:val="right" w:leader="dot" w:pos="7928"/>
        </w:tabs>
        <w:rPr>
          <w:rFonts w:asciiTheme="minorHAnsi" w:eastAsiaTheme="minorEastAsia" w:hAnsiTheme="minorHAnsi" w:cstheme="minorBidi"/>
          <w:noProof/>
          <w:sz w:val="22"/>
          <w:lang w:eastAsia="en-US"/>
        </w:rPr>
      </w:pPr>
      <w:hyperlink w:anchor="_Toc94886075" w:history="1">
        <w:r w:rsidR="00F16DFE" w:rsidRPr="005F6485">
          <w:rPr>
            <w:rStyle w:val="Hyperlink"/>
            <w:b/>
            <w:bCs/>
            <w:noProof/>
          </w:rPr>
          <w:t>2.2.</w:t>
        </w:r>
        <w:r w:rsidR="00F16DFE">
          <w:rPr>
            <w:rFonts w:asciiTheme="minorHAnsi" w:eastAsiaTheme="minorEastAsia" w:hAnsiTheme="minorHAnsi" w:cstheme="minorBidi"/>
            <w:noProof/>
            <w:sz w:val="22"/>
            <w:lang w:eastAsia="en-US"/>
          </w:rPr>
          <w:tab/>
        </w:r>
        <w:r w:rsidR="00F16DFE" w:rsidRPr="005F6485">
          <w:rPr>
            <w:rStyle w:val="Hyperlink"/>
            <w:b/>
            <w:bCs/>
            <w:noProof/>
          </w:rPr>
          <w:t>Konsep Pendaftaran Pasien</w:t>
        </w:r>
        <w:r w:rsidR="00F16DFE">
          <w:rPr>
            <w:noProof/>
            <w:webHidden/>
          </w:rPr>
          <w:tab/>
        </w:r>
        <w:r w:rsidR="00F16DFE">
          <w:rPr>
            <w:noProof/>
            <w:webHidden/>
          </w:rPr>
          <w:fldChar w:fldCharType="begin"/>
        </w:r>
        <w:r w:rsidR="00F16DFE">
          <w:rPr>
            <w:noProof/>
            <w:webHidden/>
          </w:rPr>
          <w:instrText xml:space="preserve"> PAGEREF _Toc94886075 \h </w:instrText>
        </w:r>
        <w:r w:rsidR="00F16DFE">
          <w:rPr>
            <w:noProof/>
            <w:webHidden/>
          </w:rPr>
        </w:r>
        <w:r w:rsidR="00F16DFE">
          <w:rPr>
            <w:noProof/>
            <w:webHidden/>
          </w:rPr>
          <w:fldChar w:fldCharType="separate"/>
        </w:r>
        <w:r w:rsidR="00F16DFE">
          <w:rPr>
            <w:noProof/>
            <w:webHidden/>
          </w:rPr>
          <w:t>3</w:t>
        </w:r>
        <w:r w:rsidR="00F16DFE">
          <w:rPr>
            <w:noProof/>
            <w:webHidden/>
          </w:rPr>
          <w:fldChar w:fldCharType="end"/>
        </w:r>
      </w:hyperlink>
    </w:p>
    <w:p w14:paraId="5653078C" w14:textId="59FC25FC" w:rsidR="00F16DFE" w:rsidRDefault="00000000">
      <w:pPr>
        <w:pStyle w:val="TOC2"/>
        <w:tabs>
          <w:tab w:val="left" w:pos="900"/>
          <w:tab w:val="right" w:leader="dot" w:pos="7928"/>
        </w:tabs>
        <w:rPr>
          <w:rFonts w:asciiTheme="minorHAnsi" w:eastAsiaTheme="minorEastAsia" w:hAnsiTheme="minorHAnsi" w:cstheme="minorBidi"/>
          <w:noProof/>
          <w:sz w:val="22"/>
          <w:lang w:eastAsia="en-US"/>
        </w:rPr>
      </w:pPr>
      <w:hyperlink w:anchor="_Toc94886076" w:history="1">
        <w:r w:rsidR="00F16DFE" w:rsidRPr="005F6485">
          <w:rPr>
            <w:rStyle w:val="Hyperlink"/>
            <w:b/>
            <w:bCs/>
            <w:noProof/>
          </w:rPr>
          <w:t>2.3.</w:t>
        </w:r>
        <w:r w:rsidR="00F16DFE">
          <w:rPr>
            <w:rFonts w:asciiTheme="minorHAnsi" w:eastAsiaTheme="minorEastAsia" w:hAnsiTheme="minorHAnsi" w:cstheme="minorBidi"/>
            <w:noProof/>
            <w:sz w:val="22"/>
            <w:lang w:eastAsia="en-US"/>
          </w:rPr>
          <w:tab/>
        </w:r>
        <w:r w:rsidR="00F16DFE" w:rsidRPr="005F6485">
          <w:rPr>
            <w:rStyle w:val="Hyperlink"/>
            <w:b/>
            <w:bCs/>
            <w:noProof/>
          </w:rPr>
          <w:t>Konsep Chatbot</w:t>
        </w:r>
        <w:r w:rsidR="00F16DFE">
          <w:rPr>
            <w:noProof/>
            <w:webHidden/>
          </w:rPr>
          <w:tab/>
        </w:r>
        <w:r w:rsidR="00F16DFE">
          <w:rPr>
            <w:noProof/>
            <w:webHidden/>
          </w:rPr>
          <w:fldChar w:fldCharType="begin"/>
        </w:r>
        <w:r w:rsidR="00F16DFE">
          <w:rPr>
            <w:noProof/>
            <w:webHidden/>
          </w:rPr>
          <w:instrText xml:space="preserve"> PAGEREF _Toc94886076 \h </w:instrText>
        </w:r>
        <w:r w:rsidR="00F16DFE">
          <w:rPr>
            <w:noProof/>
            <w:webHidden/>
          </w:rPr>
        </w:r>
        <w:r w:rsidR="00F16DFE">
          <w:rPr>
            <w:noProof/>
            <w:webHidden/>
          </w:rPr>
          <w:fldChar w:fldCharType="separate"/>
        </w:r>
        <w:r w:rsidR="00F16DFE">
          <w:rPr>
            <w:noProof/>
            <w:webHidden/>
          </w:rPr>
          <w:t>4</w:t>
        </w:r>
        <w:r w:rsidR="00F16DFE">
          <w:rPr>
            <w:noProof/>
            <w:webHidden/>
          </w:rPr>
          <w:fldChar w:fldCharType="end"/>
        </w:r>
      </w:hyperlink>
    </w:p>
    <w:p w14:paraId="4A55574E" w14:textId="6F5D8753" w:rsidR="00F16DFE" w:rsidRDefault="00000000" w:rsidP="00404F39">
      <w:pPr>
        <w:pStyle w:val="TOC1"/>
        <w:rPr>
          <w:rFonts w:asciiTheme="minorHAnsi" w:eastAsiaTheme="minorEastAsia" w:hAnsiTheme="minorHAnsi" w:cstheme="minorBidi"/>
          <w:noProof/>
          <w:sz w:val="22"/>
          <w:lang w:eastAsia="en-US"/>
        </w:rPr>
      </w:pPr>
      <w:hyperlink w:anchor="_Toc94886077" w:history="1">
        <w:r w:rsidR="00F16DFE" w:rsidRPr="005F6485">
          <w:rPr>
            <w:rStyle w:val="Hyperlink"/>
            <w:noProof/>
          </w:rPr>
          <w:t>BAB 3 OBJEK PENELITIAN</w:t>
        </w:r>
        <w:r w:rsidR="00F16DFE">
          <w:rPr>
            <w:noProof/>
            <w:webHidden/>
          </w:rPr>
          <w:tab/>
        </w:r>
        <w:r w:rsidR="00F16DFE">
          <w:rPr>
            <w:noProof/>
            <w:webHidden/>
          </w:rPr>
          <w:fldChar w:fldCharType="begin"/>
        </w:r>
        <w:r w:rsidR="00F16DFE">
          <w:rPr>
            <w:noProof/>
            <w:webHidden/>
          </w:rPr>
          <w:instrText xml:space="preserve"> PAGEREF _Toc94886077 \h </w:instrText>
        </w:r>
        <w:r w:rsidR="00F16DFE">
          <w:rPr>
            <w:noProof/>
            <w:webHidden/>
          </w:rPr>
        </w:r>
        <w:r w:rsidR="00F16DFE">
          <w:rPr>
            <w:noProof/>
            <w:webHidden/>
          </w:rPr>
          <w:fldChar w:fldCharType="separate"/>
        </w:r>
        <w:r w:rsidR="00F16DFE">
          <w:rPr>
            <w:noProof/>
            <w:webHidden/>
          </w:rPr>
          <w:t>6</w:t>
        </w:r>
        <w:r w:rsidR="00F16DFE">
          <w:rPr>
            <w:noProof/>
            <w:webHidden/>
          </w:rPr>
          <w:fldChar w:fldCharType="end"/>
        </w:r>
      </w:hyperlink>
    </w:p>
    <w:p w14:paraId="4703362F" w14:textId="6142472B" w:rsidR="00F16DFE" w:rsidRDefault="00000000">
      <w:pPr>
        <w:pStyle w:val="TOC2"/>
        <w:tabs>
          <w:tab w:val="left" w:pos="900"/>
          <w:tab w:val="right" w:leader="dot" w:pos="7928"/>
        </w:tabs>
        <w:rPr>
          <w:rFonts w:asciiTheme="minorHAnsi" w:eastAsiaTheme="minorEastAsia" w:hAnsiTheme="minorHAnsi" w:cstheme="minorBidi"/>
          <w:noProof/>
          <w:sz w:val="22"/>
          <w:lang w:eastAsia="en-US"/>
        </w:rPr>
      </w:pPr>
      <w:hyperlink w:anchor="_Toc94886078" w:history="1">
        <w:r w:rsidR="00F16DFE" w:rsidRPr="005F6485">
          <w:rPr>
            <w:rStyle w:val="Hyperlink"/>
            <w:noProof/>
          </w:rPr>
          <w:t>3.1.</w:t>
        </w:r>
        <w:r w:rsidR="00F16DFE">
          <w:rPr>
            <w:rFonts w:asciiTheme="minorHAnsi" w:eastAsiaTheme="minorEastAsia" w:hAnsiTheme="minorHAnsi" w:cstheme="minorBidi"/>
            <w:noProof/>
            <w:sz w:val="22"/>
            <w:lang w:eastAsia="en-US"/>
          </w:rPr>
          <w:tab/>
        </w:r>
        <w:r w:rsidR="00F16DFE" w:rsidRPr="005F6485">
          <w:rPr>
            <w:rStyle w:val="Hyperlink"/>
            <w:noProof/>
          </w:rPr>
          <w:t>Sejarah Perusahaan</w:t>
        </w:r>
        <w:r w:rsidR="00F16DFE">
          <w:rPr>
            <w:noProof/>
            <w:webHidden/>
          </w:rPr>
          <w:tab/>
        </w:r>
        <w:r w:rsidR="00F16DFE">
          <w:rPr>
            <w:noProof/>
            <w:webHidden/>
          </w:rPr>
          <w:fldChar w:fldCharType="begin"/>
        </w:r>
        <w:r w:rsidR="00F16DFE">
          <w:rPr>
            <w:noProof/>
            <w:webHidden/>
          </w:rPr>
          <w:instrText xml:space="preserve"> PAGEREF _Toc94886078 \h </w:instrText>
        </w:r>
        <w:r w:rsidR="00F16DFE">
          <w:rPr>
            <w:noProof/>
            <w:webHidden/>
          </w:rPr>
        </w:r>
        <w:r w:rsidR="00F16DFE">
          <w:rPr>
            <w:noProof/>
            <w:webHidden/>
          </w:rPr>
          <w:fldChar w:fldCharType="separate"/>
        </w:r>
        <w:r w:rsidR="00F16DFE">
          <w:rPr>
            <w:noProof/>
            <w:webHidden/>
          </w:rPr>
          <w:t>6</w:t>
        </w:r>
        <w:r w:rsidR="00F16DFE">
          <w:rPr>
            <w:noProof/>
            <w:webHidden/>
          </w:rPr>
          <w:fldChar w:fldCharType="end"/>
        </w:r>
      </w:hyperlink>
    </w:p>
    <w:p w14:paraId="614283A9" w14:textId="3192B5D7" w:rsidR="00F16DFE" w:rsidRDefault="00000000">
      <w:pPr>
        <w:pStyle w:val="TOC2"/>
        <w:tabs>
          <w:tab w:val="left" w:pos="900"/>
          <w:tab w:val="right" w:leader="dot" w:pos="7928"/>
        </w:tabs>
        <w:rPr>
          <w:rFonts w:asciiTheme="minorHAnsi" w:eastAsiaTheme="minorEastAsia" w:hAnsiTheme="minorHAnsi" w:cstheme="minorBidi"/>
          <w:noProof/>
          <w:sz w:val="22"/>
          <w:lang w:eastAsia="en-US"/>
        </w:rPr>
      </w:pPr>
      <w:hyperlink w:anchor="_Toc94886079" w:history="1">
        <w:r w:rsidR="00F16DFE" w:rsidRPr="005F6485">
          <w:rPr>
            <w:rStyle w:val="Hyperlink"/>
            <w:noProof/>
          </w:rPr>
          <w:t>3.2.</w:t>
        </w:r>
        <w:r w:rsidR="00F16DFE">
          <w:rPr>
            <w:rFonts w:asciiTheme="minorHAnsi" w:eastAsiaTheme="minorEastAsia" w:hAnsiTheme="minorHAnsi" w:cstheme="minorBidi"/>
            <w:noProof/>
            <w:sz w:val="22"/>
            <w:lang w:eastAsia="en-US"/>
          </w:rPr>
          <w:tab/>
        </w:r>
        <w:r w:rsidR="00F16DFE" w:rsidRPr="005F6485">
          <w:rPr>
            <w:rStyle w:val="Hyperlink"/>
            <w:noProof/>
          </w:rPr>
          <w:t>Struktur Organisasi Perusahaan</w:t>
        </w:r>
        <w:r w:rsidR="00F16DFE">
          <w:rPr>
            <w:noProof/>
            <w:webHidden/>
          </w:rPr>
          <w:tab/>
        </w:r>
        <w:r w:rsidR="00F16DFE">
          <w:rPr>
            <w:noProof/>
            <w:webHidden/>
          </w:rPr>
          <w:fldChar w:fldCharType="begin"/>
        </w:r>
        <w:r w:rsidR="00F16DFE">
          <w:rPr>
            <w:noProof/>
            <w:webHidden/>
          </w:rPr>
          <w:instrText xml:space="preserve"> PAGEREF _Toc94886079 \h </w:instrText>
        </w:r>
        <w:r w:rsidR="00F16DFE">
          <w:rPr>
            <w:noProof/>
            <w:webHidden/>
          </w:rPr>
        </w:r>
        <w:r w:rsidR="00F16DFE">
          <w:rPr>
            <w:noProof/>
            <w:webHidden/>
          </w:rPr>
          <w:fldChar w:fldCharType="separate"/>
        </w:r>
        <w:r w:rsidR="00F16DFE">
          <w:rPr>
            <w:noProof/>
            <w:webHidden/>
          </w:rPr>
          <w:t>7</w:t>
        </w:r>
        <w:r w:rsidR="00F16DFE">
          <w:rPr>
            <w:noProof/>
            <w:webHidden/>
          </w:rPr>
          <w:fldChar w:fldCharType="end"/>
        </w:r>
      </w:hyperlink>
    </w:p>
    <w:p w14:paraId="4FC1DB63" w14:textId="2D170384" w:rsidR="00F16DFE" w:rsidRDefault="00000000">
      <w:pPr>
        <w:pStyle w:val="TOC2"/>
        <w:tabs>
          <w:tab w:val="left" w:pos="900"/>
          <w:tab w:val="right" w:leader="dot" w:pos="7928"/>
        </w:tabs>
        <w:rPr>
          <w:rFonts w:asciiTheme="minorHAnsi" w:eastAsiaTheme="minorEastAsia" w:hAnsiTheme="minorHAnsi" w:cstheme="minorBidi"/>
          <w:noProof/>
          <w:sz w:val="22"/>
          <w:lang w:eastAsia="en-US"/>
        </w:rPr>
      </w:pPr>
      <w:hyperlink w:anchor="_Toc94886080" w:history="1">
        <w:r w:rsidR="00F16DFE" w:rsidRPr="005F6485">
          <w:rPr>
            <w:rStyle w:val="Hyperlink"/>
            <w:noProof/>
          </w:rPr>
          <w:t>3.3.</w:t>
        </w:r>
        <w:r w:rsidR="00F16DFE">
          <w:rPr>
            <w:rFonts w:asciiTheme="minorHAnsi" w:eastAsiaTheme="minorEastAsia" w:hAnsiTheme="minorHAnsi" w:cstheme="minorBidi"/>
            <w:noProof/>
            <w:sz w:val="22"/>
            <w:lang w:eastAsia="en-US"/>
          </w:rPr>
          <w:tab/>
        </w:r>
        <w:r w:rsidR="00F16DFE" w:rsidRPr="005F6485">
          <w:rPr>
            <w:rStyle w:val="Hyperlink"/>
            <w:noProof/>
          </w:rPr>
          <w:t>Uraian Jabatan</w:t>
        </w:r>
        <w:r w:rsidR="00F16DFE">
          <w:rPr>
            <w:noProof/>
            <w:webHidden/>
          </w:rPr>
          <w:tab/>
        </w:r>
        <w:r w:rsidR="00F16DFE">
          <w:rPr>
            <w:noProof/>
            <w:webHidden/>
          </w:rPr>
          <w:fldChar w:fldCharType="begin"/>
        </w:r>
        <w:r w:rsidR="00F16DFE">
          <w:rPr>
            <w:noProof/>
            <w:webHidden/>
          </w:rPr>
          <w:instrText xml:space="preserve"> PAGEREF _Toc94886080 \h </w:instrText>
        </w:r>
        <w:r w:rsidR="00F16DFE">
          <w:rPr>
            <w:noProof/>
            <w:webHidden/>
          </w:rPr>
        </w:r>
        <w:r w:rsidR="00F16DFE">
          <w:rPr>
            <w:noProof/>
            <w:webHidden/>
          </w:rPr>
          <w:fldChar w:fldCharType="separate"/>
        </w:r>
        <w:r w:rsidR="00F16DFE">
          <w:rPr>
            <w:noProof/>
            <w:webHidden/>
          </w:rPr>
          <w:t>7</w:t>
        </w:r>
        <w:r w:rsidR="00F16DFE">
          <w:rPr>
            <w:noProof/>
            <w:webHidden/>
          </w:rPr>
          <w:fldChar w:fldCharType="end"/>
        </w:r>
      </w:hyperlink>
    </w:p>
    <w:p w14:paraId="5B0A3B81" w14:textId="6CEBA0DE" w:rsidR="00F16DFE" w:rsidRDefault="00000000" w:rsidP="00404F39">
      <w:pPr>
        <w:pStyle w:val="TOC1"/>
        <w:rPr>
          <w:rFonts w:asciiTheme="minorHAnsi" w:eastAsiaTheme="minorEastAsia" w:hAnsiTheme="minorHAnsi" w:cstheme="minorBidi"/>
          <w:noProof/>
          <w:sz w:val="22"/>
          <w:lang w:eastAsia="en-US"/>
        </w:rPr>
      </w:pPr>
      <w:hyperlink w:anchor="_Toc94886081" w:history="1">
        <w:r w:rsidR="00F16DFE" w:rsidRPr="005F6485">
          <w:rPr>
            <w:rStyle w:val="Hyperlink"/>
            <w:noProof/>
          </w:rPr>
          <w:t>BAB 4</w:t>
        </w:r>
        <w:r w:rsidR="00F16DFE" w:rsidRPr="005F6485">
          <w:rPr>
            <w:rStyle w:val="Hyperlink"/>
            <w:rFonts w:ascii="Book Antiqua" w:eastAsia="Calibri" w:hAnsi="Book Antiqua"/>
            <w:noProof/>
            <w:lang w:val="en-ID"/>
          </w:rPr>
          <w:t xml:space="preserve"> ANALISIS DAN PEMBAHASAN</w:t>
        </w:r>
        <w:r w:rsidR="00F16DFE">
          <w:rPr>
            <w:noProof/>
            <w:webHidden/>
          </w:rPr>
          <w:tab/>
        </w:r>
        <w:r w:rsidR="00F16DFE">
          <w:rPr>
            <w:noProof/>
            <w:webHidden/>
          </w:rPr>
          <w:fldChar w:fldCharType="begin"/>
        </w:r>
        <w:r w:rsidR="00F16DFE">
          <w:rPr>
            <w:noProof/>
            <w:webHidden/>
          </w:rPr>
          <w:instrText xml:space="preserve"> PAGEREF _Toc94886081 \h </w:instrText>
        </w:r>
        <w:r w:rsidR="00F16DFE">
          <w:rPr>
            <w:noProof/>
            <w:webHidden/>
          </w:rPr>
        </w:r>
        <w:r w:rsidR="00F16DFE">
          <w:rPr>
            <w:noProof/>
            <w:webHidden/>
          </w:rPr>
          <w:fldChar w:fldCharType="separate"/>
        </w:r>
        <w:r w:rsidR="00F16DFE">
          <w:rPr>
            <w:noProof/>
            <w:webHidden/>
          </w:rPr>
          <w:t>12</w:t>
        </w:r>
        <w:r w:rsidR="00F16DFE">
          <w:rPr>
            <w:noProof/>
            <w:webHidden/>
          </w:rPr>
          <w:fldChar w:fldCharType="end"/>
        </w:r>
      </w:hyperlink>
    </w:p>
    <w:p w14:paraId="3299BC33" w14:textId="3A739273" w:rsidR="00F16DFE" w:rsidRDefault="00000000">
      <w:pPr>
        <w:pStyle w:val="TOC2"/>
        <w:tabs>
          <w:tab w:val="left" w:pos="900"/>
          <w:tab w:val="right" w:leader="dot" w:pos="7928"/>
        </w:tabs>
        <w:rPr>
          <w:rFonts w:asciiTheme="minorHAnsi" w:eastAsiaTheme="minorEastAsia" w:hAnsiTheme="minorHAnsi" w:cstheme="minorBidi"/>
          <w:noProof/>
          <w:sz w:val="22"/>
          <w:lang w:eastAsia="en-US"/>
        </w:rPr>
      </w:pPr>
      <w:hyperlink w:anchor="_Toc94886082" w:history="1">
        <w:r w:rsidR="00F16DFE" w:rsidRPr="005F6485">
          <w:rPr>
            <w:rStyle w:val="Hyperlink"/>
            <w:rFonts w:eastAsia="Calibri"/>
            <w:noProof/>
            <w:lang w:val="en-ID"/>
          </w:rPr>
          <w:t>4.1.</w:t>
        </w:r>
        <w:r w:rsidR="00F16DFE">
          <w:rPr>
            <w:rFonts w:asciiTheme="minorHAnsi" w:eastAsiaTheme="minorEastAsia" w:hAnsiTheme="minorHAnsi" w:cstheme="minorBidi"/>
            <w:noProof/>
            <w:sz w:val="22"/>
            <w:lang w:eastAsia="en-US"/>
          </w:rPr>
          <w:tab/>
        </w:r>
        <w:r w:rsidR="00F16DFE" w:rsidRPr="005F6485">
          <w:rPr>
            <w:rStyle w:val="Hyperlink"/>
            <w:rFonts w:eastAsia="Calibri"/>
            <w:noProof/>
            <w:lang w:val="en-ID"/>
          </w:rPr>
          <w:t>Deskripsi Sistem Berjalan</w:t>
        </w:r>
        <w:r w:rsidR="00F16DFE">
          <w:rPr>
            <w:noProof/>
            <w:webHidden/>
          </w:rPr>
          <w:tab/>
        </w:r>
        <w:r w:rsidR="00F16DFE">
          <w:rPr>
            <w:noProof/>
            <w:webHidden/>
          </w:rPr>
          <w:fldChar w:fldCharType="begin"/>
        </w:r>
        <w:r w:rsidR="00F16DFE">
          <w:rPr>
            <w:noProof/>
            <w:webHidden/>
          </w:rPr>
          <w:instrText xml:space="preserve"> PAGEREF _Toc94886082 \h </w:instrText>
        </w:r>
        <w:r w:rsidR="00F16DFE">
          <w:rPr>
            <w:noProof/>
            <w:webHidden/>
          </w:rPr>
        </w:r>
        <w:r w:rsidR="00F16DFE">
          <w:rPr>
            <w:noProof/>
            <w:webHidden/>
          </w:rPr>
          <w:fldChar w:fldCharType="separate"/>
        </w:r>
        <w:r w:rsidR="00F16DFE">
          <w:rPr>
            <w:noProof/>
            <w:webHidden/>
          </w:rPr>
          <w:t>12</w:t>
        </w:r>
        <w:r w:rsidR="00F16DFE">
          <w:rPr>
            <w:noProof/>
            <w:webHidden/>
          </w:rPr>
          <w:fldChar w:fldCharType="end"/>
        </w:r>
      </w:hyperlink>
    </w:p>
    <w:p w14:paraId="4ED5BF6D" w14:textId="2B9626FF" w:rsidR="00F16DFE" w:rsidRDefault="00000000">
      <w:pPr>
        <w:pStyle w:val="TOC2"/>
        <w:tabs>
          <w:tab w:val="left" w:pos="900"/>
          <w:tab w:val="right" w:leader="dot" w:pos="7928"/>
        </w:tabs>
        <w:rPr>
          <w:rFonts w:asciiTheme="minorHAnsi" w:eastAsiaTheme="minorEastAsia" w:hAnsiTheme="minorHAnsi" w:cstheme="minorBidi"/>
          <w:noProof/>
          <w:sz w:val="22"/>
          <w:lang w:eastAsia="en-US"/>
        </w:rPr>
      </w:pPr>
      <w:hyperlink w:anchor="_Toc94886083" w:history="1">
        <w:r w:rsidR="00F16DFE" w:rsidRPr="005F6485">
          <w:rPr>
            <w:rStyle w:val="Hyperlink"/>
            <w:noProof/>
            <w:lang w:val="en-ID"/>
          </w:rPr>
          <w:t>4.2.</w:t>
        </w:r>
        <w:r w:rsidR="00F16DFE">
          <w:rPr>
            <w:rFonts w:asciiTheme="minorHAnsi" w:eastAsiaTheme="minorEastAsia" w:hAnsiTheme="minorHAnsi" w:cstheme="minorBidi"/>
            <w:noProof/>
            <w:sz w:val="22"/>
            <w:lang w:eastAsia="en-US"/>
          </w:rPr>
          <w:tab/>
        </w:r>
        <w:r w:rsidR="00F16DFE" w:rsidRPr="005F6485">
          <w:rPr>
            <w:rStyle w:val="Hyperlink"/>
            <w:noProof/>
            <w:lang w:val="en-ID"/>
          </w:rPr>
          <w:t>Analisis Permasalahan Sistem</w:t>
        </w:r>
        <w:r w:rsidR="00F16DFE">
          <w:rPr>
            <w:noProof/>
            <w:webHidden/>
          </w:rPr>
          <w:tab/>
        </w:r>
        <w:r w:rsidR="00F16DFE">
          <w:rPr>
            <w:noProof/>
            <w:webHidden/>
          </w:rPr>
          <w:fldChar w:fldCharType="begin"/>
        </w:r>
        <w:r w:rsidR="00F16DFE">
          <w:rPr>
            <w:noProof/>
            <w:webHidden/>
          </w:rPr>
          <w:instrText xml:space="preserve"> PAGEREF _Toc94886083 \h </w:instrText>
        </w:r>
        <w:r w:rsidR="00F16DFE">
          <w:rPr>
            <w:noProof/>
            <w:webHidden/>
          </w:rPr>
        </w:r>
        <w:r w:rsidR="00F16DFE">
          <w:rPr>
            <w:noProof/>
            <w:webHidden/>
          </w:rPr>
          <w:fldChar w:fldCharType="separate"/>
        </w:r>
        <w:r w:rsidR="00F16DFE">
          <w:rPr>
            <w:noProof/>
            <w:webHidden/>
          </w:rPr>
          <w:t>12</w:t>
        </w:r>
        <w:r w:rsidR="00F16DFE">
          <w:rPr>
            <w:noProof/>
            <w:webHidden/>
          </w:rPr>
          <w:fldChar w:fldCharType="end"/>
        </w:r>
      </w:hyperlink>
    </w:p>
    <w:p w14:paraId="791D9CB3" w14:textId="7322CAE3" w:rsidR="00F16DFE" w:rsidRDefault="00000000">
      <w:pPr>
        <w:pStyle w:val="TOC2"/>
        <w:tabs>
          <w:tab w:val="left" w:pos="900"/>
          <w:tab w:val="right" w:leader="dot" w:pos="7928"/>
        </w:tabs>
        <w:rPr>
          <w:rFonts w:asciiTheme="minorHAnsi" w:eastAsiaTheme="minorEastAsia" w:hAnsiTheme="minorHAnsi" w:cstheme="minorBidi"/>
          <w:noProof/>
          <w:sz w:val="22"/>
          <w:lang w:eastAsia="en-US"/>
        </w:rPr>
      </w:pPr>
      <w:hyperlink w:anchor="_Toc94886084" w:history="1">
        <w:r w:rsidR="00F16DFE" w:rsidRPr="005F6485">
          <w:rPr>
            <w:rStyle w:val="Hyperlink"/>
            <w:noProof/>
            <w:lang w:val="en-ID"/>
          </w:rPr>
          <w:t>4.3.</w:t>
        </w:r>
        <w:r w:rsidR="00F16DFE">
          <w:rPr>
            <w:rFonts w:asciiTheme="minorHAnsi" w:eastAsiaTheme="minorEastAsia" w:hAnsiTheme="minorHAnsi" w:cstheme="minorBidi"/>
            <w:noProof/>
            <w:sz w:val="22"/>
            <w:lang w:eastAsia="en-US"/>
          </w:rPr>
          <w:tab/>
        </w:r>
        <w:r w:rsidR="00F16DFE" w:rsidRPr="005F6485">
          <w:rPr>
            <w:rStyle w:val="Hyperlink"/>
            <w:noProof/>
            <w:lang w:val="en-ID"/>
          </w:rPr>
          <w:t>Usulan Sistem</w:t>
        </w:r>
        <w:r w:rsidR="00F16DFE">
          <w:rPr>
            <w:noProof/>
            <w:webHidden/>
          </w:rPr>
          <w:tab/>
        </w:r>
        <w:r w:rsidR="00F16DFE">
          <w:rPr>
            <w:noProof/>
            <w:webHidden/>
          </w:rPr>
          <w:fldChar w:fldCharType="begin"/>
        </w:r>
        <w:r w:rsidR="00F16DFE">
          <w:rPr>
            <w:noProof/>
            <w:webHidden/>
          </w:rPr>
          <w:instrText xml:space="preserve"> PAGEREF _Toc94886084 \h </w:instrText>
        </w:r>
        <w:r w:rsidR="00F16DFE">
          <w:rPr>
            <w:noProof/>
            <w:webHidden/>
          </w:rPr>
        </w:r>
        <w:r w:rsidR="00F16DFE">
          <w:rPr>
            <w:noProof/>
            <w:webHidden/>
          </w:rPr>
          <w:fldChar w:fldCharType="separate"/>
        </w:r>
        <w:r w:rsidR="00F16DFE">
          <w:rPr>
            <w:noProof/>
            <w:webHidden/>
          </w:rPr>
          <w:t>12</w:t>
        </w:r>
        <w:r w:rsidR="00F16DFE">
          <w:rPr>
            <w:noProof/>
            <w:webHidden/>
          </w:rPr>
          <w:fldChar w:fldCharType="end"/>
        </w:r>
      </w:hyperlink>
    </w:p>
    <w:p w14:paraId="001172A5" w14:textId="5103F778" w:rsidR="00F16DFE" w:rsidRDefault="00000000">
      <w:pPr>
        <w:pStyle w:val="TOC2"/>
        <w:tabs>
          <w:tab w:val="left" w:pos="900"/>
          <w:tab w:val="right" w:leader="dot" w:pos="7928"/>
        </w:tabs>
        <w:rPr>
          <w:rFonts w:asciiTheme="minorHAnsi" w:eastAsiaTheme="minorEastAsia" w:hAnsiTheme="minorHAnsi" w:cstheme="minorBidi"/>
          <w:noProof/>
          <w:sz w:val="22"/>
          <w:lang w:eastAsia="en-US"/>
        </w:rPr>
      </w:pPr>
      <w:hyperlink w:anchor="_Toc94886085" w:history="1">
        <w:r w:rsidR="00F16DFE" w:rsidRPr="005F6485">
          <w:rPr>
            <w:rStyle w:val="Hyperlink"/>
            <w:noProof/>
            <w:lang w:val="en-ID"/>
          </w:rPr>
          <w:t>4.4.</w:t>
        </w:r>
        <w:r w:rsidR="00F16DFE">
          <w:rPr>
            <w:rFonts w:asciiTheme="minorHAnsi" w:eastAsiaTheme="minorEastAsia" w:hAnsiTheme="minorHAnsi" w:cstheme="minorBidi"/>
            <w:noProof/>
            <w:sz w:val="22"/>
            <w:lang w:eastAsia="en-US"/>
          </w:rPr>
          <w:tab/>
        </w:r>
        <w:r w:rsidR="00F16DFE" w:rsidRPr="005F6485">
          <w:rPr>
            <w:rStyle w:val="Hyperlink"/>
            <w:noProof/>
            <w:lang w:val="en-ID"/>
          </w:rPr>
          <w:t>Kelayakan/kebutuhan Usulan Sistem</w:t>
        </w:r>
        <w:r w:rsidR="00F16DFE">
          <w:rPr>
            <w:noProof/>
            <w:webHidden/>
          </w:rPr>
          <w:tab/>
        </w:r>
        <w:r w:rsidR="00F16DFE">
          <w:rPr>
            <w:noProof/>
            <w:webHidden/>
          </w:rPr>
          <w:fldChar w:fldCharType="begin"/>
        </w:r>
        <w:r w:rsidR="00F16DFE">
          <w:rPr>
            <w:noProof/>
            <w:webHidden/>
          </w:rPr>
          <w:instrText xml:space="preserve"> PAGEREF _Toc94886085 \h </w:instrText>
        </w:r>
        <w:r w:rsidR="00F16DFE">
          <w:rPr>
            <w:noProof/>
            <w:webHidden/>
          </w:rPr>
        </w:r>
        <w:r w:rsidR="00F16DFE">
          <w:rPr>
            <w:noProof/>
            <w:webHidden/>
          </w:rPr>
          <w:fldChar w:fldCharType="separate"/>
        </w:r>
        <w:r w:rsidR="00F16DFE">
          <w:rPr>
            <w:noProof/>
            <w:webHidden/>
          </w:rPr>
          <w:t>14</w:t>
        </w:r>
        <w:r w:rsidR="00F16DFE">
          <w:rPr>
            <w:noProof/>
            <w:webHidden/>
          </w:rPr>
          <w:fldChar w:fldCharType="end"/>
        </w:r>
      </w:hyperlink>
    </w:p>
    <w:p w14:paraId="3867E1E8" w14:textId="3F52FFF8" w:rsidR="00F16DFE" w:rsidRDefault="00000000" w:rsidP="00404F39">
      <w:pPr>
        <w:pStyle w:val="TOC1"/>
        <w:rPr>
          <w:rFonts w:asciiTheme="minorHAnsi" w:eastAsiaTheme="minorEastAsia" w:hAnsiTheme="minorHAnsi" w:cstheme="minorBidi"/>
          <w:noProof/>
          <w:sz w:val="22"/>
          <w:lang w:eastAsia="en-US"/>
        </w:rPr>
      </w:pPr>
      <w:hyperlink w:anchor="_Toc94886086" w:history="1">
        <w:r w:rsidR="00F16DFE" w:rsidRPr="005F6485">
          <w:rPr>
            <w:rStyle w:val="Hyperlink"/>
            <w:noProof/>
          </w:rPr>
          <w:t>BAB 5</w:t>
        </w:r>
        <w:r w:rsidR="00F16DFE" w:rsidRPr="005F6485">
          <w:rPr>
            <w:rStyle w:val="Hyperlink"/>
            <w:rFonts w:ascii="Book Antiqua" w:eastAsia="Calibri" w:hAnsi="Book Antiqua"/>
            <w:noProof/>
            <w:lang w:val="en-ID"/>
          </w:rPr>
          <w:t xml:space="preserve"> KESIMPULAN DAN SARAN</w:t>
        </w:r>
        <w:r w:rsidR="00F16DFE">
          <w:rPr>
            <w:noProof/>
            <w:webHidden/>
          </w:rPr>
          <w:tab/>
        </w:r>
        <w:r w:rsidR="00F16DFE">
          <w:rPr>
            <w:noProof/>
            <w:webHidden/>
          </w:rPr>
          <w:fldChar w:fldCharType="begin"/>
        </w:r>
        <w:r w:rsidR="00F16DFE">
          <w:rPr>
            <w:noProof/>
            <w:webHidden/>
          </w:rPr>
          <w:instrText xml:space="preserve"> PAGEREF _Toc94886086 \h </w:instrText>
        </w:r>
        <w:r w:rsidR="00F16DFE">
          <w:rPr>
            <w:noProof/>
            <w:webHidden/>
          </w:rPr>
        </w:r>
        <w:r w:rsidR="00F16DFE">
          <w:rPr>
            <w:noProof/>
            <w:webHidden/>
          </w:rPr>
          <w:fldChar w:fldCharType="separate"/>
        </w:r>
        <w:r w:rsidR="00F16DFE">
          <w:rPr>
            <w:noProof/>
            <w:webHidden/>
          </w:rPr>
          <w:t>15</w:t>
        </w:r>
        <w:r w:rsidR="00F16DFE">
          <w:rPr>
            <w:noProof/>
            <w:webHidden/>
          </w:rPr>
          <w:fldChar w:fldCharType="end"/>
        </w:r>
      </w:hyperlink>
    </w:p>
    <w:p w14:paraId="04526371" w14:textId="69B92F31" w:rsidR="00F16DFE" w:rsidRDefault="00000000">
      <w:pPr>
        <w:pStyle w:val="TOC2"/>
        <w:tabs>
          <w:tab w:val="left" w:pos="900"/>
          <w:tab w:val="right" w:leader="dot" w:pos="7928"/>
        </w:tabs>
        <w:rPr>
          <w:rFonts w:asciiTheme="minorHAnsi" w:eastAsiaTheme="minorEastAsia" w:hAnsiTheme="minorHAnsi" w:cstheme="minorBidi"/>
          <w:noProof/>
          <w:sz w:val="22"/>
          <w:lang w:eastAsia="en-US"/>
        </w:rPr>
      </w:pPr>
      <w:hyperlink w:anchor="_Toc94886087" w:history="1">
        <w:r w:rsidR="00F16DFE" w:rsidRPr="005F6485">
          <w:rPr>
            <w:rStyle w:val="Hyperlink"/>
            <w:rFonts w:eastAsia="Times New Roman"/>
            <w:b/>
            <w:bCs/>
            <w:noProof/>
            <w:lang w:val="id" w:eastAsia="en-US"/>
          </w:rPr>
          <w:t>5.1</w:t>
        </w:r>
        <w:r w:rsidR="00F16DFE">
          <w:rPr>
            <w:rFonts w:asciiTheme="minorHAnsi" w:eastAsiaTheme="minorEastAsia" w:hAnsiTheme="minorHAnsi" w:cstheme="minorBidi"/>
            <w:noProof/>
            <w:sz w:val="22"/>
            <w:lang w:eastAsia="en-US"/>
          </w:rPr>
          <w:tab/>
        </w:r>
        <w:r w:rsidR="00F16DFE" w:rsidRPr="005F6485">
          <w:rPr>
            <w:rStyle w:val="Hyperlink"/>
            <w:rFonts w:ascii="Book Antiqua" w:eastAsia="Calibri" w:hAnsi="Book Antiqua"/>
            <w:b/>
            <w:bCs/>
            <w:noProof/>
            <w:lang w:val="en-ID"/>
          </w:rPr>
          <w:t>Kesimpulan</w:t>
        </w:r>
        <w:r w:rsidR="00F16DFE">
          <w:rPr>
            <w:noProof/>
            <w:webHidden/>
          </w:rPr>
          <w:tab/>
        </w:r>
        <w:r w:rsidR="00F16DFE">
          <w:rPr>
            <w:noProof/>
            <w:webHidden/>
          </w:rPr>
          <w:fldChar w:fldCharType="begin"/>
        </w:r>
        <w:r w:rsidR="00F16DFE">
          <w:rPr>
            <w:noProof/>
            <w:webHidden/>
          </w:rPr>
          <w:instrText xml:space="preserve"> PAGEREF _Toc94886087 \h </w:instrText>
        </w:r>
        <w:r w:rsidR="00F16DFE">
          <w:rPr>
            <w:noProof/>
            <w:webHidden/>
          </w:rPr>
        </w:r>
        <w:r w:rsidR="00F16DFE">
          <w:rPr>
            <w:noProof/>
            <w:webHidden/>
          </w:rPr>
          <w:fldChar w:fldCharType="separate"/>
        </w:r>
        <w:r w:rsidR="00F16DFE">
          <w:rPr>
            <w:noProof/>
            <w:webHidden/>
          </w:rPr>
          <w:t>15</w:t>
        </w:r>
        <w:r w:rsidR="00F16DFE">
          <w:rPr>
            <w:noProof/>
            <w:webHidden/>
          </w:rPr>
          <w:fldChar w:fldCharType="end"/>
        </w:r>
      </w:hyperlink>
    </w:p>
    <w:p w14:paraId="67BDA537" w14:textId="7092CA69" w:rsidR="00F16DFE" w:rsidRDefault="00000000">
      <w:pPr>
        <w:pStyle w:val="TOC2"/>
        <w:tabs>
          <w:tab w:val="left" w:pos="900"/>
          <w:tab w:val="right" w:leader="dot" w:pos="7928"/>
        </w:tabs>
        <w:rPr>
          <w:rFonts w:asciiTheme="minorHAnsi" w:eastAsiaTheme="minorEastAsia" w:hAnsiTheme="minorHAnsi" w:cstheme="minorBidi"/>
          <w:noProof/>
          <w:sz w:val="22"/>
          <w:lang w:eastAsia="en-US"/>
        </w:rPr>
      </w:pPr>
      <w:hyperlink w:anchor="_Toc94886088" w:history="1">
        <w:r w:rsidR="00F16DFE" w:rsidRPr="005F6485">
          <w:rPr>
            <w:rStyle w:val="Hyperlink"/>
            <w:rFonts w:eastAsia="Times New Roman"/>
            <w:b/>
            <w:bCs/>
            <w:noProof/>
            <w:lang w:val="id" w:eastAsia="en-US"/>
          </w:rPr>
          <w:t>5.2</w:t>
        </w:r>
        <w:r w:rsidR="00F16DFE">
          <w:rPr>
            <w:rFonts w:asciiTheme="minorHAnsi" w:eastAsiaTheme="minorEastAsia" w:hAnsiTheme="minorHAnsi" w:cstheme="minorBidi"/>
            <w:noProof/>
            <w:sz w:val="22"/>
            <w:lang w:eastAsia="en-US"/>
          </w:rPr>
          <w:tab/>
        </w:r>
        <w:r w:rsidR="00F16DFE" w:rsidRPr="005F6485">
          <w:rPr>
            <w:rStyle w:val="Hyperlink"/>
            <w:rFonts w:ascii="Book Antiqua" w:eastAsia="Calibri" w:hAnsi="Book Antiqua"/>
            <w:b/>
            <w:bCs/>
            <w:noProof/>
            <w:lang w:val="en-ID"/>
          </w:rPr>
          <w:t>Saran</w:t>
        </w:r>
        <w:r w:rsidR="00F16DFE">
          <w:rPr>
            <w:noProof/>
            <w:webHidden/>
          </w:rPr>
          <w:tab/>
        </w:r>
        <w:r w:rsidR="00F16DFE">
          <w:rPr>
            <w:noProof/>
            <w:webHidden/>
          </w:rPr>
          <w:fldChar w:fldCharType="begin"/>
        </w:r>
        <w:r w:rsidR="00F16DFE">
          <w:rPr>
            <w:noProof/>
            <w:webHidden/>
          </w:rPr>
          <w:instrText xml:space="preserve"> PAGEREF _Toc94886088 \h </w:instrText>
        </w:r>
        <w:r w:rsidR="00F16DFE">
          <w:rPr>
            <w:noProof/>
            <w:webHidden/>
          </w:rPr>
        </w:r>
        <w:r w:rsidR="00F16DFE">
          <w:rPr>
            <w:noProof/>
            <w:webHidden/>
          </w:rPr>
          <w:fldChar w:fldCharType="separate"/>
        </w:r>
        <w:r w:rsidR="00F16DFE">
          <w:rPr>
            <w:noProof/>
            <w:webHidden/>
          </w:rPr>
          <w:t>15</w:t>
        </w:r>
        <w:r w:rsidR="00F16DFE">
          <w:rPr>
            <w:noProof/>
            <w:webHidden/>
          </w:rPr>
          <w:fldChar w:fldCharType="end"/>
        </w:r>
      </w:hyperlink>
    </w:p>
    <w:p w14:paraId="71780D8A" w14:textId="2FC1E8FC" w:rsidR="00F16DFE" w:rsidRDefault="00000000" w:rsidP="00404F39">
      <w:pPr>
        <w:pStyle w:val="TOC1"/>
        <w:rPr>
          <w:rFonts w:asciiTheme="minorHAnsi" w:eastAsiaTheme="minorEastAsia" w:hAnsiTheme="minorHAnsi" w:cstheme="minorBidi"/>
          <w:noProof/>
          <w:sz w:val="22"/>
          <w:lang w:eastAsia="en-US"/>
        </w:rPr>
      </w:pPr>
      <w:hyperlink w:anchor="_Toc94886089" w:history="1">
        <w:r w:rsidR="00F16DFE" w:rsidRPr="005F6485">
          <w:rPr>
            <w:rStyle w:val="Hyperlink"/>
            <w:noProof/>
          </w:rPr>
          <w:t>DAFTAR PUSTAKA</w:t>
        </w:r>
        <w:r w:rsidR="00F16DFE">
          <w:rPr>
            <w:noProof/>
            <w:webHidden/>
          </w:rPr>
          <w:tab/>
        </w:r>
        <w:r w:rsidR="00F16DFE">
          <w:rPr>
            <w:noProof/>
            <w:webHidden/>
          </w:rPr>
          <w:fldChar w:fldCharType="begin"/>
        </w:r>
        <w:r w:rsidR="00F16DFE">
          <w:rPr>
            <w:noProof/>
            <w:webHidden/>
          </w:rPr>
          <w:instrText xml:space="preserve"> PAGEREF _Toc94886089 \h </w:instrText>
        </w:r>
        <w:r w:rsidR="00F16DFE">
          <w:rPr>
            <w:noProof/>
            <w:webHidden/>
          </w:rPr>
        </w:r>
        <w:r w:rsidR="00F16DFE">
          <w:rPr>
            <w:noProof/>
            <w:webHidden/>
          </w:rPr>
          <w:fldChar w:fldCharType="separate"/>
        </w:r>
        <w:r w:rsidR="00F16DFE">
          <w:rPr>
            <w:noProof/>
            <w:webHidden/>
          </w:rPr>
          <w:t>16</w:t>
        </w:r>
        <w:r w:rsidR="00F16DFE">
          <w:rPr>
            <w:noProof/>
            <w:webHidden/>
          </w:rPr>
          <w:fldChar w:fldCharType="end"/>
        </w:r>
      </w:hyperlink>
    </w:p>
    <w:p w14:paraId="7520E275" w14:textId="25AC49D1" w:rsidR="00EB58C9" w:rsidRDefault="00EB58C9">
      <w:pPr>
        <w:rPr>
          <w:rFonts w:eastAsia="Times New Roman"/>
          <w:b/>
          <w:bCs/>
          <w:caps/>
          <w:szCs w:val="28"/>
        </w:rPr>
      </w:pPr>
      <w:r>
        <w:fldChar w:fldCharType="end"/>
      </w:r>
    </w:p>
    <w:p w14:paraId="68E56B5B" w14:textId="44547D34" w:rsidR="00606D74" w:rsidRPr="00606D74" w:rsidRDefault="00606D74" w:rsidP="00606D74"/>
    <w:p w14:paraId="7BC29F5E" w14:textId="77777777" w:rsidR="00606D74" w:rsidRPr="00606D74" w:rsidRDefault="00606D74" w:rsidP="00606D74"/>
    <w:p w14:paraId="745BCF8B" w14:textId="77777777" w:rsidR="00606D74" w:rsidRPr="00606D74" w:rsidRDefault="00606D74" w:rsidP="00F55EEB">
      <w:pPr>
        <w:jc w:val="center"/>
      </w:pPr>
    </w:p>
    <w:p w14:paraId="23ADA728" w14:textId="0135EE87" w:rsidR="00606D74" w:rsidRPr="00606D74" w:rsidRDefault="00606D74" w:rsidP="00606D74">
      <w:pPr>
        <w:sectPr w:rsidR="00606D74" w:rsidRPr="00606D74" w:rsidSect="00404F39">
          <w:headerReference w:type="default" r:id="rId11"/>
          <w:footerReference w:type="default" r:id="rId12"/>
          <w:headerReference w:type="first" r:id="rId13"/>
          <w:footerReference w:type="first" r:id="rId14"/>
          <w:pgSz w:w="11907" w:h="16839" w:code="9"/>
          <w:pgMar w:top="2268" w:right="1701" w:bottom="1701" w:left="2268" w:header="720" w:footer="720" w:gutter="0"/>
          <w:pgNumType w:fmt="lowerRoman"/>
          <w:cols w:space="720"/>
          <w:titlePg/>
          <w:docGrid w:linePitch="360"/>
        </w:sectPr>
      </w:pPr>
    </w:p>
    <w:p w14:paraId="256E61A7" w14:textId="77777777" w:rsidR="00E360AB" w:rsidRDefault="00F76CF0" w:rsidP="00F76CF0">
      <w:pPr>
        <w:pStyle w:val="Heading1"/>
      </w:pPr>
      <w:r>
        <w:lastRenderedPageBreak/>
        <w:br/>
      </w:r>
      <w:bookmarkStart w:id="801" w:name="_Toc292386337"/>
      <w:bookmarkStart w:id="802" w:name="_Toc94886057"/>
      <w:r>
        <w:t>PENDAHULUAN</w:t>
      </w:r>
      <w:bookmarkEnd w:id="801"/>
      <w:bookmarkEnd w:id="802"/>
    </w:p>
    <w:p w14:paraId="16A50B87" w14:textId="1D4400C7" w:rsidR="00A8652E" w:rsidDel="0018406D" w:rsidRDefault="00A8652E" w:rsidP="00CB46E3">
      <w:pPr>
        <w:rPr>
          <w:del w:id="803" w:author="Husni Mubarok" w:date="2022-01-27T14:02:00Z"/>
        </w:rPr>
      </w:pPr>
      <w:del w:id="804" w:author="Husni Mubarok" w:date="2022-01-27T14:02:00Z">
        <w:r w:rsidRPr="00A8652E" w:rsidDel="0018406D">
          <w:delText>Lorem ipsum dolor sit amet, consectetur adipiscing elit. Nulla purus eros, eleifend ut congue mollis, mattis id justo. Nam malesuada, diam eget varius gravida, augue libero sagittis odio, at tristique enim nisi eu nibh. Integer sollicitudin cursus volutpat. Suspendisse tempus, metus quis scelerisque auctor, libero justo laoreet leo, ac iaculis augue turpis vel nibh. Praesent ultrices tincidunt arcu vel volutpat. Vestibulum ante ipsum primis in faucibus orci luctus et ultrices posuere cubilia Curae; Nulla placerat hendrerit lacus, in rhoncus elit ullamcorper eget. Nunc congue ullamcorper suscipit. Etiam quam mi, dignissim ac sodales in, rhoncus eget ipsum. Proin eu neque velit. Praesent eu neque at lorem eleifend vulputate vitae at augue. Nam malesuada ligula turpis. Ut et tellus in felis facilisis sodales in vel tortor.</w:delText>
        </w:r>
        <w:bookmarkStart w:id="805" w:name="_Toc94885828"/>
        <w:bookmarkStart w:id="806" w:name="_Toc94885861"/>
        <w:bookmarkStart w:id="807" w:name="_Toc94886058"/>
        <w:bookmarkEnd w:id="805"/>
        <w:bookmarkEnd w:id="806"/>
        <w:bookmarkEnd w:id="807"/>
      </w:del>
    </w:p>
    <w:p w14:paraId="54B7F4F0" w14:textId="77777777" w:rsidR="00AF65DC" w:rsidRDefault="00AF65DC" w:rsidP="00CB46E3">
      <w:pPr>
        <w:pStyle w:val="Heading2"/>
      </w:pPr>
      <w:bookmarkStart w:id="808" w:name="_Toc294459967"/>
      <w:bookmarkStart w:id="809" w:name="_Toc294460223"/>
      <w:bookmarkStart w:id="810" w:name="_Toc294460481"/>
      <w:bookmarkStart w:id="811" w:name="_Toc94886059"/>
      <w:bookmarkEnd w:id="808"/>
      <w:bookmarkEnd w:id="809"/>
      <w:bookmarkEnd w:id="810"/>
      <w:proofErr w:type="spellStart"/>
      <w:r>
        <w:t>Latar</w:t>
      </w:r>
      <w:proofErr w:type="spellEnd"/>
      <w:r>
        <w:t xml:space="preserve"> </w:t>
      </w:r>
      <w:proofErr w:type="spellStart"/>
      <w:r>
        <w:t>Belakang</w:t>
      </w:r>
      <w:bookmarkEnd w:id="811"/>
      <w:proofErr w:type="spellEnd"/>
    </w:p>
    <w:p w14:paraId="24830897" w14:textId="77777777" w:rsidR="0018406D" w:rsidRDefault="0018406D" w:rsidP="0018406D">
      <w:pPr>
        <w:autoSpaceDE w:val="0"/>
        <w:autoSpaceDN w:val="0"/>
        <w:adjustRightInd w:val="0"/>
        <w:spacing w:after="0" w:line="480" w:lineRule="auto"/>
        <w:ind w:firstLine="720"/>
        <w:rPr>
          <w:ins w:id="812" w:author="Husni Mubarok" w:date="2022-01-27T14:02:00Z"/>
          <w:szCs w:val="24"/>
        </w:rPr>
      </w:pPr>
      <w:proofErr w:type="spellStart"/>
      <w:ins w:id="813" w:author="Husni Mubarok" w:date="2022-01-27T14:02:00Z">
        <w:r>
          <w:rPr>
            <w:szCs w:val="24"/>
          </w:rPr>
          <w:t>Perkembangan</w:t>
        </w:r>
        <w:proofErr w:type="spellEnd"/>
        <w:r>
          <w:rPr>
            <w:szCs w:val="24"/>
          </w:rPr>
          <w:t xml:space="preserve"> </w:t>
        </w:r>
        <w:proofErr w:type="spellStart"/>
        <w:r>
          <w:rPr>
            <w:szCs w:val="24"/>
          </w:rPr>
          <w:t>teknologi</w:t>
        </w:r>
        <w:proofErr w:type="spellEnd"/>
        <w:r>
          <w:rPr>
            <w:szCs w:val="24"/>
          </w:rPr>
          <w:t xml:space="preserve"> yang </w:t>
        </w:r>
        <w:proofErr w:type="spellStart"/>
        <w:r>
          <w:rPr>
            <w:szCs w:val="24"/>
          </w:rPr>
          <w:t>begitu</w:t>
        </w:r>
        <w:proofErr w:type="spellEnd"/>
        <w:r>
          <w:rPr>
            <w:szCs w:val="24"/>
          </w:rPr>
          <w:t xml:space="preserve"> </w:t>
        </w:r>
        <w:proofErr w:type="spellStart"/>
        <w:r>
          <w:rPr>
            <w:szCs w:val="24"/>
          </w:rPr>
          <w:t>pesat</w:t>
        </w:r>
        <w:proofErr w:type="spellEnd"/>
        <w:r>
          <w:rPr>
            <w:szCs w:val="24"/>
          </w:rPr>
          <w:t xml:space="preserve"> </w:t>
        </w:r>
        <w:proofErr w:type="spellStart"/>
        <w:r>
          <w:rPr>
            <w:szCs w:val="24"/>
          </w:rPr>
          <w:t>telah</w:t>
        </w:r>
        <w:proofErr w:type="spellEnd"/>
        <w:r>
          <w:rPr>
            <w:szCs w:val="24"/>
          </w:rPr>
          <w:t xml:space="preserve"> </w:t>
        </w:r>
        <w:proofErr w:type="spellStart"/>
        <w:r>
          <w:rPr>
            <w:szCs w:val="24"/>
          </w:rPr>
          <w:t>memberikan</w:t>
        </w:r>
        <w:proofErr w:type="spellEnd"/>
        <w:r>
          <w:rPr>
            <w:szCs w:val="24"/>
          </w:rPr>
          <w:t xml:space="preserve"> </w:t>
        </w:r>
        <w:proofErr w:type="spellStart"/>
        <w:r>
          <w:rPr>
            <w:szCs w:val="24"/>
          </w:rPr>
          <w:t>banyak</w:t>
        </w:r>
        <w:proofErr w:type="spellEnd"/>
        <w:r>
          <w:rPr>
            <w:szCs w:val="24"/>
          </w:rPr>
          <w:t xml:space="preserve"> </w:t>
        </w:r>
        <w:proofErr w:type="spellStart"/>
        <w:r>
          <w:rPr>
            <w:szCs w:val="24"/>
          </w:rPr>
          <w:t>dampak</w:t>
        </w:r>
        <w:proofErr w:type="spellEnd"/>
        <w:r>
          <w:rPr>
            <w:szCs w:val="24"/>
          </w:rPr>
          <w:t xml:space="preserve"> </w:t>
        </w:r>
        <w:proofErr w:type="spellStart"/>
        <w:r>
          <w:rPr>
            <w:szCs w:val="24"/>
          </w:rPr>
          <w:t>positif</w:t>
        </w:r>
        <w:proofErr w:type="spellEnd"/>
        <w:r>
          <w:rPr>
            <w:szCs w:val="24"/>
          </w:rPr>
          <w:t xml:space="preserve"> </w:t>
        </w:r>
        <w:proofErr w:type="spellStart"/>
        <w:r>
          <w:rPr>
            <w:szCs w:val="24"/>
          </w:rPr>
          <w:t>bagi</w:t>
        </w:r>
        <w:proofErr w:type="spellEnd"/>
        <w:r>
          <w:rPr>
            <w:szCs w:val="24"/>
          </w:rPr>
          <w:t xml:space="preserve"> </w:t>
        </w:r>
        <w:proofErr w:type="spellStart"/>
        <w:r>
          <w:rPr>
            <w:szCs w:val="24"/>
          </w:rPr>
          <w:t>kehidupan</w:t>
        </w:r>
        <w:proofErr w:type="spellEnd"/>
        <w:r>
          <w:rPr>
            <w:szCs w:val="24"/>
          </w:rPr>
          <w:t xml:space="preserve"> </w:t>
        </w:r>
        <w:proofErr w:type="spellStart"/>
        <w:r>
          <w:rPr>
            <w:szCs w:val="24"/>
          </w:rPr>
          <w:t>manusia</w:t>
        </w:r>
        <w:proofErr w:type="spellEnd"/>
        <w:r>
          <w:rPr>
            <w:szCs w:val="24"/>
          </w:rPr>
          <w:t xml:space="preserve">. </w:t>
        </w:r>
        <w:proofErr w:type="spellStart"/>
        <w:r>
          <w:rPr>
            <w:szCs w:val="24"/>
          </w:rPr>
          <w:t>Khususnya</w:t>
        </w:r>
        <w:proofErr w:type="spellEnd"/>
        <w:r>
          <w:rPr>
            <w:szCs w:val="24"/>
          </w:rPr>
          <w:t xml:space="preserve"> </w:t>
        </w:r>
        <w:proofErr w:type="spellStart"/>
        <w:r>
          <w:rPr>
            <w:szCs w:val="24"/>
          </w:rPr>
          <w:t>perkembangan</w:t>
        </w:r>
        <w:proofErr w:type="spellEnd"/>
        <w:r>
          <w:rPr>
            <w:szCs w:val="24"/>
          </w:rPr>
          <w:t xml:space="preserve"> internet dan </w:t>
        </w:r>
        <w:proofErr w:type="spellStart"/>
        <w:r>
          <w:rPr>
            <w:szCs w:val="24"/>
          </w:rPr>
          <w:t>teknologi</w:t>
        </w:r>
        <w:proofErr w:type="spellEnd"/>
        <w:r>
          <w:rPr>
            <w:szCs w:val="24"/>
          </w:rPr>
          <w:t xml:space="preserve"> </w:t>
        </w:r>
        <w:proofErr w:type="spellStart"/>
        <w:r>
          <w:rPr>
            <w:szCs w:val="24"/>
          </w:rPr>
          <w:t>komunikasi</w:t>
        </w:r>
        <w:proofErr w:type="spellEnd"/>
        <w:r>
          <w:rPr>
            <w:szCs w:val="24"/>
          </w:rPr>
          <w:t xml:space="preserve">. </w:t>
        </w:r>
        <w:proofErr w:type="spellStart"/>
        <w:r>
          <w:rPr>
            <w:szCs w:val="24"/>
          </w:rPr>
          <w:t>Manusia</w:t>
        </w:r>
        <w:proofErr w:type="spellEnd"/>
        <w:r>
          <w:rPr>
            <w:szCs w:val="24"/>
          </w:rPr>
          <w:t xml:space="preserve"> </w:t>
        </w:r>
        <w:proofErr w:type="spellStart"/>
        <w:r>
          <w:rPr>
            <w:szCs w:val="24"/>
          </w:rPr>
          <w:t>dapat</w:t>
        </w:r>
        <w:proofErr w:type="spellEnd"/>
        <w:r>
          <w:rPr>
            <w:szCs w:val="24"/>
          </w:rPr>
          <w:t xml:space="preserve"> </w:t>
        </w:r>
        <w:proofErr w:type="spellStart"/>
        <w:r>
          <w:rPr>
            <w:szCs w:val="24"/>
          </w:rPr>
          <w:t>saling</w:t>
        </w:r>
        <w:proofErr w:type="spellEnd"/>
        <w:r>
          <w:rPr>
            <w:szCs w:val="24"/>
          </w:rPr>
          <w:t xml:space="preserve"> </w:t>
        </w:r>
        <w:proofErr w:type="spellStart"/>
        <w:r>
          <w:rPr>
            <w:szCs w:val="24"/>
          </w:rPr>
          <w:t>terhubung</w:t>
        </w:r>
        <w:proofErr w:type="spellEnd"/>
        <w:r>
          <w:rPr>
            <w:szCs w:val="24"/>
          </w:rPr>
          <w:t xml:space="preserve"> dan </w:t>
        </w:r>
        <w:proofErr w:type="spellStart"/>
        <w:r>
          <w:rPr>
            <w:szCs w:val="24"/>
          </w:rPr>
          <w:t>berbagi</w:t>
        </w:r>
        <w:proofErr w:type="spellEnd"/>
        <w:r>
          <w:rPr>
            <w:szCs w:val="24"/>
          </w:rPr>
          <w:t xml:space="preserve"> </w:t>
        </w:r>
        <w:proofErr w:type="spellStart"/>
        <w:r>
          <w:rPr>
            <w:szCs w:val="24"/>
          </w:rPr>
          <w:t>informasi</w:t>
        </w:r>
        <w:proofErr w:type="spellEnd"/>
        <w:r>
          <w:rPr>
            <w:szCs w:val="24"/>
          </w:rPr>
          <w:t xml:space="preserve"> </w:t>
        </w:r>
        <w:proofErr w:type="spellStart"/>
        <w:r>
          <w:rPr>
            <w:szCs w:val="24"/>
          </w:rPr>
          <w:t>melalui</w:t>
        </w:r>
        <w:proofErr w:type="spellEnd"/>
        <w:r>
          <w:rPr>
            <w:szCs w:val="24"/>
          </w:rPr>
          <w:t xml:space="preserve"> </w:t>
        </w:r>
        <w:proofErr w:type="spellStart"/>
        <w:r>
          <w:rPr>
            <w:szCs w:val="24"/>
          </w:rPr>
          <w:t>jaringan</w:t>
        </w:r>
        <w:proofErr w:type="spellEnd"/>
        <w:r>
          <w:rPr>
            <w:szCs w:val="24"/>
          </w:rPr>
          <w:t xml:space="preserve"> internet. </w:t>
        </w:r>
      </w:ins>
    </w:p>
    <w:p w14:paraId="51ED5AE7" w14:textId="77777777" w:rsidR="0018406D" w:rsidRDefault="0018406D" w:rsidP="0018406D">
      <w:pPr>
        <w:autoSpaceDE w:val="0"/>
        <w:autoSpaceDN w:val="0"/>
        <w:adjustRightInd w:val="0"/>
        <w:spacing w:after="0" w:line="480" w:lineRule="auto"/>
        <w:ind w:firstLine="720"/>
        <w:rPr>
          <w:ins w:id="814" w:author="Husni Mubarok" w:date="2022-01-27T14:02:00Z"/>
          <w:szCs w:val="24"/>
        </w:rPr>
      </w:pPr>
      <w:proofErr w:type="spellStart"/>
      <w:ins w:id="815" w:author="Husni Mubarok" w:date="2022-01-27T14:02:00Z">
        <w:r>
          <w:rPr>
            <w:szCs w:val="24"/>
          </w:rPr>
          <w:t>Saat</w:t>
        </w:r>
        <w:proofErr w:type="spellEnd"/>
        <w:r>
          <w:rPr>
            <w:szCs w:val="24"/>
          </w:rPr>
          <w:t xml:space="preserve"> </w:t>
        </w:r>
        <w:proofErr w:type="spellStart"/>
        <w:r>
          <w:rPr>
            <w:szCs w:val="24"/>
          </w:rPr>
          <w:t>ini</w:t>
        </w:r>
        <w:proofErr w:type="spellEnd"/>
        <w:r>
          <w:rPr>
            <w:szCs w:val="24"/>
          </w:rPr>
          <w:t xml:space="preserve"> </w:t>
        </w:r>
        <w:proofErr w:type="spellStart"/>
        <w:r>
          <w:rPr>
            <w:szCs w:val="24"/>
          </w:rPr>
          <w:t>lebih</w:t>
        </w:r>
        <w:proofErr w:type="spellEnd"/>
        <w:r>
          <w:rPr>
            <w:szCs w:val="24"/>
          </w:rPr>
          <w:t xml:space="preserve"> </w:t>
        </w:r>
        <w:proofErr w:type="spellStart"/>
        <w:r>
          <w:rPr>
            <w:szCs w:val="24"/>
          </w:rPr>
          <w:t>dari</w:t>
        </w:r>
        <w:proofErr w:type="spellEnd"/>
        <w:r>
          <w:rPr>
            <w:szCs w:val="24"/>
          </w:rPr>
          <w:t xml:space="preserve"> 4 </w:t>
        </w:r>
        <w:proofErr w:type="spellStart"/>
        <w:r>
          <w:rPr>
            <w:szCs w:val="24"/>
          </w:rPr>
          <w:t>miliar</w:t>
        </w:r>
        <w:proofErr w:type="spellEnd"/>
        <w:r>
          <w:rPr>
            <w:szCs w:val="24"/>
          </w:rPr>
          <w:t xml:space="preserve"> </w:t>
        </w:r>
        <w:proofErr w:type="spellStart"/>
        <w:r>
          <w:rPr>
            <w:szCs w:val="24"/>
          </w:rPr>
          <w:t>manusia</w:t>
        </w:r>
        <w:proofErr w:type="spellEnd"/>
        <w:r>
          <w:rPr>
            <w:szCs w:val="24"/>
          </w:rPr>
          <w:t xml:space="preserve"> </w:t>
        </w:r>
        <w:proofErr w:type="spellStart"/>
        <w:r>
          <w:rPr>
            <w:szCs w:val="24"/>
          </w:rPr>
          <w:t>sudah</w:t>
        </w:r>
        <w:proofErr w:type="spellEnd"/>
        <w:r>
          <w:rPr>
            <w:szCs w:val="24"/>
          </w:rPr>
          <w:t xml:space="preserve"> </w:t>
        </w:r>
        <w:proofErr w:type="spellStart"/>
        <w:r>
          <w:rPr>
            <w:szCs w:val="24"/>
          </w:rPr>
          <w:t>menggunakan</w:t>
        </w:r>
        <w:proofErr w:type="spellEnd"/>
        <w:r>
          <w:rPr>
            <w:szCs w:val="24"/>
          </w:rPr>
          <w:t xml:space="preserve"> internet. Ada </w:t>
        </w:r>
        <w:proofErr w:type="spellStart"/>
        <w:r>
          <w:rPr>
            <w:szCs w:val="24"/>
          </w:rPr>
          <w:t>banyak</w:t>
        </w:r>
        <w:proofErr w:type="spellEnd"/>
        <w:r>
          <w:rPr>
            <w:szCs w:val="24"/>
          </w:rPr>
          <w:t xml:space="preserve"> </w:t>
        </w:r>
        <w:proofErr w:type="spellStart"/>
        <w:r>
          <w:rPr>
            <w:szCs w:val="24"/>
          </w:rPr>
          <w:t>aktivitas</w:t>
        </w:r>
        <w:proofErr w:type="spellEnd"/>
        <w:r>
          <w:rPr>
            <w:szCs w:val="24"/>
          </w:rPr>
          <w:t xml:space="preserve"> yang </w:t>
        </w:r>
        <w:proofErr w:type="spellStart"/>
        <w:r>
          <w:rPr>
            <w:szCs w:val="24"/>
          </w:rPr>
          <w:t>dilakukan</w:t>
        </w:r>
        <w:proofErr w:type="spellEnd"/>
        <w:r>
          <w:rPr>
            <w:szCs w:val="24"/>
          </w:rPr>
          <w:t xml:space="preserve"> </w:t>
        </w:r>
        <w:proofErr w:type="spellStart"/>
        <w:r>
          <w:rPr>
            <w:szCs w:val="24"/>
          </w:rPr>
          <w:t>dalam</w:t>
        </w:r>
        <w:proofErr w:type="spellEnd"/>
        <w:r>
          <w:rPr>
            <w:szCs w:val="24"/>
          </w:rPr>
          <w:t xml:space="preserve"> </w:t>
        </w:r>
        <w:proofErr w:type="spellStart"/>
        <w:r>
          <w:rPr>
            <w:szCs w:val="24"/>
          </w:rPr>
          <w:t>menggunakan</w:t>
        </w:r>
        <w:proofErr w:type="spellEnd"/>
        <w:r>
          <w:rPr>
            <w:szCs w:val="24"/>
          </w:rPr>
          <w:t xml:space="preserve"> internet salah </w:t>
        </w:r>
        <w:proofErr w:type="spellStart"/>
        <w:r>
          <w:rPr>
            <w:szCs w:val="24"/>
          </w:rPr>
          <w:t>satunya</w:t>
        </w:r>
        <w:proofErr w:type="spellEnd"/>
        <w:r>
          <w:rPr>
            <w:szCs w:val="24"/>
          </w:rPr>
          <w:t xml:space="preserve"> </w:t>
        </w:r>
        <w:proofErr w:type="spellStart"/>
        <w:r>
          <w:rPr>
            <w:szCs w:val="24"/>
          </w:rPr>
          <w:t>adalah</w:t>
        </w:r>
        <w:proofErr w:type="spellEnd"/>
        <w:r>
          <w:rPr>
            <w:szCs w:val="24"/>
          </w:rPr>
          <w:t xml:space="preserve"> </w:t>
        </w:r>
        <w:proofErr w:type="spellStart"/>
        <w:r>
          <w:rPr>
            <w:szCs w:val="24"/>
          </w:rPr>
          <w:t>penggunaan</w:t>
        </w:r>
        <w:proofErr w:type="spellEnd"/>
        <w:r>
          <w:rPr>
            <w:szCs w:val="24"/>
          </w:rPr>
          <w:t xml:space="preserve"> media </w:t>
        </w:r>
        <w:proofErr w:type="spellStart"/>
        <w:r>
          <w:rPr>
            <w:szCs w:val="24"/>
          </w:rPr>
          <w:t>sosial</w:t>
        </w:r>
        <w:proofErr w:type="spellEnd"/>
        <w:r>
          <w:rPr>
            <w:szCs w:val="24"/>
          </w:rPr>
          <w:t xml:space="preserve">, </w:t>
        </w:r>
        <w:proofErr w:type="spellStart"/>
        <w:r>
          <w:rPr>
            <w:szCs w:val="24"/>
          </w:rPr>
          <w:t>jumlah</w:t>
        </w:r>
        <w:proofErr w:type="spellEnd"/>
        <w:r>
          <w:rPr>
            <w:szCs w:val="24"/>
          </w:rPr>
          <w:t xml:space="preserve"> </w:t>
        </w:r>
        <w:proofErr w:type="spellStart"/>
        <w:r>
          <w:rPr>
            <w:szCs w:val="24"/>
          </w:rPr>
          <w:t>penggunanya</w:t>
        </w:r>
        <w:proofErr w:type="spellEnd"/>
        <w:r>
          <w:rPr>
            <w:szCs w:val="24"/>
          </w:rPr>
          <w:t xml:space="preserve"> juga </w:t>
        </w:r>
        <w:proofErr w:type="spellStart"/>
        <w:r>
          <w:rPr>
            <w:szCs w:val="24"/>
          </w:rPr>
          <w:t>mencapai</w:t>
        </w:r>
        <w:proofErr w:type="spellEnd"/>
        <w:r>
          <w:rPr>
            <w:szCs w:val="24"/>
          </w:rPr>
          <w:t xml:space="preserve"> </w:t>
        </w:r>
        <w:proofErr w:type="spellStart"/>
        <w:r>
          <w:rPr>
            <w:szCs w:val="24"/>
          </w:rPr>
          <w:t>lebih</w:t>
        </w:r>
        <w:proofErr w:type="spellEnd"/>
        <w:r>
          <w:rPr>
            <w:szCs w:val="24"/>
          </w:rPr>
          <w:t xml:space="preserve"> </w:t>
        </w:r>
        <w:proofErr w:type="spellStart"/>
        <w:r>
          <w:rPr>
            <w:szCs w:val="24"/>
          </w:rPr>
          <w:t>dari</w:t>
        </w:r>
        <w:proofErr w:type="spellEnd"/>
        <w:r>
          <w:rPr>
            <w:szCs w:val="24"/>
          </w:rPr>
          <w:t xml:space="preserve"> 4 </w:t>
        </w:r>
        <w:proofErr w:type="spellStart"/>
        <w:r>
          <w:rPr>
            <w:szCs w:val="24"/>
          </w:rPr>
          <w:t>miliar</w:t>
        </w:r>
        <w:proofErr w:type="spellEnd"/>
        <w:r>
          <w:rPr>
            <w:szCs w:val="24"/>
          </w:rPr>
          <w:t xml:space="preserve">. </w:t>
        </w:r>
        <w:proofErr w:type="spellStart"/>
        <w:r>
          <w:rPr>
            <w:szCs w:val="24"/>
          </w:rPr>
          <w:t>Khususnya</w:t>
        </w:r>
        <w:proofErr w:type="spellEnd"/>
        <w:r>
          <w:rPr>
            <w:szCs w:val="24"/>
          </w:rPr>
          <w:t xml:space="preserve"> </w:t>
        </w:r>
        <w:proofErr w:type="spellStart"/>
        <w:r>
          <w:rPr>
            <w:szCs w:val="24"/>
          </w:rPr>
          <w:t>indonesia</w:t>
        </w:r>
        <w:proofErr w:type="spellEnd"/>
        <w:r>
          <w:rPr>
            <w:szCs w:val="24"/>
          </w:rPr>
          <w:t xml:space="preserve">, </w:t>
        </w:r>
        <w:proofErr w:type="spellStart"/>
        <w:r>
          <w:rPr>
            <w:szCs w:val="24"/>
          </w:rPr>
          <w:t>pengguna</w:t>
        </w:r>
        <w:proofErr w:type="spellEnd"/>
        <w:r>
          <w:rPr>
            <w:szCs w:val="24"/>
          </w:rPr>
          <w:t xml:space="preserve"> media </w:t>
        </w:r>
        <w:proofErr w:type="spellStart"/>
        <w:r>
          <w:rPr>
            <w:szCs w:val="24"/>
          </w:rPr>
          <w:t>sosial</w:t>
        </w:r>
        <w:proofErr w:type="spellEnd"/>
        <w:r>
          <w:rPr>
            <w:szCs w:val="24"/>
          </w:rPr>
          <w:t xml:space="preserve"> </w:t>
        </w:r>
        <w:proofErr w:type="spellStart"/>
        <w:r>
          <w:rPr>
            <w:szCs w:val="24"/>
          </w:rPr>
          <w:t>mencapai</w:t>
        </w:r>
        <w:proofErr w:type="spellEnd"/>
        <w:r>
          <w:rPr>
            <w:szCs w:val="24"/>
          </w:rPr>
          <w:t xml:space="preserve"> </w:t>
        </w:r>
        <w:proofErr w:type="spellStart"/>
        <w:r>
          <w:rPr>
            <w:szCs w:val="24"/>
          </w:rPr>
          <w:t>lebih</w:t>
        </w:r>
        <w:proofErr w:type="spellEnd"/>
        <w:r>
          <w:rPr>
            <w:szCs w:val="24"/>
          </w:rPr>
          <w:t xml:space="preserve"> </w:t>
        </w:r>
        <w:proofErr w:type="spellStart"/>
        <w:r>
          <w:rPr>
            <w:szCs w:val="24"/>
          </w:rPr>
          <w:t>dari</w:t>
        </w:r>
        <w:proofErr w:type="spellEnd"/>
        <w:r>
          <w:rPr>
            <w:szCs w:val="24"/>
          </w:rPr>
          <w:t xml:space="preserve"> 60% </w:t>
        </w:r>
        <w:proofErr w:type="spellStart"/>
        <w:r>
          <w:rPr>
            <w:szCs w:val="24"/>
          </w:rPr>
          <w:t>dari</w:t>
        </w:r>
        <w:proofErr w:type="spellEnd"/>
        <w:r>
          <w:rPr>
            <w:szCs w:val="24"/>
          </w:rPr>
          <w:t xml:space="preserve"> </w:t>
        </w:r>
        <w:proofErr w:type="spellStart"/>
        <w:r>
          <w:rPr>
            <w:szCs w:val="24"/>
          </w:rPr>
          <w:t>penduduk</w:t>
        </w:r>
        <w:proofErr w:type="spellEnd"/>
        <w:r>
          <w:rPr>
            <w:szCs w:val="24"/>
          </w:rPr>
          <w:t xml:space="preserve"> </w:t>
        </w:r>
        <w:proofErr w:type="spellStart"/>
        <w:r>
          <w:rPr>
            <w:szCs w:val="24"/>
          </w:rPr>
          <w:t>indonesia</w:t>
        </w:r>
        <w:proofErr w:type="spellEnd"/>
        <w:r>
          <w:rPr>
            <w:szCs w:val="24"/>
          </w:rPr>
          <w:t xml:space="preserve"> </w:t>
        </w:r>
        <w:proofErr w:type="spellStart"/>
        <w:r>
          <w:rPr>
            <w:szCs w:val="24"/>
          </w:rPr>
          <w:t>yaitu</w:t>
        </w:r>
        <w:proofErr w:type="spellEnd"/>
        <w:r>
          <w:rPr>
            <w:szCs w:val="24"/>
          </w:rPr>
          <w:t xml:space="preserve"> </w:t>
        </w:r>
        <w:proofErr w:type="spellStart"/>
        <w:r>
          <w:rPr>
            <w:szCs w:val="24"/>
          </w:rPr>
          <w:t>sekitar</w:t>
        </w:r>
        <w:proofErr w:type="spellEnd"/>
        <w:r>
          <w:rPr>
            <w:szCs w:val="24"/>
          </w:rPr>
          <w:t xml:space="preserve"> 170 </w:t>
        </w:r>
        <w:proofErr w:type="spellStart"/>
        <w:r>
          <w:rPr>
            <w:szCs w:val="24"/>
          </w:rPr>
          <w:t>juta</w:t>
        </w:r>
        <w:proofErr w:type="spellEnd"/>
        <w:r>
          <w:rPr>
            <w:szCs w:val="24"/>
          </w:rPr>
          <w:t xml:space="preserve"> </w:t>
        </w:r>
        <w:proofErr w:type="spellStart"/>
        <w:r>
          <w:rPr>
            <w:szCs w:val="24"/>
          </w:rPr>
          <w:t>dari</w:t>
        </w:r>
        <w:proofErr w:type="spellEnd"/>
        <w:r>
          <w:rPr>
            <w:szCs w:val="24"/>
          </w:rPr>
          <w:t xml:space="preserve"> 274 </w:t>
        </w:r>
        <w:proofErr w:type="spellStart"/>
        <w:r>
          <w:rPr>
            <w:szCs w:val="24"/>
          </w:rPr>
          <w:t>juta</w:t>
        </w:r>
        <w:proofErr w:type="spellEnd"/>
        <w:r>
          <w:rPr>
            <w:szCs w:val="24"/>
          </w:rPr>
          <w:t xml:space="preserve"> </w:t>
        </w:r>
        <w:proofErr w:type="spellStart"/>
        <w:r>
          <w:rPr>
            <w:szCs w:val="24"/>
          </w:rPr>
          <w:t>jiwa</w:t>
        </w:r>
        <w:proofErr w:type="spellEnd"/>
        <w:r>
          <w:rPr>
            <w:szCs w:val="24"/>
          </w:rPr>
          <w:t xml:space="preserve"> dan </w:t>
        </w:r>
        <w:proofErr w:type="spellStart"/>
        <w:r>
          <w:rPr>
            <w:szCs w:val="24"/>
          </w:rPr>
          <w:t>terus</w:t>
        </w:r>
        <w:proofErr w:type="spellEnd"/>
        <w:r>
          <w:rPr>
            <w:szCs w:val="24"/>
          </w:rPr>
          <w:t xml:space="preserve"> </w:t>
        </w:r>
        <w:proofErr w:type="spellStart"/>
        <w:r>
          <w:rPr>
            <w:szCs w:val="24"/>
          </w:rPr>
          <w:t>bertambah</w:t>
        </w:r>
        <w:proofErr w:type="spellEnd"/>
        <w:r>
          <w:rPr>
            <w:szCs w:val="24"/>
          </w:rPr>
          <w:t xml:space="preserve">. </w:t>
        </w:r>
      </w:ins>
    </w:p>
    <w:p w14:paraId="19C525CA" w14:textId="37876AC4" w:rsidR="0018406D" w:rsidRDefault="0018406D" w:rsidP="0018406D">
      <w:pPr>
        <w:autoSpaceDE w:val="0"/>
        <w:autoSpaceDN w:val="0"/>
        <w:adjustRightInd w:val="0"/>
        <w:spacing w:after="0" w:line="480" w:lineRule="auto"/>
        <w:ind w:firstLine="720"/>
        <w:rPr>
          <w:ins w:id="816" w:author="Husni Mubarok" w:date="2022-01-27T14:02:00Z"/>
          <w:szCs w:val="24"/>
        </w:rPr>
      </w:pPr>
      <w:proofErr w:type="spellStart"/>
      <w:ins w:id="817" w:author="Husni Mubarok" w:date="2022-01-27T14:02:00Z">
        <w:r>
          <w:rPr>
            <w:szCs w:val="24"/>
          </w:rPr>
          <w:t>Seiring</w:t>
        </w:r>
        <w:proofErr w:type="spellEnd"/>
        <w:r>
          <w:rPr>
            <w:szCs w:val="24"/>
          </w:rPr>
          <w:t xml:space="preserve"> </w:t>
        </w:r>
        <w:proofErr w:type="spellStart"/>
        <w:r>
          <w:rPr>
            <w:szCs w:val="24"/>
          </w:rPr>
          <w:t>perkembangan</w:t>
        </w:r>
        <w:proofErr w:type="spellEnd"/>
        <w:r>
          <w:rPr>
            <w:szCs w:val="24"/>
          </w:rPr>
          <w:t xml:space="preserve"> </w:t>
        </w:r>
        <w:proofErr w:type="spellStart"/>
        <w:r>
          <w:rPr>
            <w:szCs w:val="24"/>
          </w:rPr>
          <w:t>teknologi</w:t>
        </w:r>
        <w:proofErr w:type="spellEnd"/>
        <w:r>
          <w:rPr>
            <w:szCs w:val="24"/>
          </w:rPr>
          <w:t xml:space="preserve">, </w:t>
        </w:r>
        <w:proofErr w:type="spellStart"/>
        <w:r>
          <w:rPr>
            <w:szCs w:val="24"/>
          </w:rPr>
          <w:t>ada</w:t>
        </w:r>
        <w:proofErr w:type="spellEnd"/>
        <w:r>
          <w:rPr>
            <w:szCs w:val="24"/>
          </w:rPr>
          <w:t xml:space="preserve"> </w:t>
        </w:r>
        <w:proofErr w:type="spellStart"/>
        <w:r>
          <w:rPr>
            <w:szCs w:val="24"/>
          </w:rPr>
          <w:t>banyak</w:t>
        </w:r>
        <w:proofErr w:type="spellEnd"/>
        <w:r>
          <w:rPr>
            <w:szCs w:val="24"/>
          </w:rPr>
          <w:t xml:space="preserve"> </w:t>
        </w:r>
        <w:proofErr w:type="spellStart"/>
        <w:r>
          <w:rPr>
            <w:szCs w:val="24"/>
          </w:rPr>
          <w:t>sekali</w:t>
        </w:r>
        <w:proofErr w:type="spellEnd"/>
        <w:r>
          <w:rPr>
            <w:szCs w:val="24"/>
          </w:rPr>
          <w:t xml:space="preserve"> </w:t>
        </w:r>
        <w:proofErr w:type="spellStart"/>
        <w:r>
          <w:rPr>
            <w:szCs w:val="24"/>
          </w:rPr>
          <w:t>aplikasi</w:t>
        </w:r>
        <w:proofErr w:type="spellEnd"/>
        <w:r>
          <w:rPr>
            <w:szCs w:val="24"/>
          </w:rPr>
          <w:t xml:space="preserve"> media </w:t>
        </w:r>
        <w:proofErr w:type="spellStart"/>
        <w:r>
          <w:rPr>
            <w:szCs w:val="24"/>
          </w:rPr>
          <w:t>sosial</w:t>
        </w:r>
        <w:proofErr w:type="spellEnd"/>
        <w:r>
          <w:rPr>
            <w:szCs w:val="24"/>
          </w:rPr>
          <w:t xml:space="preserve"> yang </w:t>
        </w:r>
        <w:proofErr w:type="spellStart"/>
        <w:r>
          <w:rPr>
            <w:szCs w:val="24"/>
          </w:rPr>
          <w:t>dapat</w:t>
        </w:r>
        <w:proofErr w:type="spellEnd"/>
        <w:r>
          <w:rPr>
            <w:szCs w:val="24"/>
          </w:rPr>
          <w:t xml:space="preserve"> </w:t>
        </w:r>
        <w:proofErr w:type="spellStart"/>
        <w:r>
          <w:rPr>
            <w:szCs w:val="24"/>
          </w:rPr>
          <w:t>digunakan</w:t>
        </w:r>
        <w:proofErr w:type="spellEnd"/>
        <w:r>
          <w:rPr>
            <w:szCs w:val="24"/>
          </w:rPr>
          <w:t xml:space="preserve"> salah </w:t>
        </w:r>
        <w:proofErr w:type="spellStart"/>
        <w:r>
          <w:rPr>
            <w:szCs w:val="24"/>
          </w:rPr>
          <w:t>satunya</w:t>
        </w:r>
        <w:proofErr w:type="spellEnd"/>
        <w:r>
          <w:rPr>
            <w:szCs w:val="24"/>
          </w:rPr>
          <w:t xml:space="preserve"> </w:t>
        </w:r>
        <w:proofErr w:type="spellStart"/>
        <w:r>
          <w:rPr>
            <w:szCs w:val="24"/>
          </w:rPr>
          <w:t>adalah</w:t>
        </w:r>
        <w:proofErr w:type="spellEnd"/>
        <w:r>
          <w:rPr>
            <w:szCs w:val="24"/>
          </w:rPr>
          <w:t xml:space="preserve"> </w:t>
        </w:r>
        <w:proofErr w:type="spellStart"/>
        <w:r>
          <w:rPr>
            <w:szCs w:val="24"/>
          </w:rPr>
          <w:t>aplikasi</w:t>
        </w:r>
        <w:proofErr w:type="spellEnd"/>
        <w:r>
          <w:rPr>
            <w:szCs w:val="24"/>
          </w:rPr>
          <w:t xml:space="preserve"> </w:t>
        </w:r>
        <w:proofErr w:type="spellStart"/>
        <w:r>
          <w:rPr>
            <w:i/>
            <w:iCs/>
            <w:szCs w:val="24"/>
          </w:rPr>
          <w:t>whatsapp</w:t>
        </w:r>
        <w:proofErr w:type="spellEnd"/>
        <w:r>
          <w:rPr>
            <w:szCs w:val="24"/>
          </w:rPr>
          <w:t xml:space="preserve">. </w:t>
        </w:r>
        <w:proofErr w:type="spellStart"/>
        <w:r>
          <w:rPr>
            <w:szCs w:val="24"/>
          </w:rPr>
          <w:t>Aplikasi</w:t>
        </w:r>
        <w:proofErr w:type="spellEnd"/>
        <w:r>
          <w:rPr>
            <w:szCs w:val="24"/>
          </w:rPr>
          <w:t xml:space="preserve"> </w:t>
        </w:r>
        <w:proofErr w:type="spellStart"/>
        <w:r>
          <w:rPr>
            <w:szCs w:val="24"/>
          </w:rPr>
          <w:t>tersebut</w:t>
        </w:r>
        <w:proofErr w:type="spellEnd"/>
        <w:r>
          <w:rPr>
            <w:szCs w:val="24"/>
          </w:rPr>
          <w:t xml:space="preserve"> </w:t>
        </w:r>
        <w:proofErr w:type="spellStart"/>
        <w:r>
          <w:rPr>
            <w:szCs w:val="24"/>
          </w:rPr>
          <w:t>digunakan</w:t>
        </w:r>
        <w:proofErr w:type="spellEnd"/>
        <w:r>
          <w:rPr>
            <w:szCs w:val="24"/>
          </w:rPr>
          <w:t xml:space="preserve"> </w:t>
        </w:r>
        <w:proofErr w:type="spellStart"/>
        <w:r>
          <w:rPr>
            <w:szCs w:val="24"/>
          </w:rPr>
          <w:t>lebih</w:t>
        </w:r>
        <w:proofErr w:type="spellEnd"/>
        <w:r>
          <w:rPr>
            <w:szCs w:val="24"/>
          </w:rPr>
          <w:t xml:space="preserve"> </w:t>
        </w:r>
        <w:proofErr w:type="spellStart"/>
        <w:r>
          <w:rPr>
            <w:szCs w:val="24"/>
          </w:rPr>
          <w:t>dari</w:t>
        </w:r>
        <w:proofErr w:type="spellEnd"/>
        <w:r>
          <w:rPr>
            <w:szCs w:val="24"/>
          </w:rPr>
          <w:t xml:space="preserve"> 2 </w:t>
        </w:r>
        <w:proofErr w:type="spellStart"/>
        <w:r>
          <w:rPr>
            <w:szCs w:val="24"/>
          </w:rPr>
          <w:t>miliar</w:t>
        </w:r>
        <w:proofErr w:type="spellEnd"/>
        <w:r>
          <w:rPr>
            <w:szCs w:val="24"/>
          </w:rPr>
          <w:t xml:space="preserve"> </w:t>
        </w:r>
        <w:proofErr w:type="spellStart"/>
        <w:r>
          <w:rPr>
            <w:szCs w:val="24"/>
          </w:rPr>
          <w:t>pengguna</w:t>
        </w:r>
        <w:proofErr w:type="spellEnd"/>
        <w:r>
          <w:rPr>
            <w:szCs w:val="24"/>
          </w:rPr>
          <w:t xml:space="preserve"> </w:t>
        </w:r>
        <w:proofErr w:type="spellStart"/>
        <w:r>
          <w:rPr>
            <w:szCs w:val="24"/>
          </w:rPr>
          <w:t>seluruh</w:t>
        </w:r>
        <w:proofErr w:type="spellEnd"/>
        <w:r>
          <w:rPr>
            <w:szCs w:val="24"/>
          </w:rPr>
          <w:t xml:space="preserve"> dunia dan </w:t>
        </w:r>
        <w:proofErr w:type="spellStart"/>
        <w:r>
          <w:rPr>
            <w:szCs w:val="24"/>
          </w:rPr>
          <w:t>lebih</w:t>
        </w:r>
        <w:proofErr w:type="spellEnd"/>
        <w:r>
          <w:rPr>
            <w:szCs w:val="24"/>
          </w:rPr>
          <w:t xml:space="preserve"> </w:t>
        </w:r>
        <w:proofErr w:type="spellStart"/>
        <w:r>
          <w:rPr>
            <w:szCs w:val="24"/>
          </w:rPr>
          <w:t>dari</w:t>
        </w:r>
        <w:proofErr w:type="spellEnd"/>
        <w:r>
          <w:rPr>
            <w:szCs w:val="24"/>
          </w:rPr>
          <w:t xml:space="preserve"> 60 </w:t>
        </w:r>
        <w:proofErr w:type="spellStart"/>
        <w:r>
          <w:rPr>
            <w:szCs w:val="24"/>
          </w:rPr>
          <w:t>juta</w:t>
        </w:r>
        <w:proofErr w:type="spellEnd"/>
        <w:r>
          <w:rPr>
            <w:szCs w:val="24"/>
          </w:rPr>
          <w:t xml:space="preserve"> </w:t>
        </w:r>
        <w:proofErr w:type="spellStart"/>
        <w:r>
          <w:rPr>
            <w:szCs w:val="24"/>
          </w:rPr>
          <w:t>pengguna</w:t>
        </w:r>
        <w:proofErr w:type="spellEnd"/>
        <w:r>
          <w:rPr>
            <w:szCs w:val="24"/>
          </w:rPr>
          <w:t xml:space="preserve"> di Indonesia. </w:t>
        </w:r>
        <w:proofErr w:type="spellStart"/>
        <w:r>
          <w:rPr>
            <w:szCs w:val="24"/>
          </w:rPr>
          <w:t>Dengan</w:t>
        </w:r>
        <w:proofErr w:type="spellEnd"/>
        <w:r>
          <w:rPr>
            <w:szCs w:val="24"/>
          </w:rPr>
          <w:t xml:space="preserve"> </w:t>
        </w:r>
        <w:proofErr w:type="spellStart"/>
        <w:r>
          <w:rPr>
            <w:szCs w:val="24"/>
          </w:rPr>
          <w:t>jumlah</w:t>
        </w:r>
        <w:proofErr w:type="spellEnd"/>
        <w:r>
          <w:rPr>
            <w:szCs w:val="24"/>
          </w:rPr>
          <w:t xml:space="preserve"> </w:t>
        </w:r>
        <w:proofErr w:type="spellStart"/>
        <w:r>
          <w:rPr>
            <w:szCs w:val="24"/>
          </w:rPr>
          <w:t>pengguna</w:t>
        </w:r>
        <w:proofErr w:type="spellEnd"/>
        <w:r>
          <w:rPr>
            <w:szCs w:val="24"/>
          </w:rPr>
          <w:t xml:space="preserve"> </w:t>
        </w:r>
        <w:proofErr w:type="spellStart"/>
        <w:r>
          <w:rPr>
            <w:szCs w:val="24"/>
          </w:rPr>
          <w:t>tersebut</w:t>
        </w:r>
        <w:proofErr w:type="spellEnd"/>
        <w:r>
          <w:rPr>
            <w:szCs w:val="24"/>
          </w:rPr>
          <w:t xml:space="preserve">, </w:t>
        </w:r>
        <w:proofErr w:type="spellStart"/>
        <w:r>
          <w:rPr>
            <w:szCs w:val="24"/>
          </w:rPr>
          <w:t>aplikasi</w:t>
        </w:r>
        <w:proofErr w:type="spellEnd"/>
        <w:r>
          <w:rPr>
            <w:szCs w:val="24"/>
          </w:rPr>
          <w:t xml:space="preserve"> </w:t>
        </w:r>
        <w:proofErr w:type="spellStart"/>
        <w:r>
          <w:rPr>
            <w:szCs w:val="24"/>
          </w:rPr>
          <w:t>ini</w:t>
        </w:r>
        <w:proofErr w:type="spellEnd"/>
        <w:r>
          <w:rPr>
            <w:szCs w:val="24"/>
          </w:rPr>
          <w:t xml:space="preserve"> </w:t>
        </w:r>
        <w:proofErr w:type="spellStart"/>
        <w:r>
          <w:rPr>
            <w:szCs w:val="24"/>
          </w:rPr>
          <w:t>dapat</w:t>
        </w:r>
        <w:proofErr w:type="spellEnd"/>
        <w:r>
          <w:rPr>
            <w:szCs w:val="24"/>
          </w:rPr>
          <w:t xml:space="preserve"> </w:t>
        </w:r>
        <w:proofErr w:type="spellStart"/>
        <w:r>
          <w:rPr>
            <w:szCs w:val="24"/>
          </w:rPr>
          <w:t>dimanfaatkan</w:t>
        </w:r>
        <w:proofErr w:type="spellEnd"/>
        <w:r>
          <w:rPr>
            <w:szCs w:val="24"/>
          </w:rPr>
          <w:t xml:space="preserve"> </w:t>
        </w:r>
        <w:proofErr w:type="spellStart"/>
        <w:r>
          <w:rPr>
            <w:szCs w:val="24"/>
          </w:rPr>
          <w:t>berbagai</w:t>
        </w:r>
        <w:proofErr w:type="spellEnd"/>
        <w:r>
          <w:rPr>
            <w:szCs w:val="24"/>
          </w:rPr>
          <w:t xml:space="preserve"> </w:t>
        </w:r>
        <w:proofErr w:type="spellStart"/>
        <w:r>
          <w:rPr>
            <w:szCs w:val="24"/>
          </w:rPr>
          <w:t>perusahaan</w:t>
        </w:r>
        <w:proofErr w:type="spellEnd"/>
        <w:r>
          <w:rPr>
            <w:szCs w:val="24"/>
          </w:rPr>
          <w:t xml:space="preserve"> </w:t>
        </w:r>
        <w:proofErr w:type="spellStart"/>
        <w:r>
          <w:rPr>
            <w:szCs w:val="24"/>
          </w:rPr>
          <w:t>dalam</w:t>
        </w:r>
        <w:proofErr w:type="spellEnd"/>
        <w:r>
          <w:rPr>
            <w:szCs w:val="24"/>
          </w:rPr>
          <w:t xml:space="preserve"> </w:t>
        </w:r>
        <w:proofErr w:type="spellStart"/>
        <w:r>
          <w:rPr>
            <w:szCs w:val="24"/>
          </w:rPr>
          <w:t>meningkatkan</w:t>
        </w:r>
        <w:proofErr w:type="spellEnd"/>
        <w:r>
          <w:rPr>
            <w:szCs w:val="24"/>
          </w:rPr>
          <w:t xml:space="preserve"> </w:t>
        </w:r>
        <w:proofErr w:type="spellStart"/>
        <w:r>
          <w:rPr>
            <w:szCs w:val="24"/>
          </w:rPr>
          <w:t>berbagai</w:t>
        </w:r>
        <w:proofErr w:type="spellEnd"/>
        <w:r>
          <w:rPr>
            <w:szCs w:val="24"/>
          </w:rPr>
          <w:t xml:space="preserve"> </w:t>
        </w:r>
        <w:proofErr w:type="spellStart"/>
        <w:r>
          <w:rPr>
            <w:szCs w:val="24"/>
          </w:rPr>
          <w:t>layanan</w:t>
        </w:r>
        <w:proofErr w:type="spellEnd"/>
        <w:r>
          <w:rPr>
            <w:szCs w:val="24"/>
          </w:rPr>
          <w:t xml:space="preserve"> </w:t>
        </w:r>
        <w:proofErr w:type="spellStart"/>
        <w:r>
          <w:rPr>
            <w:szCs w:val="24"/>
          </w:rPr>
          <w:t>nya</w:t>
        </w:r>
        <w:proofErr w:type="spellEnd"/>
        <w:r>
          <w:rPr>
            <w:szCs w:val="24"/>
          </w:rPr>
          <w:t xml:space="preserve">. Salah </w:t>
        </w:r>
        <w:proofErr w:type="spellStart"/>
        <w:r>
          <w:rPr>
            <w:szCs w:val="24"/>
          </w:rPr>
          <w:t>satunya</w:t>
        </w:r>
        <w:proofErr w:type="spellEnd"/>
        <w:r>
          <w:rPr>
            <w:szCs w:val="24"/>
          </w:rPr>
          <w:t xml:space="preserve"> </w:t>
        </w:r>
        <w:proofErr w:type="spellStart"/>
        <w:r>
          <w:rPr>
            <w:szCs w:val="24"/>
          </w:rPr>
          <w:t>adalah</w:t>
        </w:r>
        <w:proofErr w:type="spellEnd"/>
        <w:r>
          <w:rPr>
            <w:szCs w:val="24"/>
          </w:rPr>
          <w:t xml:space="preserve"> </w:t>
        </w:r>
        <w:proofErr w:type="spellStart"/>
        <w:r>
          <w:rPr>
            <w:szCs w:val="24"/>
          </w:rPr>
          <w:t>layanan</w:t>
        </w:r>
        <w:proofErr w:type="spellEnd"/>
        <w:r>
          <w:rPr>
            <w:szCs w:val="24"/>
          </w:rPr>
          <w:t xml:space="preserve"> </w:t>
        </w:r>
        <w:proofErr w:type="spellStart"/>
        <w:r>
          <w:rPr>
            <w:szCs w:val="24"/>
          </w:rPr>
          <w:t>pendaftaran</w:t>
        </w:r>
        <w:proofErr w:type="spellEnd"/>
        <w:r>
          <w:rPr>
            <w:szCs w:val="24"/>
          </w:rPr>
          <w:t xml:space="preserve"> </w:t>
        </w:r>
        <w:proofErr w:type="spellStart"/>
        <w:r>
          <w:rPr>
            <w:szCs w:val="24"/>
          </w:rPr>
          <w:t>atau</w:t>
        </w:r>
        <w:proofErr w:type="spellEnd"/>
        <w:r>
          <w:rPr>
            <w:szCs w:val="24"/>
          </w:rPr>
          <w:t xml:space="preserve"> </w:t>
        </w:r>
        <w:proofErr w:type="spellStart"/>
        <w:r>
          <w:rPr>
            <w:szCs w:val="24"/>
          </w:rPr>
          <w:t>pemesanan</w:t>
        </w:r>
        <w:proofErr w:type="spellEnd"/>
        <w:r>
          <w:rPr>
            <w:szCs w:val="24"/>
          </w:rPr>
          <w:t xml:space="preserve"> </w:t>
        </w:r>
        <w:proofErr w:type="spellStart"/>
        <w:r>
          <w:rPr>
            <w:szCs w:val="24"/>
          </w:rPr>
          <w:t>bagi</w:t>
        </w:r>
        <w:proofErr w:type="spellEnd"/>
        <w:r>
          <w:rPr>
            <w:szCs w:val="24"/>
          </w:rPr>
          <w:t xml:space="preserve"> </w:t>
        </w:r>
        <w:proofErr w:type="spellStart"/>
        <w:r>
          <w:rPr>
            <w:szCs w:val="24"/>
          </w:rPr>
          <w:t>perusahaan</w:t>
        </w:r>
        <w:proofErr w:type="spellEnd"/>
        <w:r>
          <w:rPr>
            <w:szCs w:val="24"/>
          </w:rPr>
          <w:t xml:space="preserve"> yang </w:t>
        </w:r>
        <w:proofErr w:type="spellStart"/>
        <w:r>
          <w:rPr>
            <w:szCs w:val="24"/>
          </w:rPr>
          <w:t>bergerak</w:t>
        </w:r>
        <w:proofErr w:type="spellEnd"/>
        <w:r>
          <w:rPr>
            <w:szCs w:val="24"/>
          </w:rPr>
          <w:t xml:space="preserve"> </w:t>
        </w:r>
        <w:proofErr w:type="spellStart"/>
        <w:r>
          <w:rPr>
            <w:szCs w:val="24"/>
          </w:rPr>
          <w:t>dalam</w:t>
        </w:r>
        <w:proofErr w:type="spellEnd"/>
        <w:r>
          <w:rPr>
            <w:szCs w:val="24"/>
          </w:rPr>
          <w:t xml:space="preserve"> </w:t>
        </w:r>
        <w:proofErr w:type="spellStart"/>
        <w:r>
          <w:rPr>
            <w:szCs w:val="24"/>
          </w:rPr>
          <w:t>bidang</w:t>
        </w:r>
        <w:proofErr w:type="spellEnd"/>
        <w:r>
          <w:rPr>
            <w:szCs w:val="24"/>
          </w:rPr>
          <w:t xml:space="preserve"> </w:t>
        </w:r>
        <w:proofErr w:type="spellStart"/>
        <w:r>
          <w:rPr>
            <w:szCs w:val="24"/>
          </w:rPr>
          <w:t>pelayanan</w:t>
        </w:r>
        <w:proofErr w:type="spellEnd"/>
        <w:r>
          <w:rPr>
            <w:szCs w:val="24"/>
          </w:rPr>
          <w:t xml:space="preserve"> </w:t>
        </w:r>
        <w:proofErr w:type="spellStart"/>
        <w:r>
          <w:rPr>
            <w:szCs w:val="24"/>
          </w:rPr>
          <w:t>seperti</w:t>
        </w:r>
        <w:proofErr w:type="spellEnd"/>
        <w:r>
          <w:rPr>
            <w:szCs w:val="24"/>
          </w:rPr>
          <w:t xml:space="preserve"> </w:t>
        </w:r>
        <w:proofErr w:type="spellStart"/>
        <w:r>
          <w:rPr>
            <w:szCs w:val="24"/>
          </w:rPr>
          <w:t>rumah</w:t>
        </w:r>
        <w:proofErr w:type="spellEnd"/>
        <w:r>
          <w:rPr>
            <w:szCs w:val="24"/>
          </w:rPr>
          <w:t xml:space="preserve"> </w:t>
        </w:r>
        <w:proofErr w:type="spellStart"/>
        <w:r>
          <w:rPr>
            <w:szCs w:val="24"/>
          </w:rPr>
          <w:t>sakit</w:t>
        </w:r>
        <w:proofErr w:type="spellEnd"/>
        <w:r>
          <w:rPr>
            <w:szCs w:val="24"/>
          </w:rPr>
          <w:t>, hotel dan lain-lain.</w:t>
        </w:r>
      </w:ins>
    </w:p>
    <w:p w14:paraId="303C6C30" w14:textId="4C2F145C" w:rsidR="00A8652E" w:rsidRPr="00A8652E" w:rsidDel="0018406D" w:rsidRDefault="00A8652E" w:rsidP="00CB46E3">
      <w:pPr>
        <w:rPr>
          <w:del w:id="818" w:author="Husni Mubarok" w:date="2022-01-27T14:02:00Z"/>
        </w:rPr>
      </w:pPr>
      <w:del w:id="819" w:author="Husni Mubarok" w:date="2022-01-27T14:02:00Z">
        <w:r w:rsidRPr="00A8652E" w:rsidDel="0018406D">
          <w:delText>eget. Nunc congue ullamcorper suscipit. Etiam quam mi, dignissim ac sodales in, rhoncus eget ipsum. Proin eu neque velit. Praesent eu neque at lorem eleifend vulputate vitae at augue. Nam malesuada ligula turpis. Ut et tellus in felis facilisis sodales in vel tortor.</w:delText>
        </w:r>
        <w:bookmarkStart w:id="820" w:name="_Toc94885830"/>
        <w:bookmarkStart w:id="821" w:name="_Toc94885863"/>
        <w:bookmarkStart w:id="822" w:name="_Toc94886060"/>
        <w:bookmarkEnd w:id="820"/>
        <w:bookmarkEnd w:id="821"/>
        <w:bookmarkEnd w:id="822"/>
      </w:del>
    </w:p>
    <w:p w14:paraId="190F2E7A" w14:textId="2245A1E3" w:rsidR="00A8652E" w:rsidRPr="00A8652E" w:rsidDel="0018406D" w:rsidRDefault="00A8652E" w:rsidP="00CB46E3">
      <w:pPr>
        <w:rPr>
          <w:del w:id="823" w:author="Husni Mubarok" w:date="2022-01-27T14:02:00Z"/>
        </w:rPr>
      </w:pPr>
      <w:del w:id="824" w:author="Husni Mubarok" w:date="2022-01-27T14:02:00Z">
        <w:r w:rsidRPr="00A8652E" w:rsidDel="0018406D">
          <w:delText>Cras molestie imperdiet mi, non pharetra enim ornare a. Aenean volutpat convallis varius. Donec varius pretium volutpat. Morbi faucibus lorem eget tortor iaculis mollis. Morbi a libero et massa porttitor facilisis ac at tortor. In vehicula vulputate urna, ac pellentesque leo ultricies in. Aenean id lectus ut urna rutrum sagittis eget sed quam. Vivamus neque justo, blandit ut ultricies a, pharetra eu libero. Phasellus at nulla eget massa interdum gravida. Fusce nisi elit, commodo non fringilla at, sodales a felis. Maecenas neque odio, commodo euismod condimentum pellentesque, pretium vel nibh. Mauris et lectus metus. Sed accumsan risus ut purus porttitor mollis. Fusce blandit placerat augue, at tempus sapien pharetra non. Pellentesque ac felis purus. In lobortis faucibus tempor. Sed egestas, odio at luctus gravida, massa elit consequat diam, a ullamcorper metus libero pretium ipsum. Integer nunc massa, tempus eget gravida ac, aliquet quis lorem. Phasellus eu felis arcu, ut tristique nibh. Nulla lacus lorem, luctus tristique vulputate eget, gravida posuere neque.</w:delText>
        </w:r>
        <w:bookmarkStart w:id="825" w:name="_Toc94885831"/>
        <w:bookmarkStart w:id="826" w:name="_Toc94885864"/>
        <w:bookmarkStart w:id="827" w:name="_Toc94886061"/>
        <w:bookmarkEnd w:id="825"/>
        <w:bookmarkEnd w:id="826"/>
        <w:bookmarkEnd w:id="827"/>
      </w:del>
    </w:p>
    <w:p w14:paraId="7676CB45" w14:textId="77DE417B" w:rsidR="00A8652E" w:rsidRPr="00CB46E3" w:rsidDel="0018406D" w:rsidRDefault="00A8652E" w:rsidP="00CB46E3">
      <w:pPr>
        <w:rPr>
          <w:del w:id="828" w:author="Husni Mubarok" w:date="2022-01-27T14:02:00Z"/>
          <w:rFonts w:eastAsia="Times New Roman"/>
          <w:b/>
          <w:bCs/>
          <w:szCs w:val="26"/>
        </w:rPr>
      </w:pPr>
      <w:del w:id="829" w:author="Husni Mubarok" w:date="2022-01-27T14:02:00Z">
        <w:r w:rsidRPr="00A8652E" w:rsidDel="0018406D">
          <w:delText>Duis at nisi eu diam tempus tincidunt sed id nunc. Curabitur eget mauris felis, id bibendum risus. Duis congue posuere quam, nec pulvinar justo venenatis hendrerit. Nullam et justo ac urna cursus interdum non ac quam. Etiam consectetur, sapien in tincidunt tristique, erat lacus ullamcorper urna, sit amet elementum diam nisi sit amet ante. Praesent quis sem ligula. Class aptent taciti sociosqu ad litora torquent per conubia nostra, per inceptos himenaeos. Donec id nisl ut ante adipiscing porttitor. Mauris vel velit velit. Vestibulum ante ipsum primis in faucibus orci luctus et ultrices posuere cubilia Curae; Donec neque lectus, fringilla id commodo ut, dictum quis nulla. Pellentesque habitant morbi tristique senectus et netus et malesuada fames ac turpis egestas. Sed aliquam diam in enim vulputate euismod. Proin tempor urna quis metus gravida rutrum. Sed lobortis nunc at urna malesuada id gravida est fermentum. Sed quis augue ante, dignissim vehicula neque. In hac habitasse platea dictumst. Donec a ligula nulla, a posuere velit. Nullam suscipit sodales turpis dignissim pharetra. Donec vel lacus ipsum.</w:delText>
        </w:r>
        <w:bookmarkStart w:id="830" w:name="_Toc94885832"/>
        <w:bookmarkStart w:id="831" w:name="_Toc94885865"/>
        <w:bookmarkStart w:id="832" w:name="_Toc94886062"/>
        <w:bookmarkEnd w:id="830"/>
        <w:bookmarkEnd w:id="831"/>
        <w:bookmarkEnd w:id="832"/>
      </w:del>
    </w:p>
    <w:p w14:paraId="466104CF" w14:textId="5B383C90" w:rsidR="00AF65DC" w:rsidRDefault="001340A2" w:rsidP="00A8652E">
      <w:pPr>
        <w:pStyle w:val="Heading2"/>
      </w:pPr>
      <w:bookmarkStart w:id="833" w:name="_Toc294459969"/>
      <w:bookmarkStart w:id="834" w:name="_Toc294460225"/>
      <w:bookmarkStart w:id="835" w:name="_Toc294460483"/>
      <w:bookmarkStart w:id="836" w:name="_Toc294459970"/>
      <w:bookmarkStart w:id="837" w:name="_Toc294460226"/>
      <w:bookmarkStart w:id="838" w:name="_Toc294460484"/>
      <w:bookmarkStart w:id="839" w:name="_Toc294459971"/>
      <w:bookmarkStart w:id="840" w:name="_Toc294460227"/>
      <w:bookmarkStart w:id="841" w:name="_Toc294460485"/>
      <w:bookmarkStart w:id="842" w:name="_Toc94886063"/>
      <w:bookmarkEnd w:id="833"/>
      <w:bookmarkEnd w:id="834"/>
      <w:bookmarkEnd w:id="835"/>
      <w:bookmarkEnd w:id="836"/>
      <w:bookmarkEnd w:id="837"/>
      <w:bookmarkEnd w:id="838"/>
      <w:bookmarkEnd w:id="839"/>
      <w:bookmarkEnd w:id="840"/>
      <w:bookmarkEnd w:id="841"/>
      <w:proofErr w:type="spellStart"/>
      <w:r>
        <w:t>Perumusan</w:t>
      </w:r>
      <w:proofErr w:type="spellEnd"/>
      <w:r>
        <w:t xml:space="preserve"> </w:t>
      </w:r>
      <w:proofErr w:type="spellStart"/>
      <w:r>
        <w:t>Masalah</w:t>
      </w:r>
      <w:bookmarkEnd w:id="842"/>
      <w:proofErr w:type="spellEnd"/>
    </w:p>
    <w:p w14:paraId="6633BA2D" w14:textId="77777777" w:rsidR="002C0335" w:rsidRDefault="002C0335" w:rsidP="002C0335">
      <w:pPr>
        <w:autoSpaceDE w:val="0"/>
        <w:autoSpaceDN w:val="0"/>
        <w:adjustRightInd w:val="0"/>
        <w:spacing w:after="0" w:line="480" w:lineRule="auto"/>
        <w:ind w:firstLine="720"/>
        <w:rPr>
          <w:ins w:id="843" w:author="Husni Mubarok" w:date="2022-01-27T14:07:00Z"/>
          <w:szCs w:val="24"/>
        </w:rPr>
      </w:pPr>
      <w:ins w:id="844" w:author="Husni Mubarok" w:date="2022-01-27T14:07:00Z">
        <w:r>
          <w:rPr>
            <w:szCs w:val="24"/>
            <w:lang w:val="id-ID"/>
          </w:rPr>
          <w:t>Banyak</w:t>
        </w:r>
        <w:r>
          <w:rPr>
            <w:szCs w:val="24"/>
          </w:rPr>
          <w:t xml:space="preserve"> </w:t>
        </w:r>
        <w:proofErr w:type="spellStart"/>
        <w:r>
          <w:rPr>
            <w:szCs w:val="24"/>
          </w:rPr>
          <w:t>rumah</w:t>
        </w:r>
        <w:proofErr w:type="spellEnd"/>
        <w:r>
          <w:rPr>
            <w:szCs w:val="24"/>
          </w:rPr>
          <w:t xml:space="preserve"> </w:t>
        </w:r>
        <w:proofErr w:type="spellStart"/>
        <w:r>
          <w:rPr>
            <w:szCs w:val="24"/>
          </w:rPr>
          <w:t>sakit</w:t>
        </w:r>
        <w:proofErr w:type="spellEnd"/>
        <w:r>
          <w:rPr>
            <w:szCs w:val="24"/>
          </w:rPr>
          <w:t xml:space="preserve"> yang </w:t>
        </w:r>
        <w:proofErr w:type="spellStart"/>
        <w:r>
          <w:rPr>
            <w:szCs w:val="24"/>
          </w:rPr>
          <w:t>telah</w:t>
        </w:r>
        <w:proofErr w:type="spellEnd"/>
        <w:r>
          <w:rPr>
            <w:szCs w:val="24"/>
          </w:rPr>
          <w:t xml:space="preserve"> </w:t>
        </w:r>
        <w:proofErr w:type="spellStart"/>
        <w:r>
          <w:rPr>
            <w:szCs w:val="24"/>
          </w:rPr>
          <w:t>menerapkan</w:t>
        </w:r>
        <w:proofErr w:type="spellEnd"/>
        <w:r>
          <w:rPr>
            <w:szCs w:val="24"/>
          </w:rPr>
          <w:t xml:space="preserve"> </w:t>
        </w:r>
        <w:proofErr w:type="spellStart"/>
        <w:r>
          <w:rPr>
            <w:szCs w:val="24"/>
          </w:rPr>
          <w:t>layanan</w:t>
        </w:r>
        <w:proofErr w:type="spellEnd"/>
        <w:r>
          <w:rPr>
            <w:szCs w:val="24"/>
          </w:rPr>
          <w:t xml:space="preserve"> </w:t>
        </w:r>
        <w:proofErr w:type="spellStart"/>
        <w:r>
          <w:rPr>
            <w:szCs w:val="24"/>
          </w:rPr>
          <w:t>pendaftaran</w:t>
        </w:r>
        <w:proofErr w:type="spellEnd"/>
        <w:r>
          <w:rPr>
            <w:szCs w:val="24"/>
          </w:rPr>
          <w:t xml:space="preserve"> </w:t>
        </w:r>
        <w:proofErr w:type="spellStart"/>
        <w:r>
          <w:rPr>
            <w:szCs w:val="24"/>
          </w:rPr>
          <w:t>pasien</w:t>
        </w:r>
        <w:proofErr w:type="spellEnd"/>
        <w:r>
          <w:rPr>
            <w:szCs w:val="24"/>
          </w:rPr>
          <w:t xml:space="preserve"> </w:t>
        </w:r>
        <w:proofErr w:type="spellStart"/>
        <w:r>
          <w:rPr>
            <w:szCs w:val="24"/>
          </w:rPr>
          <w:t>melalui</w:t>
        </w:r>
        <w:proofErr w:type="spellEnd"/>
        <w:r>
          <w:rPr>
            <w:szCs w:val="24"/>
          </w:rPr>
          <w:t xml:space="preserve"> </w:t>
        </w:r>
        <w:proofErr w:type="spellStart"/>
        <w:r>
          <w:rPr>
            <w:szCs w:val="24"/>
          </w:rPr>
          <w:t>aplikasi</w:t>
        </w:r>
        <w:proofErr w:type="spellEnd"/>
        <w:r>
          <w:rPr>
            <w:szCs w:val="24"/>
          </w:rPr>
          <w:t xml:space="preserve"> </w:t>
        </w:r>
        <w:proofErr w:type="spellStart"/>
        <w:r>
          <w:rPr>
            <w:i/>
            <w:iCs/>
            <w:szCs w:val="24"/>
          </w:rPr>
          <w:t>whatsapp</w:t>
        </w:r>
        <w:proofErr w:type="spellEnd"/>
        <w:r>
          <w:rPr>
            <w:szCs w:val="24"/>
          </w:rPr>
          <w:t xml:space="preserve">, </w:t>
        </w:r>
        <w:proofErr w:type="spellStart"/>
        <w:r>
          <w:rPr>
            <w:szCs w:val="24"/>
          </w:rPr>
          <w:t>namun</w:t>
        </w:r>
        <w:proofErr w:type="spellEnd"/>
        <w:r>
          <w:rPr>
            <w:szCs w:val="24"/>
          </w:rPr>
          <w:t xml:space="preserve"> </w:t>
        </w:r>
        <w:proofErr w:type="spellStart"/>
        <w:r>
          <w:rPr>
            <w:szCs w:val="24"/>
          </w:rPr>
          <w:t>permasalahan</w:t>
        </w:r>
        <w:proofErr w:type="spellEnd"/>
        <w:r>
          <w:rPr>
            <w:szCs w:val="24"/>
          </w:rPr>
          <w:t xml:space="preserve"> yang </w:t>
        </w:r>
        <w:proofErr w:type="spellStart"/>
        <w:r>
          <w:rPr>
            <w:szCs w:val="24"/>
          </w:rPr>
          <w:t>dihadapi</w:t>
        </w:r>
        <w:proofErr w:type="spellEnd"/>
        <w:r>
          <w:rPr>
            <w:szCs w:val="24"/>
          </w:rPr>
          <w:t xml:space="preserve"> </w:t>
        </w:r>
        <w:proofErr w:type="spellStart"/>
        <w:r>
          <w:rPr>
            <w:szCs w:val="24"/>
          </w:rPr>
          <w:t>adalah</w:t>
        </w:r>
        <w:proofErr w:type="spellEnd"/>
        <w:r>
          <w:rPr>
            <w:szCs w:val="24"/>
          </w:rPr>
          <w:t xml:space="preserve"> </w:t>
        </w:r>
        <w:proofErr w:type="spellStart"/>
        <w:r>
          <w:rPr>
            <w:szCs w:val="24"/>
          </w:rPr>
          <w:t>petugas</w:t>
        </w:r>
        <w:proofErr w:type="spellEnd"/>
        <w:r>
          <w:rPr>
            <w:szCs w:val="24"/>
          </w:rPr>
          <w:t xml:space="preserve"> </w:t>
        </w:r>
        <w:proofErr w:type="spellStart"/>
        <w:r>
          <w:rPr>
            <w:szCs w:val="24"/>
          </w:rPr>
          <w:lastRenderedPageBreak/>
          <w:t>pendaftaran</w:t>
        </w:r>
        <w:proofErr w:type="spellEnd"/>
        <w:r>
          <w:rPr>
            <w:szCs w:val="24"/>
          </w:rPr>
          <w:t xml:space="preserve"> </w:t>
        </w:r>
        <w:proofErr w:type="spellStart"/>
        <w:r>
          <w:rPr>
            <w:szCs w:val="24"/>
          </w:rPr>
          <w:t>harus</w:t>
        </w:r>
        <w:proofErr w:type="spellEnd"/>
        <w:r>
          <w:rPr>
            <w:szCs w:val="24"/>
          </w:rPr>
          <w:t xml:space="preserve"> </w:t>
        </w:r>
        <w:proofErr w:type="spellStart"/>
        <w:r>
          <w:rPr>
            <w:szCs w:val="24"/>
          </w:rPr>
          <w:t>memasukkan</w:t>
        </w:r>
        <w:proofErr w:type="spellEnd"/>
        <w:r>
          <w:rPr>
            <w:szCs w:val="24"/>
          </w:rPr>
          <w:t xml:space="preserve"> </w:t>
        </w:r>
        <w:proofErr w:type="spellStart"/>
        <w:r>
          <w:rPr>
            <w:szCs w:val="24"/>
          </w:rPr>
          <w:t>informasi</w:t>
        </w:r>
        <w:proofErr w:type="spellEnd"/>
        <w:r>
          <w:rPr>
            <w:szCs w:val="24"/>
          </w:rPr>
          <w:t xml:space="preserve"> </w:t>
        </w:r>
        <w:proofErr w:type="spellStart"/>
        <w:r>
          <w:rPr>
            <w:szCs w:val="24"/>
          </w:rPr>
          <w:t>pendaftaran</w:t>
        </w:r>
        <w:proofErr w:type="spellEnd"/>
        <w:r>
          <w:rPr>
            <w:szCs w:val="24"/>
          </w:rPr>
          <w:t xml:space="preserve"> </w:t>
        </w:r>
        <w:proofErr w:type="spellStart"/>
        <w:r>
          <w:rPr>
            <w:szCs w:val="24"/>
          </w:rPr>
          <w:t>tersebut</w:t>
        </w:r>
        <w:proofErr w:type="spellEnd"/>
        <w:r>
          <w:rPr>
            <w:szCs w:val="24"/>
          </w:rPr>
          <w:t xml:space="preserve"> </w:t>
        </w:r>
        <w:proofErr w:type="spellStart"/>
        <w:r>
          <w:rPr>
            <w:szCs w:val="24"/>
          </w:rPr>
          <w:t>secara</w:t>
        </w:r>
        <w:proofErr w:type="spellEnd"/>
        <w:r>
          <w:rPr>
            <w:szCs w:val="24"/>
          </w:rPr>
          <w:t xml:space="preserve"> manual </w:t>
        </w:r>
        <w:proofErr w:type="spellStart"/>
        <w:r>
          <w:rPr>
            <w:szCs w:val="24"/>
          </w:rPr>
          <w:t>ke</w:t>
        </w:r>
        <w:proofErr w:type="spellEnd"/>
        <w:r>
          <w:rPr>
            <w:szCs w:val="24"/>
          </w:rPr>
          <w:t xml:space="preserve"> </w:t>
        </w:r>
        <w:proofErr w:type="spellStart"/>
        <w:r>
          <w:rPr>
            <w:szCs w:val="24"/>
          </w:rPr>
          <w:t>dalam</w:t>
        </w:r>
        <w:proofErr w:type="spellEnd"/>
        <w:r>
          <w:rPr>
            <w:szCs w:val="24"/>
          </w:rPr>
          <w:t xml:space="preserve"> </w:t>
        </w:r>
        <w:proofErr w:type="spellStart"/>
        <w:r>
          <w:rPr>
            <w:szCs w:val="24"/>
          </w:rPr>
          <w:t>sistem</w:t>
        </w:r>
        <w:proofErr w:type="spellEnd"/>
        <w:r>
          <w:rPr>
            <w:szCs w:val="24"/>
          </w:rPr>
          <w:t xml:space="preserve"> yang </w:t>
        </w:r>
        <w:proofErr w:type="spellStart"/>
        <w:r>
          <w:rPr>
            <w:szCs w:val="24"/>
          </w:rPr>
          <w:t>dimiliki</w:t>
        </w:r>
        <w:proofErr w:type="spellEnd"/>
        <w:r>
          <w:rPr>
            <w:szCs w:val="24"/>
          </w:rPr>
          <w:t xml:space="preserve"> </w:t>
        </w:r>
        <w:proofErr w:type="spellStart"/>
        <w:r>
          <w:rPr>
            <w:szCs w:val="24"/>
          </w:rPr>
          <w:t>rumah</w:t>
        </w:r>
        <w:proofErr w:type="spellEnd"/>
        <w:r>
          <w:rPr>
            <w:szCs w:val="24"/>
          </w:rPr>
          <w:t xml:space="preserve"> </w:t>
        </w:r>
        <w:proofErr w:type="spellStart"/>
        <w:r>
          <w:rPr>
            <w:szCs w:val="24"/>
          </w:rPr>
          <w:t>sakit</w:t>
        </w:r>
        <w:proofErr w:type="spellEnd"/>
        <w:r>
          <w:rPr>
            <w:szCs w:val="24"/>
          </w:rPr>
          <w:t xml:space="preserve"> </w:t>
        </w:r>
        <w:proofErr w:type="spellStart"/>
        <w:r>
          <w:rPr>
            <w:szCs w:val="24"/>
          </w:rPr>
          <w:t>tersebut</w:t>
        </w:r>
        <w:proofErr w:type="spellEnd"/>
        <w:r>
          <w:rPr>
            <w:szCs w:val="24"/>
          </w:rPr>
          <w:t xml:space="preserve"> </w:t>
        </w:r>
        <w:proofErr w:type="spellStart"/>
        <w:r>
          <w:rPr>
            <w:szCs w:val="24"/>
          </w:rPr>
          <w:t>sehingga</w:t>
        </w:r>
        <w:proofErr w:type="spellEnd"/>
        <w:r>
          <w:rPr>
            <w:szCs w:val="24"/>
          </w:rPr>
          <w:t xml:space="preserve"> proses </w:t>
        </w:r>
        <w:proofErr w:type="spellStart"/>
        <w:r>
          <w:rPr>
            <w:szCs w:val="24"/>
          </w:rPr>
          <w:t>pelayanan</w:t>
        </w:r>
        <w:proofErr w:type="spellEnd"/>
        <w:r>
          <w:rPr>
            <w:szCs w:val="24"/>
          </w:rPr>
          <w:t xml:space="preserve"> </w:t>
        </w:r>
        <w:proofErr w:type="spellStart"/>
        <w:r>
          <w:rPr>
            <w:szCs w:val="24"/>
          </w:rPr>
          <w:t>membutuhkan</w:t>
        </w:r>
        <w:proofErr w:type="spellEnd"/>
        <w:r>
          <w:rPr>
            <w:szCs w:val="24"/>
          </w:rPr>
          <w:t xml:space="preserve"> </w:t>
        </w:r>
        <w:proofErr w:type="spellStart"/>
        <w:r>
          <w:rPr>
            <w:szCs w:val="24"/>
          </w:rPr>
          <w:t>waktu</w:t>
        </w:r>
        <w:proofErr w:type="spellEnd"/>
        <w:r>
          <w:rPr>
            <w:szCs w:val="24"/>
          </w:rPr>
          <w:t xml:space="preserve"> </w:t>
        </w:r>
        <w:proofErr w:type="spellStart"/>
        <w:r>
          <w:rPr>
            <w:szCs w:val="24"/>
          </w:rPr>
          <w:t>lebih</w:t>
        </w:r>
        <w:proofErr w:type="spellEnd"/>
        <w:r>
          <w:rPr>
            <w:szCs w:val="24"/>
          </w:rPr>
          <w:t xml:space="preserve"> lama </w:t>
        </w:r>
        <w:proofErr w:type="spellStart"/>
        <w:r>
          <w:rPr>
            <w:szCs w:val="24"/>
          </w:rPr>
          <w:t>terlebih</w:t>
        </w:r>
        <w:proofErr w:type="spellEnd"/>
        <w:r>
          <w:rPr>
            <w:szCs w:val="24"/>
          </w:rPr>
          <w:t xml:space="preserve"> </w:t>
        </w:r>
        <w:proofErr w:type="spellStart"/>
        <w:r>
          <w:rPr>
            <w:szCs w:val="24"/>
          </w:rPr>
          <w:t>ada</w:t>
        </w:r>
        <w:proofErr w:type="spellEnd"/>
        <w:r>
          <w:rPr>
            <w:szCs w:val="24"/>
          </w:rPr>
          <w:t xml:space="preserve"> </w:t>
        </w:r>
        <w:proofErr w:type="spellStart"/>
        <w:r>
          <w:rPr>
            <w:szCs w:val="24"/>
          </w:rPr>
          <w:t>banyak</w:t>
        </w:r>
        <w:proofErr w:type="spellEnd"/>
        <w:r>
          <w:rPr>
            <w:szCs w:val="24"/>
          </w:rPr>
          <w:t xml:space="preserve"> </w:t>
        </w:r>
        <w:proofErr w:type="spellStart"/>
        <w:r>
          <w:rPr>
            <w:szCs w:val="24"/>
          </w:rPr>
          <w:t>pendaftar</w:t>
        </w:r>
        <w:proofErr w:type="spellEnd"/>
        <w:r>
          <w:rPr>
            <w:szCs w:val="24"/>
          </w:rPr>
          <w:t xml:space="preserve"> yang </w:t>
        </w:r>
        <w:proofErr w:type="spellStart"/>
        <w:r>
          <w:rPr>
            <w:szCs w:val="24"/>
          </w:rPr>
          <w:t>harus</w:t>
        </w:r>
        <w:proofErr w:type="spellEnd"/>
        <w:r>
          <w:rPr>
            <w:szCs w:val="24"/>
          </w:rPr>
          <w:t xml:space="preserve"> di </w:t>
        </w:r>
        <w:proofErr w:type="spellStart"/>
        <w:r>
          <w:rPr>
            <w:szCs w:val="24"/>
          </w:rPr>
          <w:t>masukkan</w:t>
        </w:r>
        <w:proofErr w:type="spellEnd"/>
        <w:r>
          <w:rPr>
            <w:szCs w:val="24"/>
          </w:rPr>
          <w:t xml:space="preserve">  </w:t>
        </w:r>
        <w:proofErr w:type="spellStart"/>
        <w:r>
          <w:rPr>
            <w:szCs w:val="24"/>
          </w:rPr>
          <w:t>ke</w:t>
        </w:r>
        <w:proofErr w:type="spellEnd"/>
        <w:r>
          <w:rPr>
            <w:szCs w:val="24"/>
          </w:rPr>
          <w:t xml:space="preserve"> </w:t>
        </w:r>
        <w:proofErr w:type="spellStart"/>
        <w:r>
          <w:rPr>
            <w:szCs w:val="24"/>
          </w:rPr>
          <w:t>dalam</w:t>
        </w:r>
        <w:proofErr w:type="spellEnd"/>
        <w:r>
          <w:rPr>
            <w:szCs w:val="24"/>
          </w:rPr>
          <w:t xml:space="preserve"> </w:t>
        </w:r>
        <w:proofErr w:type="spellStart"/>
        <w:r>
          <w:rPr>
            <w:szCs w:val="24"/>
          </w:rPr>
          <w:t>sistem</w:t>
        </w:r>
        <w:proofErr w:type="spellEnd"/>
        <w:r>
          <w:rPr>
            <w:szCs w:val="24"/>
          </w:rPr>
          <w:t xml:space="preserve">. </w:t>
        </w:r>
      </w:ins>
    </w:p>
    <w:p w14:paraId="13026506" w14:textId="518D2680" w:rsidR="00A8652E" w:rsidRPr="00A8652E" w:rsidDel="002C0335" w:rsidRDefault="002C0335">
      <w:pPr>
        <w:autoSpaceDE w:val="0"/>
        <w:autoSpaceDN w:val="0"/>
        <w:adjustRightInd w:val="0"/>
        <w:spacing w:after="0" w:line="480" w:lineRule="auto"/>
        <w:ind w:firstLine="709"/>
        <w:rPr>
          <w:del w:id="845" w:author="Husni Mubarok" w:date="2022-01-27T14:07:00Z"/>
        </w:rPr>
        <w:pPrChange w:id="846" w:author="Husni Mubarok" w:date="2022-01-27T14:10:00Z">
          <w:pPr/>
        </w:pPrChange>
      </w:pPr>
      <w:ins w:id="847" w:author="Husni Mubarok" w:date="2022-01-27T14:07:00Z">
        <w:r>
          <w:rPr>
            <w:szCs w:val="24"/>
          </w:rPr>
          <w:t xml:space="preserve">RS Ali </w:t>
        </w:r>
        <w:proofErr w:type="spellStart"/>
        <w:r>
          <w:rPr>
            <w:szCs w:val="24"/>
          </w:rPr>
          <w:t>Sibroh</w:t>
        </w:r>
        <w:proofErr w:type="spellEnd"/>
        <w:r>
          <w:rPr>
            <w:szCs w:val="24"/>
          </w:rPr>
          <w:t xml:space="preserve"> </w:t>
        </w:r>
        <w:proofErr w:type="spellStart"/>
        <w:r>
          <w:rPr>
            <w:szCs w:val="24"/>
          </w:rPr>
          <w:t>Malisi</w:t>
        </w:r>
        <w:proofErr w:type="spellEnd"/>
        <w:r>
          <w:rPr>
            <w:szCs w:val="24"/>
          </w:rPr>
          <w:t xml:space="preserve"> </w:t>
        </w:r>
        <w:proofErr w:type="spellStart"/>
        <w:r>
          <w:rPr>
            <w:szCs w:val="24"/>
          </w:rPr>
          <w:t>merupakan</w:t>
        </w:r>
        <w:proofErr w:type="spellEnd"/>
        <w:r>
          <w:rPr>
            <w:szCs w:val="24"/>
          </w:rPr>
          <w:t xml:space="preserve"> salah </w:t>
        </w:r>
        <w:proofErr w:type="spellStart"/>
        <w:r>
          <w:rPr>
            <w:szCs w:val="24"/>
          </w:rPr>
          <w:t>satu</w:t>
        </w:r>
        <w:proofErr w:type="spellEnd"/>
        <w:r>
          <w:rPr>
            <w:szCs w:val="24"/>
          </w:rPr>
          <w:t xml:space="preserve"> </w:t>
        </w:r>
        <w:proofErr w:type="spellStart"/>
        <w:r>
          <w:rPr>
            <w:szCs w:val="24"/>
          </w:rPr>
          <w:t>rumah</w:t>
        </w:r>
        <w:proofErr w:type="spellEnd"/>
        <w:r>
          <w:rPr>
            <w:szCs w:val="24"/>
          </w:rPr>
          <w:t xml:space="preserve"> </w:t>
        </w:r>
        <w:proofErr w:type="spellStart"/>
        <w:r>
          <w:rPr>
            <w:szCs w:val="24"/>
          </w:rPr>
          <w:t>sakit</w:t>
        </w:r>
        <w:proofErr w:type="spellEnd"/>
        <w:r>
          <w:rPr>
            <w:szCs w:val="24"/>
          </w:rPr>
          <w:t xml:space="preserve"> yang </w:t>
        </w:r>
        <w:proofErr w:type="spellStart"/>
        <w:r>
          <w:rPr>
            <w:szCs w:val="24"/>
          </w:rPr>
          <w:t>menerapkan</w:t>
        </w:r>
        <w:proofErr w:type="spellEnd"/>
        <w:r>
          <w:rPr>
            <w:szCs w:val="24"/>
          </w:rPr>
          <w:t xml:space="preserve"> </w:t>
        </w:r>
        <w:proofErr w:type="spellStart"/>
        <w:r>
          <w:rPr>
            <w:szCs w:val="24"/>
          </w:rPr>
          <w:t>layanan</w:t>
        </w:r>
        <w:proofErr w:type="spellEnd"/>
        <w:r>
          <w:rPr>
            <w:szCs w:val="24"/>
          </w:rPr>
          <w:t xml:space="preserve"> </w:t>
        </w:r>
        <w:proofErr w:type="spellStart"/>
        <w:r>
          <w:rPr>
            <w:szCs w:val="24"/>
          </w:rPr>
          <w:t>pendaftaran</w:t>
        </w:r>
        <w:proofErr w:type="spellEnd"/>
        <w:r>
          <w:rPr>
            <w:szCs w:val="24"/>
          </w:rPr>
          <w:t xml:space="preserve"> </w:t>
        </w:r>
        <w:proofErr w:type="spellStart"/>
        <w:r>
          <w:rPr>
            <w:szCs w:val="24"/>
          </w:rPr>
          <w:t>melalui</w:t>
        </w:r>
        <w:proofErr w:type="spellEnd"/>
        <w:r>
          <w:rPr>
            <w:szCs w:val="24"/>
          </w:rPr>
          <w:t xml:space="preserve"> </w:t>
        </w:r>
        <w:proofErr w:type="spellStart"/>
        <w:r>
          <w:rPr>
            <w:szCs w:val="24"/>
          </w:rPr>
          <w:t>aplikasi</w:t>
        </w:r>
        <w:proofErr w:type="spellEnd"/>
        <w:r>
          <w:rPr>
            <w:szCs w:val="24"/>
          </w:rPr>
          <w:t xml:space="preserve"> </w:t>
        </w:r>
        <w:proofErr w:type="spellStart"/>
        <w:r>
          <w:rPr>
            <w:i/>
            <w:iCs/>
            <w:szCs w:val="24"/>
          </w:rPr>
          <w:t>whatsapp</w:t>
        </w:r>
        <w:proofErr w:type="spellEnd"/>
        <w:r>
          <w:rPr>
            <w:i/>
            <w:iCs/>
            <w:szCs w:val="24"/>
          </w:rPr>
          <w:t xml:space="preserve"> </w:t>
        </w:r>
        <w:r>
          <w:rPr>
            <w:szCs w:val="24"/>
          </w:rPr>
          <w:t xml:space="preserve">dan </w:t>
        </w:r>
        <w:proofErr w:type="spellStart"/>
        <w:r>
          <w:rPr>
            <w:szCs w:val="24"/>
          </w:rPr>
          <w:t>memiliki</w:t>
        </w:r>
        <w:proofErr w:type="spellEnd"/>
        <w:r>
          <w:rPr>
            <w:szCs w:val="24"/>
          </w:rPr>
          <w:t xml:space="preserve"> </w:t>
        </w:r>
        <w:proofErr w:type="spellStart"/>
        <w:r>
          <w:rPr>
            <w:szCs w:val="24"/>
          </w:rPr>
          <w:t>permasalahan</w:t>
        </w:r>
        <w:proofErr w:type="spellEnd"/>
        <w:r>
          <w:rPr>
            <w:szCs w:val="24"/>
          </w:rPr>
          <w:t xml:space="preserve"> di </w:t>
        </w:r>
        <w:proofErr w:type="spellStart"/>
        <w:r>
          <w:rPr>
            <w:szCs w:val="24"/>
          </w:rPr>
          <w:t>atas</w:t>
        </w:r>
        <w:proofErr w:type="spellEnd"/>
        <w:r>
          <w:rPr>
            <w:szCs w:val="24"/>
          </w:rPr>
          <w:t xml:space="preserve">. </w:t>
        </w:r>
        <w:proofErr w:type="spellStart"/>
        <w:r>
          <w:rPr>
            <w:szCs w:val="24"/>
          </w:rPr>
          <w:t>Sehingga</w:t>
        </w:r>
        <w:proofErr w:type="spellEnd"/>
        <w:r>
          <w:rPr>
            <w:szCs w:val="24"/>
          </w:rPr>
          <w:t xml:space="preserve"> </w:t>
        </w:r>
        <w:proofErr w:type="spellStart"/>
        <w:r>
          <w:rPr>
            <w:szCs w:val="24"/>
          </w:rPr>
          <w:t>membutuhkan</w:t>
        </w:r>
        <w:proofErr w:type="spellEnd"/>
        <w:r>
          <w:rPr>
            <w:szCs w:val="24"/>
          </w:rPr>
          <w:t xml:space="preserve"> </w:t>
        </w:r>
        <w:proofErr w:type="spellStart"/>
        <w:r>
          <w:rPr>
            <w:szCs w:val="24"/>
          </w:rPr>
          <w:t>sebuah</w:t>
        </w:r>
        <w:proofErr w:type="spellEnd"/>
        <w:r>
          <w:rPr>
            <w:szCs w:val="24"/>
          </w:rPr>
          <w:t xml:space="preserve"> </w:t>
        </w:r>
        <w:proofErr w:type="spellStart"/>
        <w:r>
          <w:rPr>
            <w:szCs w:val="24"/>
          </w:rPr>
          <w:t>sistem</w:t>
        </w:r>
        <w:proofErr w:type="spellEnd"/>
        <w:r>
          <w:rPr>
            <w:szCs w:val="24"/>
          </w:rPr>
          <w:t xml:space="preserve"> yang </w:t>
        </w:r>
        <w:proofErr w:type="spellStart"/>
        <w:r>
          <w:rPr>
            <w:szCs w:val="24"/>
          </w:rPr>
          <w:t>dapat</w:t>
        </w:r>
        <w:proofErr w:type="spellEnd"/>
        <w:r>
          <w:rPr>
            <w:szCs w:val="24"/>
          </w:rPr>
          <w:t xml:space="preserve"> </w:t>
        </w:r>
        <w:proofErr w:type="spellStart"/>
        <w:r>
          <w:rPr>
            <w:szCs w:val="24"/>
          </w:rPr>
          <w:t>melakukan</w:t>
        </w:r>
        <w:proofErr w:type="spellEnd"/>
        <w:r>
          <w:rPr>
            <w:szCs w:val="24"/>
          </w:rPr>
          <w:t xml:space="preserve"> proses di </w:t>
        </w:r>
        <w:proofErr w:type="spellStart"/>
        <w:r>
          <w:rPr>
            <w:szCs w:val="24"/>
          </w:rPr>
          <w:t>atas</w:t>
        </w:r>
        <w:proofErr w:type="spellEnd"/>
        <w:r>
          <w:rPr>
            <w:szCs w:val="24"/>
          </w:rPr>
          <w:t xml:space="preserve"> </w:t>
        </w:r>
        <w:proofErr w:type="spellStart"/>
        <w:r>
          <w:rPr>
            <w:szCs w:val="24"/>
          </w:rPr>
          <w:t>secara</w:t>
        </w:r>
        <w:proofErr w:type="spellEnd"/>
        <w:r>
          <w:rPr>
            <w:szCs w:val="24"/>
          </w:rPr>
          <w:t xml:space="preserve"> </w:t>
        </w:r>
        <w:proofErr w:type="spellStart"/>
        <w:r>
          <w:rPr>
            <w:szCs w:val="24"/>
          </w:rPr>
          <w:t>otomatis</w:t>
        </w:r>
        <w:proofErr w:type="spellEnd"/>
        <w:r>
          <w:rPr>
            <w:szCs w:val="24"/>
          </w:rPr>
          <w:t xml:space="preserve">. </w:t>
        </w:r>
      </w:ins>
      <w:del w:id="848" w:author="Husni Mubarok" w:date="2022-01-27T14:07:00Z">
        <w:r w:rsidR="00A8652E" w:rsidRPr="00A8652E" w:rsidDel="002C0335">
          <w:delText>Cras molestie imperdiet mi, non pharetra enim ornare a. Aenean volutpat convallis varius. Donec varius pretium volutpat. Morbi faucibus lorem eget tortor iaculis mollis. Morbi a libero et massa porttitor facilisis ac at tortor. In vehicula vulputate urna, ac pellentesque leo ultricies in. Aenean id lectus ut urna rutrum sagittis eget sed quam. Vivamus neque justo, blandit ut ultricies a, pharetra eu libero. Phasellus at nulla eget massa interdum gravida. Fusce nisi elit, commodo non fringilla at, sodales a felis. Maecenas neque odio, commodo euismod condimentum pellentesque, pretium vel nibh. Mauris et lectus metus. Sed accumsan risus ut purus porttitor mollis. Fusce blandit placerat augue, at tempus sapien pharetra non. Pellentesque ac felis purus. In lobortis faucibus tempor. Sed egestas, odio at luctus gravida, massa elit consequat diam, a ullamcorper metus libero pretium ipsum. Integer nunc massa, tempus eget gravida ac, aliquet quis lorem. Phasellus eu felis arcu, ut tristique nibh. Nulla lacus lorem, luctus tristique vulputate eget, gravida posuere neque.</w:delText>
        </w:r>
      </w:del>
    </w:p>
    <w:p w14:paraId="5DEA5944" w14:textId="03657485" w:rsidR="00A8652E" w:rsidRPr="00225C38" w:rsidRDefault="00A8652E">
      <w:pPr>
        <w:ind w:firstLine="709"/>
        <w:rPr>
          <w:rFonts w:eastAsia="Times New Roman"/>
          <w:b/>
          <w:bCs/>
          <w:szCs w:val="26"/>
        </w:rPr>
        <w:pPrChange w:id="849" w:author="Husni Mubarok" w:date="2022-01-27T14:10:00Z">
          <w:pPr/>
        </w:pPrChange>
      </w:pPr>
      <w:del w:id="850" w:author="Husni Mubarok" w:date="2022-01-27T14:07:00Z">
        <w:r w:rsidRPr="00A8652E" w:rsidDel="002C0335">
          <w:delText>Duis at nisi eu diam tempus tincidunt sed id nunc. Curabitur eget mauris felis, id bibendum risus. Duis congue posuere quam, nec pulvinar justo venenatis hendrerit. Nullam et justo ac urna cursus interdum non ac quam. Etiam consectetur, sapien in tincidunt tristique, erat lacus ullamcorper urna, sit amet elementum diam nisi sit amet ante. Praesent quis sem ligula. Class aptent taciti sociosqu ad litora torquent per conubia nostra, per inceptos himenaeos. Donec id nisl ut ante adipiscing porttitor. Mauris vel velit velit. Vestibulum ante ipsum primis in faucibus orci luctus et ultrices posuere cubilia Curae; Donec neque lectus, fringilla id commodo ut, dictum quis nulla. Pellentesque habitant morbi tristique senectus et netus et malesuada fames ac turpis egestas. Sed aliquam diam in enim vulputate euismod. Proin tempor urna quis metus gravida rutrum. Sed lobortis nunc at urna malesuada id gravida est fermentum. Sed quis augue ante, dignissim vehicula neque. In hac habitasse platea dictumst. Donec a ligula nulla, a posuere velit. Nullam suscipit sodales turpis dignissim pharetra. Donec vel lacus ipsum.</w:delText>
        </w:r>
      </w:del>
    </w:p>
    <w:p w14:paraId="026F677D" w14:textId="6F65B4A4" w:rsidR="00AF65DC" w:rsidRDefault="00AF65DC" w:rsidP="00AF65DC">
      <w:pPr>
        <w:pStyle w:val="Heading2"/>
      </w:pPr>
      <w:bookmarkStart w:id="851" w:name="_Toc294459973"/>
      <w:bookmarkStart w:id="852" w:name="_Toc294460229"/>
      <w:bookmarkStart w:id="853" w:name="_Toc294460487"/>
      <w:bookmarkStart w:id="854" w:name="_Toc294459974"/>
      <w:bookmarkStart w:id="855" w:name="_Toc294460230"/>
      <w:bookmarkStart w:id="856" w:name="_Toc294460488"/>
      <w:bookmarkStart w:id="857" w:name="_Toc94886064"/>
      <w:bookmarkEnd w:id="851"/>
      <w:bookmarkEnd w:id="852"/>
      <w:bookmarkEnd w:id="853"/>
      <w:bookmarkEnd w:id="854"/>
      <w:bookmarkEnd w:id="855"/>
      <w:bookmarkEnd w:id="856"/>
      <w:proofErr w:type="spellStart"/>
      <w:r>
        <w:t>Tujuan</w:t>
      </w:r>
      <w:proofErr w:type="spellEnd"/>
      <w:r>
        <w:t xml:space="preserve"> </w:t>
      </w:r>
      <w:proofErr w:type="spellStart"/>
      <w:r>
        <w:t>Penelitian</w:t>
      </w:r>
      <w:proofErr w:type="spellEnd"/>
      <w:ins w:id="858" w:author="inacbg" w:date="2022-02-04T08:17:00Z">
        <w:r w:rsidR="00594825">
          <w:t xml:space="preserve"> dan </w:t>
        </w:r>
        <w:proofErr w:type="spellStart"/>
        <w:r w:rsidR="00594825">
          <w:t>Manfaat</w:t>
        </w:r>
      </w:ins>
      <w:bookmarkEnd w:id="857"/>
      <w:proofErr w:type="spellEnd"/>
    </w:p>
    <w:p w14:paraId="06E1DB77" w14:textId="69D47B4E" w:rsidR="00A8652E" w:rsidDel="00594825" w:rsidRDefault="002C0335">
      <w:pPr>
        <w:ind w:firstLine="709"/>
        <w:rPr>
          <w:del w:id="859" w:author="Husni Mubarok" w:date="2022-01-27T14:06:00Z"/>
        </w:rPr>
      </w:pPr>
      <w:proofErr w:type="spellStart"/>
      <w:ins w:id="860" w:author="Husni Mubarok" w:date="2022-01-27T14:09:00Z">
        <w:r>
          <w:t>Tujuan</w:t>
        </w:r>
        <w:proofErr w:type="spellEnd"/>
        <w:r>
          <w:t xml:space="preserve"> </w:t>
        </w:r>
        <w:proofErr w:type="spellStart"/>
        <w:r>
          <w:t>dari</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adalah</w:t>
        </w:r>
        <w:proofErr w:type="spellEnd"/>
        <w:r>
          <w:rPr>
            <w:lang w:val="id-ID"/>
          </w:rPr>
          <w:t xml:space="preserve"> untuk</w:t>
        </w:r>
      </w:ins>
      <w:ins w:id="861" w:author="Husni Mubarok" w:date="2022-01-27T16:29:00Z">
        <w:r w:rsidR="00C2396C">
          <w:rPr>
            <w:lang w:val="id-ID"/>
          </w:rPr>
          <w:t xml:space="preserve"> mengetahui bagaimana cara</w:t>
        </w:r>
      </w:ins>
      <w:ins w:id="862" w:author="Husni Mubarok" w:date="2022-01-27T14:09:00Z">
        <w:r>
          <w:rPr>
            <w:lang w:val="id-ID"/>
          </w:rPr>
          <w:t xml:space="preserve"> m</w:t>
        </w:r>
      </w:ins>
      <w:ins w:id="863" w:author="Husni Mubarok" w:date="2022-01-27T14:06:00Z">
        <w:r w:rsidR="006B6957">
          <w:rPr>
            <w:lang w:val="id-ID"/>
          </w:rPr>
          <w:t>engatasi</w:t>
        </w:r>
      </w:ins>
      <w:ins w:id="864" w:author="Husni Mubarok" w:date="2022-01-27T14:08:00Z">
        <w:r>
          <w:rPr>
            <w:lang w:val="id-ID"/>
          </w:rPr>
          <w:t xml:space="preserve"> </w:t>
        </w:r>
        <w:r w:rsidRPr="002C0335">
          <w:t xml:space="preserve">proses </w:t>
        </w:r>
        <w:proofErr w:type="spellStart"/>
        <w:r w:rsidRPr="002C0335">
          <w:t>pelayanan</w:t>
        </w:r>
        <w:proofErr w:type="spellEnd"/>
        <w:r>
          <w:rPr>
            <w:lang w:val="id-ID"/>
          </w:rPr>
          <w:t xml:space="preserve"> </w:t>
        </w:r>
      </w:ins>
      <w:proofErr w:type="spellStart"/>
      <w:ins w:id="865" w:author="inacbg" w:date="2022-02-04T08:14:00Z">
        <w:r w:rsidR="00A40C64">
          <w:t>pendaftaran</w:t>
        </w:r>
        <w:proofErr w:type="spellEnd"/>
        <w:r w:rsidR="00A40C64">
          <w:t xml:space="preserve"> </w:t>
        </w:r>
        <w:proofErr w:type="spellStart"/>
        <w:r w:rsidR="00A40C64">
          <w:t>pasien</w:t>
        </w:r>
        <w:proofErr w:type="spellEnd"/>
        <w:r w:rsidR="00A40C64">
          <w:t xml:space="preserve"> </w:t>
        </w:r>
      </w:ins>
      <w:ins w:id="866" w:author="Husni Mubarok" w:date="2022-01-27T14:08:00Z">
        <w:r>
          <w:rPr>
            <w:lang w:val="id-ID"/>
          </w:rPr>
          <w:t>yang</w:t>
        </w:r>
        <w:r w:rsidRPr="002C0335">
          <w:t xml:space="preserve"> </w:t>
        </w:r>
        <w:proofErr w:type="spellStart"/>
        <w:r w:rsidRPr="002C0335">
          <w:t>membutuhkan</w:t>
        </w:r>
        <w:proofErr w:type="spellEnd"/>
        <w:r w:rsidRPr="002C0335">
          <w:t xml:space="preserve"> </w:t>
        </w:r>
        <w:proofErr w:type="spellStart"/>
        <w:r w:rsidRPr="002C0335">
          <w:t>waktu</w:t>
        </w:r>
        <w:proofErr w:type="spellEnd"/>
        <w:r w:rsidRPr="002C0335">
          <w:t xml:space="preserve"> </w:t>
        </w:r>
        <w:proofErr w:type="spellStart"/>
        <w:r w:rsidRPr="002C0335">
          <w:t>lebih</w:t>
        </w:r>
        <w:proofErr w:type="spellEnd"/>
        <w:r w:rsidRPr="002C0335">
          <w:t xml:space="preserve"> lama</w:t>
        </w:r>
      </w:ins>
      <w:ins w:id="867" w:author="Husni Mubarok" w:date="2022-01-27T14:06:00Z">
        <w:r w:rsidR="006B6957" w:rsidRPr="006B6957">
          <w:t xml:space="preserve"> </w:t>
        </w:r>
      </w:ins>
      <w:ins w:id="868" w:author="Husni Mubarok" w:date="2022-01-27T14:08:00Z">
        <w:r>
          <w:rPr>
            <w:lang w:val="id-ID"/>
          </w:rPr>
          <w:t xml:space="preserve">dengan </w:t>
        </w:r>
      </w:ins>
      <w:proofErr w:type="spellStart"/>
      <w:ins w:id="869" w:author="Husni Mubarok" w:date="2022-01-27T14:06:00Z">
        <w:r w:rsidR="006B6957" w:rsidRPr="006B6957">
          <w:t>membangun</w:t>
        </w:r>
        <w:proofErr w:type="spellEnd"/>
        <w:r w:rsidR="006B6957" w:rsidRPr="006B6957">
          <w:t xml:space="preserve"> </w:t>
        </w:r>
        <w:proofErr w:type="spellStart"/>
        <w:r w:rsidR="006B6957" w:rsidRPr="006B6957">
          <w:t>sebuah</w:t>
        </w:r>
        <w:proofErr w:type="spellEnd"/>
        <w:r w:rsidR="006B6957" w:rsidRPr="006B6957">
          <w:t xml:space="preserve"> </w:t>
        </w:r>
        <w:proofErr w:type="spellStart"/>
        <w:r w:rsidR="006B6957" w:rsidRPr="006B6957">
          <w:t>sistem</w:t>
        </w:r>
        <w:proofErr w:type="spellEnd"/>
        <w:r w:rsidR="006B6957" w:rsidRPr="006B6957">
          <w:t xml:space="preserve"> </w:t>
        </w:r>
        <w:r w:rsidR="006B6957" w:rsidRPr="006B6957">
          <w:rPr>
            <w:i/>
            <w:iCs/>
          </w:rPr>
          <w:t>“</w:t>
        </w:r>
        <w:r w:rsidR="006B6957" w:rsidRPr="00594825">
          <w:rPr>
            <w:rPrChange w:id="870" w:author="inacbg" w:date="2022-02-04T08:20:00Z">
              <w:rPr>
                <w:i/>
                <w:iCs/>
              </w:rPr>
            </w:rPrChange>
          </w:rPr>
          <w:t>chatbot</w:t>
        </w:r>
        <w:r w:rsidR="006B6957" w:rsidRPr="006B6957">
          <w:rPr>
            <w:i/>
            <w:iCs/>
          </w:rPr>
          <w:t xml:space="preserve">” </w:t>
        </w:r>
        <w:r w:rsidR="006B6957" w:rsidRPr="006B6957">
          <w:t xml:space="preserve">yang </w:t>
        </w:r>
        <w:proofErr w:type="spellStart"/>
        <w:r w:rsidR="006B6957" w:rsidRPr="006B6957">
          <w:t>dapat</w:t>
        </w:r>
        <w:proofErr w:type="spellEnd"/>
        <w:r w:rsidR="006B6957" w:rsidRPr="006B6957">
          <w:t xml:space="preserve"> </w:t>
        </w:r>
        <w:proofErr w:type="spellStart"/>
        <w:r w:rsidR="006B6957" w:rsidRPr="006B6957">
          <w:t>langsung</w:t>
        </w:r>
        <w:proofErr w:type="spellEnd"/>
        <w:r w:rsidR="006B6957" w:rsidRPr="006B6957">
          <w:t xml:space="preserve"> </w:t>
        </w:r>
        <w:proofErr w:type="spellStart"/>
        <w:r w:rsidR="006B6957" w:rsidRPr="006B6957">
          <w:t>terhubung</w:t>
        </w:r>
        <w:proofErr w:type="spellEnd"/>
        <w:r w:rsidR="006B6957" w:rsidRPr="006B6957">
          <w:t xml:space="preserve"> </w:t>
        </w:r>
        <w:proofErr w:type="spellStart"/>
        <w:r w:rsidR="006B6957" w:rsidRPr="006B6957">
          <w:t>dengan</w:t>
        </w:r>
        <w:proofErr w:type="spellEnd"/>
        <w:r w:rsidR="006B6957" w:rsidRPr="006B6957">
          <w:t xml:space="preserve"> </w:t>
        </w:r>
        <w:proofErr w:type="spellStart"/>
        <w:r w:rsidR="006B6957" w:rsidRPr="006B6957">
          <w:t>sistem</w:t>
        </w:r>
        <w:proofErr w:type="spellEnd"/>
        <w:r w:rsidR="006B6957" w:rsidRPr="006B6957">
          <w:t xml:space="preserve"> </w:t>
        </w:r>
        <w:proofErr w:type="spellStart"/>
        <w:r w:rsidR="006B6957" w:rsidRPr="006B6957">
          <w:t>informasi</w:t>
        </w:r>
        <w:proofErr w:type="spellEnd"/>
        <w:r w:rsidR="006B6957" w:rsidRPr="006B6957">
          <w:t xml:space="preserve"> </w:t>
        </w:r>
        <w:proofErr w:type="spellStart"/>
        <w:r w:rsidR="006B6957" w:rsidRPr="006B6957">
          <w:t>rumah</w:t>
        </w:r>
        <w:proofErr w:type="spellEnd"/>
        <w:r w:rsidR="006B6957" w:rsidRPr="006B6957">
          <w:t xml:space="preserve"> </w:t>
        </w:r>
        <w:proofErr w:type="spellStart"/>
        <w:r w:rsidR="006B6957" w:rsidRPr="006B6957">
          <w:t>sakit</w:t>
        </w:r>
      </w:ins>
      <w:proofErr w:type="spellEnd"/>
      <w:ins w:id="871" w:author="inacbg" w:date="2022-02-04T08:15:00Z">
        <w:r w:rsidR="00A40C64">
          <w:t>.</w:t>
        </w:r>
      </w:ins>
      <w:ins w:id="872" w:author="Husni Mubarok" w:date="2022-01-27T14:06:00Z">
        <w:del w:id="873" w:author="inacbg" w:date="2022-02-04T08:15:00Z">
          <w:r w:rsidR="006B6957" w:rsidRPr="006B6957" w:rsidDel="00A40C64">
            <w:delText xml:space="preserve"> untuk memasukkan i</w:delText>
          </w:r>
        </w:del>
      </w:ins>
      <w:ins w:id="874" w:author="inacbg" w:date="2022-02-04T08:15:00Z">
        <w:r w:rsidR="00A40C64">
          <w:t xml:space="preserve"> </w:t>
        </w:r>
        <w:proofErr w:type="spellStart"/>
        <w:r w:rsidR="00A40C64">
          <w:t>P</w:t>
        </w:r>
      </w:ins>
      <w:ins w:id="875" w:author="Husni Mubarok" w:date="2022-01-27T14:06:00Z">
        <w:del w:id="876" w:author="inacbg" w:date="2022-02-04T08:15:00Z">
          <w:r w:rsidR="006B6957" w:rsidRPr="006B6957" w:rsidDel="00A40C64">
            <w:delText>nformasi pendaftaran dan bahkan p</w:delText>
          </w:r>
        </w:del>
        <w:del w:id="877" w:author="inacbg" w:date="2022-02-04T08:16:00Z">
          <w:r w:rsidR="006B6957" w:rsidRPr="006B6957" w:rsidDel="00594825">
            <w:delText xml:space="preserve">endaftar </w:delText>
          </w:r>
        </w:del>
      </w:ins>
      <w:ins w:id="878" w:author="inacbg" w:date="2022-02-04T08:16:00Z">
        <w:r w:rsidR="00594825">
          <w:t>asien</w:t>
        </w:r>
        <w:proofErr w:type="spellEnd"/>
        <w:r w:rsidR="00594825">
          <w:t xml:space="preserve"> </w:t>
        </w:r>
      </w:ins>
      <w:proofErr w:type="spellStart"/>
      <w:ins w:id="879" w:author="Husni Mubarok" w:date="2022-01-27T14:06:00Z">
        <w:r w:rsidR="006B6957" w:rsidRPr="006B6957">
          <w:t>dapat</w:t>
        </w:r>
        <w:proofErr w:type="spellEnd"/>
        <w:r w:rsidR="006B6957" w:rsidRPr="006B6957">
          <w:t xml:space="preserve"> </w:t>
        </w:r>
        <w:proofErr w:type="spellStart"/>
        <w:r w:rsidR="006B6957" w:rsidRPr="006B6957">
          <w:t>langsung</w:t>
        </w:r>
        <w:proofErr w:type="spellEnd"/>
        <w:r w:rsidR="006B6957" w:rsidRPr="006B6957">
          <w:t xml:space="preserve"> </w:t>
        </w:r>
        <w:proofErr w:type="spellStart"/>
        <w:r w:rsidR="006B6957" w:rsidRPr="006B6957">
          <w:t>mendapat</w:t>
        </w:r>
        <w:proofErr w:type="spellEnd"/>
        <w:r w:rsidR="006B6957" w:rsidRPr="006B6957">
          <w:t xml:space="preserve"> </w:t>
        </w:r>
        <w:proofErr w:type="spellStart"/>
        <w:r w:rsidR="006B6957" w:rsidRPr="006B6957">
          <w:t>jawaban</w:t>
        </w:r>
        <w:proofErr w:type="spellEnd"/>
        <w:r w:rsidR="006B6957" w:rsidRPr="006B6957">
          <w:t xml:space="preserve"> </w:t>
        </w:r>
        <w:proofErr w:type="spellStart"/>
        <w:r w:rsidR="006B6957" w:rsidRPr="006B6957">
          <w:t>informasi</w:t>
        </w:r>
        <w:proofErr w:type="spellEnd"/>
        <w:r w:rsidR="006B6957" w:rsidRPr="006B6957">
          <w:t xml:space="preserve"> </w:t>
        </w:r>
        <w:proofErr w:type="spellStart"/>
        <w:r w:rsidR="006B6957" w:rsidRPr="006B6957">
          <w:t>pendaftarannya</w:t>
        </w:r>
        <w:proofErr w:type="spellEnd"/>
        <w:r w:rsidR="006B6957" w:rsidRPr="006B6957">
          <w:t xml:space="preserve">. </w:t>
        </w:r>
        <w:del w:id="880" w:author="inacbg" w:date="2022-02-04T08:20:00Z">
          <w:r w:rsidR="006B6957" w:rsidRPr="006B6957" w:rsidDel="00594825">
            <w:delText xml:space="preserve">Adanya penyederhanaan proses pendaftaran dapat mempercepat pelayanan dan berpengaruh terhadap kepuasan </w:delText>
          </w:r>
        </w:del>
        <w:del w:id="881" w:author="inacbg" w:date="2022-02-04T08:16:00Z">
          <w:r w:rsidR="006B6957" w:rsidRPr="006B6957" w:rsidDel="00594825">
            <w:delText>pelanggan, dalam hal ini pasien.</w:delText>
          </w:r>
        </w:del>
      </w:ins>
      <w:del w:id="882" w:author="Husni Mubarok" w:date="2022-01-27T14:06:00Z">
        <w:r w:rsidR="00A8652E" w:rsidRPr="00A8652E" w:rsidDel="006B6957">
          <w:delText>Cras molestie imperdiet mi, non pharetra enim ornare a. Aenean volutpat convallis varius. Donec varius pretium volutpat. Morbi faucibus lorem eget tortor iaculis mollis. Morbi a libero et massa porttitor facilisis ac at tortor. In vehicula vulputate urna, ac pellentesque leo ultricies in. Aenean id lectus ut urna rutrum sagittis eget sed quam. Vivamus neque justo, blandit ut ultricies a, pharetra eu libero. Phasellus at nulla eget massa interdum gravida. Fusce nisi elit, commodo non fringilla at, sodales a felis. Maecenas neque odio, commodo euismod condimentum pellentesque, pretium vel nibh. Mauris et lectus metus. Sed accumsan risus ut purus porttitor mollis. Fusce blandit placerat augue, at tempus sapien pharetra non. Pellentesque ac felis purus. In lobortis faucibus tempor. Sed egestas, odio at luctus gravida, massa elit consequat diam, a ullamcorper metus libero pretium ipsum. Integer nunc massa, tempus eget gravida ac, aliquet quis lorem. Phasellus eu felis arcu, ut tristique nibh. Nulla lacus lorem, luctus tristique vulputate eget, gravida posuere neque.</w:delText>
        </w:r>
      </w:del>
    </w:p>
    <w:p w14:paraId="2792240D" w14:textId="7F3D94EA" w:rsidR="00594825" w:rsidRDefault="00594825">
      <w:pPr>
        <w:ind w:firstLine="709"/>
        <w:rPr>
          <w:ins w:id="883" w:author="inacbg" w:date="2022-02-04T08:18:00Z"/>
        </w:rPr>
      </w:pPr>
    </w:p>
    <w:p w14:paraId="4FC94C9A" w14:textId="77777777" w:rsidR="00594825" w:rsidRPr="00594825" w:rsidRDefault="00594825" w:rsidP="00594825">
      <w:pPr>
        <w:ind w:firstLine="709"/>
        <w:rPr>
          <w:ins w:id="884" w:author="inacbg" w:date="2022-02-04T08:18:00Z"/>
          <w:lang w:val="id"/>
        </w:rPr>
      </w:pPr>
      <w:ins w:id="885" w:author="inacbg" w:date="2022-02-04T08:18:00Z">
        <w:r w:rsidRPr="00594825">
          <w:rPr>
            <w:lang w:val="id"/>
          </w:rPr>
          <w:t>Adapun manfaat dari penelitian ini adalah :</w:t>
        </w:r>
      </w:ins>
    </w:p>
    <w:p w14:paraId="4485BF0F" w14:textId="77777777" w:rsidR="00594825" w:rsidRPr="00594825" w:rsidRDefault="00594825">
      <w:pPr>
        <w:numPr>
          <w:ilvl w:val="2"/>
          <w:numId w:val="30"/>
        </w:numPr>
        <w:ind w:left="1080"/>
        <w:rPr>
          <w:ins w:id="886" w:author="inacbg" w:date="2022-02-04T08:18:00Z"/>
          <w:lang w:val="id"/>
        </w:rPr>
        <w:pPrChange w:id="887" w:author="inacbg" w:date="2022-02-04T08:46:00Z">
          <w:pPr>
            <w:numPr>
              <w:ilvl w:val="2"/>
              <w:numId w:val="30"/>
            </w:numPr>
            <w:ind w:left="1415" w:hanging="360"/>
          </w:pPr>
        </w:pPrChange>
      </w:pPr>
      <w:ins w:id="888" w:author="inacbg" w:date="2022-02-04T08:18:00Z">
        <w:r w:rsidRPr="00594825">
          <w:rPr>
            <w:lang w:val="id"/>
          </w:rPr>
          <w:t>Bagi penulis</w:t>
        </w:r>
      </w:ins>
    </w:p>
    <w:p w14:paraId="3A69A7E2" w14:textId="67F22940" w:rsidR="00594825" w:rsidRPr="00594825" w:rsidRDefault="00594825">
      <w:pPr>
        <w:ind w:left="1080" w:firstLine="709"/>
        <w:rPr>
          <w:ins w:id="889" w:author="inacbg" w:date="2022-02-04T08:18:00Z"/>
          <w:rPrChange w:id="890" w:author="inacbg" w:date="2022-02-04T08:19:00Z">
            <w:rPr>
              <w:ins w:id="891" w:author="inacbg" w:date="2022-02-04T08:18:00Z"/>
              <w:lang w:val="id"/>
            </w:rPr>
          </w:rPrChange>
        </w:rPr>
        <w:pPrChange w:id="892" w:author="inacbg" w:date="2022-02-04T08:46:00Z">
          <w:pPr>
            <w:ind w:firstLine="709"/>
          </w:pPr>
        </w:pPrChange>
      </w:pPr>
      <w:ins w:id="893" w:author="inacbg" w:date="2022-02-04T08:18:00Z">
        <w:r w:rsidRPr="00594825">
          <w:rPr>
            <w:lang w:val="id"/>
          </w:rPr>
          <w:t xml:space="preserve">Dapat menambah wawasan dan pengetahuan dalam bidang teknologi informasi, khususnya dalam tentang </w:t>
        </w:r>
      </w:ins>
      <w:proofErr w:type="spellStart"/>
      <w:ins w:id="894" w:author="inacbg" w:date="2022-02-04T08:19:00Z">
        <w:r>
          <w:t>sistem</w:t>
        </w:r>
        <w:proofErr w:type="spellEnd"/>
        <w:r>
          <w:t xml:space="preserve"> </w:t>
        </w:r>
      </w:ins>
      <w:ins w:id="895" w:author="inacbg" w:date="2022-02-04T08:20:00Z">
        <w:r>
          <w:t>“</w:t>
        </w:r>
      </w:ins>
      <w:ins w:id="896" w:author="inacbg" w:date="2022-02-04T08:19:00Z">
        <w:r>
          <w:t>chatbot</w:t>
        </w:r>
      </w:ins>
      <w:ins w:id="897" w:author="inacbg" w:date="2022-02-04T08:21:00Z">
        <w:r>
          <w:t>”</w:t>
        </w:r>
      </w:ins>
      <w:ins w:id="898" w:author="inacbg" w:date="2022-02-04T08:19:00Z">
        <w:r>
          <w:t xml:space="preserve"> dan SIMRS.</w:t>
        </w:r>
      </w:ins>
    </w:p>
    <w:p w14:paraId="025A4E44" w14:textId="74189923" w:rsidR="00594825" w:rsidRPr="00594825" w:rsidRDefault="00594825">
      <w:pPr>
        <w:numPr>
          <w:ilvl w:val="2"/>
          <w:numId w:val="30"/>
        </w:numPr>
        <w:ind w:left="1080"/>
        <w:rPr>
          <w:ins w:id="899" w:author="inacbg" w:date="2022-02-04T08:18:00Z"/>
          <w:lang w:val="id"/>
        </w:rPr>
        <w:pPrChange w:id="900" w:author="inacbg" w:date="2022-02-04T08:46:00Z">
          <w:pPr>
            <w:numPr>
              <w:ilvl w:val="2"/>
              <w:numId w:val="30"/>
            </w:numPr>
            <w:ind w:left="1415" w:hanging="360"/>
          </w:pPr>
        </w:pPrChange>
      </w:pPr>
      <w:ins w:id="901" w:author="inacbg" w:date="2022-02-04T08:18:00Z">
        <w:r w:rsidRPr="00594825">
          <w:rPr>
            <w:lang w:val="id"/>
          </w:rPr>
          <w:t xml:space="preserve">Bagi </w:t>
        </w:r>
      </w:ins>
      <w:ins w:id="902" w:author="inacbg" w:date="2022-02-04T08:19:00Z">
        <w:r>
          <w:t>Rumah Sakit</w:t>
        </w:r>
      </w:ins>
    </w:p>
    <w:p w14:paraId="7886C70C" w14:textId="0799319A" w:rsidR="00594825" w:rsidRPr="00A8652E" w:rsidRDefault="00594825">
      <w:pPr>
        <w:ind w:left="1080" w:firstLine="709"/>
        <w:rPr>
          <w:ins w:id="903" w:author="inacbg" w:date="2022-02-04T08:18:00Z"/>
        </w:rPr>
        <w:pPrChange w:id="904" w:author="inacbg" w:date="2022-02-04T08:46:00Z">
          <w:pPr/>
        </w:pPrChange>
      </w:pPr>
      <w:ins w:id="905" w:author="inacbg" w:date="2022-02-04T08:18:00Z">
        <w:r w:rsidRPr="00594825">
          <w:rPr>
            <w:lang w:val="id"/>
          </w:rPr>
          <w:t xml:space="preserve">Dengan </w:t>
        </w:r>
      </w:ins>
      <w:proofErr w:type="spellStart"/>
      <w:ins w:id="906" w:author="inacbg" w:date="2022-02-04T08:20:00Z">
        <w:r>
          <w:t>a</w:t>
        </w:r>
        <w:r w:rsidRPr="006B6957">
          <w:t>danya</w:t>
        </w:r>
        <w:proofErr w:type="spellEnd"/>
        <w:r w:rsidRPr="006B6957">
          <w:t xml:space="preserve"> </w:t>
        </w:r>
        <w:proofErr w:type="spellStart"/>
        <w:r w:rsidRPr="006B6957">
          <w:t>penyederhanaan</w:t>
        </w:r>
        <w:proofErr w:type="spellEnd"/>
        <w:r w:rsidRPr="006B6957">
          <w:t xml:space="preserve"> proses </w:t>
        </w:r>
        <w:proofErr w:type="spellStart"/>
        <w:r w:rsidRPr="006B6957">
          <w:t>pendaftaran</w:t>
        </w:r>
        <w:proofErr w:type="spellEnd"/>
        <w:r w:rsidRPr="006B6957">
          <w:t xml:space="preserve"> </w:t>
        </w:r>
        <w:proofErr w:type="spellStart"/>
        <w:r>
          <w:t>diharapkan</w:t>
        </w:r>
        <w:proofErr w:type="spellEnd"/>
        <w:r>
          <w:t xml:space="preserve"> </w:t>
        </w:r>
        <w:proofErr w:type="spellStart"/>
        <w:r w:rsidRPr="006B6957">
          <w:t>dapat</w:t>
        </w:r>
        <w:proofErr w:type="spellEnd"/>
        <w:r w:rsidRPr="006B6957">
          <w:t xml:space="preserve"> </w:t>
        </w:r>
        <w:proofErr w:type="spellStart"/>
        <w:r w:rsidRPr="006B6957">
          <w:t>mempercepat</w:t>
        </w:r>
        <w:proofErr w:type="spellEnd"/>
        <w:r w:rsidRPr="006B6957">
          <w:t xml:space="preserve"> </w:t>
        </w:r>
        <w:proofErr w:type="spellStart"/>
        <w:r w:rsidRPr="006B6957">
          <w:t>pelayanan</w:t>
        </w:r>
        <w:proofErr w:type="spellEnd"/>
        <w:r w:rsidRPr="006B6957">
          <w:t xml:space="preserve"> dan </w:t>
        </w:r>
        <w:proofErr w:type="spellStart"/>
        <w:r w:rsidRPr="006B6957">
          <w:t>berpengaruh</w:t>
        </w:r>
        <w:proofErr w:type="spellEnd"/>
        <w:r w:rsidRPr="006B6957">
          <w:t xml:space="preserve"> </w:t>
        </w:r>
        <w:proofErr w:type="spellStart"/>
        <w:r w:rsidRPr="006B6957">
          <w:t>terhadap</w:t>
        </w:r>
        <w:proofErr w:type="spellEnd"/>
        <w:r w:rsidRPr="006B6957">
          <w:t xml:space="preserve"> </w:t>
        </w:r>
        <w:proofErr w:type="spellStart"/>
        <w:r w:rsidRPr="006B6957">
          <w:t>kepuasan</w:t>
        </w:r>
        <w:proofErr w:type="spellEnd"/>
        <w:r w:rsidRPr="006B6957">
          <w:t xml:space="preserve"> </w:t>
        </w:r>
        <w:proofErr w:type="spellStart"/>
        <w:r>
          <w:t>pasien</w:t>
        </w:r>
        <w:proofErr w:type="spellEnd"/>
        <w:r>
          <w:t>.</w:t>
        </w:r>
      </w:ins>
    </w:p>
    <w:p w14:paraId="21AD086D" w14:textId="1EBE4023" w:rsidR="00A8652E" w:rsidRPr="00225C38" w:rsidRDefault="00A8652E">
      <w:pPr>
        <w:ind w:firstLine="709"/>
        <w:rPr>
          <w:rFonts w:eastAsia="Times New Roman"/>
          <w:b/>
          <w:bCs/>
          <w:szCs w:val="26"/>
        </w:rPr>
        <w:pPrChange w:id="907" w:author="Husni Mubarok" w:date="2022-01-27T14:10:00Z">
          <w:pPr/>
        </w:pPrChange>
      </w:pPr>
      <w:del w:id="908" w:author="Husni Mubarok" w:date="2022-01-27T14:06:00Z">
        <w:r w:rsidRPr="00A8652E" w:rsidDel="006B6957">
          <w:delText>Duis at nisi eu diam tempus tincidunt sed id nunc. Curabitur eget mauris felis, id bibendum risus. Duis congue posuere quam, nec pulvinar justo venenatis hendrerit. Nullam et justo ac urna cursus interdum non ac quam. Etiam consectetur, sapien in tincidunt tristique, erat lacus ullamcorper urna, sit amet elementum diam nisi sit amet ante. Praesent quis sem ligula. Class aptent taciti sociosqu ad litora torquent per conubia nostra, per inceptos himenaeos. Donec id nisl ut ante adipiscing porttitor. Mauris vel velit velit. Vestibulum ante ipsum primis in faucibus orci luctus et ultrices posuere cubilia Curae; Donec neque lectus, fringilla id commodo ut, dictum quis nulla. Pellentesque habitant morbi tristique senectus et netus et malesuada fames ac turpis egestas. Sed aliquam diam in enim vulputate euismod. Proin tempor urna quis metus gravida rutrum. Sed lobortis nunc at urna malesuada id gravida est fermentum. Sed quis augue ante, dignissim vehicula neque. In hac habitasse platea dictumst. Donec a ligula nulla, a posuere velit. Nullam suscipit sodales turpis dignissim pharetra. Donec vel lacus ipsum.</w:delText>
        </w:r>
      </w:del>
    </w:p>
    <w:p w14:paraId="0628FDCE" w14:textId="55AECD03" w:rsidR="00AF65DC" w:rsidDel="00A40C64" w:rsidRDefault="00AF65DC" w:rsidP="00AF65DC">
      <w:pPr>
        <w:pStyle w:val="Heading2"/>
        <w:rPr>
          <w:del w:id="909" w:author="inacbg" w:date="2022-02-04T08:13:00Z"/>
        </w:rPr>
      </w:pPr>
      <w:bookmarkStart w:id="910" w:name="_Toc294459976"/>
      <w:bookmarkStart w:id="911" w:name="_Toc294460232"/>
      <w:bookmarkStart w:id="912" w:name="_Toc294460490"/>
      <w:bookmarkEnd w:id="910"/>
      <w:bookmarkEnd w:id="911"/>
      <w:bookmarkEnd w:id="912"/>
      <w:del w:id="913" w:author="inacbg" w:date="2022-02-04T08:13:00Z">
        <w:r w:rsidDel="00A40C64">
          <w:lastRenderedPageBreak/>
          <w:delText>Batasan Penelitian</w:delText>
        </w:r>
        <w:bookmarkStart w:id="914" w:name="_Toc94885835"/>
        <w:bookmarkStart w:id="915" w:name="_Toc94885868"/>
        <w:bookmarkStart w:id="916" w:name="_Toc94886065"/>
        <w:bookmarkEnd w:id="914"/>
        <w:bookmarkEnd w:id="915"/>
        <w:bookmarkEnd w:id="916"/>
      </w:del>
    </w:p>
    <w:p w14:paraId="6D9D859D" w14:textId="2AE3D426" w:rsidR="00A8652E" w:rsidRPr="00A8652E" w:rsidDel="00A40C64" w:rsidRDefault="00A8652E" w:rsidP="00A8652E">
      <w:pPr>
        <w:rPr>
          <w:del w:id="917" w:author="inacbg" w:date="2022-02-04T08:13:00Z"/>
        </w:rPr>
      </w:pPr>
      <w:del w:id="918" w:author="inacbg" w:date="2022-02-04T08:13:00Z">
        <w:r w:rsidRPr="00A8652E" w:rsidDel="00A40C64">
          <w:delText>Cras molestie imperdiet mi, non pharetra enim ornare a. Aenean volutpat convallis varius. Donec varius pretium volutpat. Morbi faucibus lorem eget tortor iaculis mollis. Morbi a libero et massa porttitor facilisis ac at tortor. In vehicula vulputate urna, ac pellentesque leo ultricies in. Aenean id lectus ut urna rutrum sagittis eget sed quam. Vivamus neque justo, blandit ut ultricies a, pharetra eu libero. Phasellus at nulla eget massa interdum gravida. Fusce nisi elit, commodo non fringilla at, sodales a felis. Maecenas neque odio, commodo euismod condimentum pellentesque, pretium vel nibh. Mauris et lectus metus. Sed accumsan risus ut purus porttitor mollis. Fusce blandit placerat augue, at tempus sapien pharetra non. Pellentesque ac felis purus. In lobortis faucibus tempor. Sed egestas, odio at luctus gravida, massa elit consequat diam, a ullamcorper metus libero pretium ipsum. Integer nunc massa, tempus eget gravida ac, aliquet quis lorem. Phasellus eu felis arcu, ut tristique nibh. Nulla lacus lorem, luctus tristique vulputate eget, gravida posuere neque.</w:delText>
        </w:r>
        <w:bookmarkStart w:id="919" w:name="_Toc94885836"/>
        <w:bookmarkStart w:id="920" w:name="_Toc94885869"/>
        <w:bookmarkStart w:id="921" w:name="_Toc94886066"/>
        <w:bookmarkEnd w:id="919"/>
        <w:bookmarkEnd w:id="920"/>
        <w:bookmarkEnd w:id="921"/>
      </w:del>
    </w:p>
    <w:p w14:paraId="4F1BBBF4" w14:textId="2C80FC73" w:rsidR="00A8652E" w:rsidRPr="00225C38" w:rsidDel="00A40C64" w:rsidRDefault="00A8652E" w:rsidP="00A8652E">
      <w:pPr>
        <w:rPr>
          <w:del w:id="922" w:author="inacbg" w:date="2022-02-04T08:13:00Z"/>
          <w:rFonts w:eastAsia="Times New Roman"/>
          <w:b/>
          <w:bCs/>
          <w:szCs w:val="26"/>
        </w:rPr>
      </w:pPr>
      <w:del w:id="923" w:author="inacbg" w:date="2022-02-04T08:13:00Z">
        <w:r w:rsidRPr="00A8652E" w:rsidDel="00A40C64">
          <w:delText>Duis at nisi eu diam tempus tincidunt sed id nunc. Curabitur eget mauris felis, id bibendum risus. Duis congue posuere quam, nec pulvinar justo venenatis hendrerit. Nullam et justo ac urna cursus interdum non ac quam. Etiam consectetur, sapien in tincidunt tristique, erat lacus ullamcorper urna, sit amet elementum diam nisi sit amet ante. Praesent quis sem ligula. Class aptent taciti sociosqu ad litora torquent per conubia nostra, per inceptos himenaeos. Donec id nisl ut ante adipiscing porttitor. Mauris vel velit velit. Vestibulum ante ipsum primis in faucibus orci luctus et ultrices posuere cubilia Curae; Donec neque lectus, fringilla id commodo ut, dictum quis nulla. Pellentesque habitant morbi tristique senectus et netus et malesuada fames ac turpis egestas. Sed aliquam diam in enim vulputate euismod. Proin tempor urna quis metus gravida rutrum. Sed lobortis nunc at urna malesuada id gravida est fermentum. Sed quis augue ante, dignissim vehicula neque. In hac habitasse platea dictumst. Donec a ligula nulla, a posuere velit. Nullam suscipit sodales turpis dignissim pharetra. Donec vel lacus ipsum.</w:delText>
        </w:r>
        <w:bookmarkStart w:id="924" w:name="_Toc94885837"/>
        <w:bookmarkStart w:id="925" w:name="_Toc94885870"/>
        <w:bookmarkStart w:id="926" w:name="_Toc94886067"/>
        <w:bookmarkEnd w:id="924"/>
        <w:bookmarkEnd w:id="925"/>
        <w:bookmarkEnd w:id="926"/>
      </w:del>
    </w:p>
    <w:p w14:paraId="76064EB0" w14:textId="77777777" w:rsidR="00AF65DC" w:rsidRDefault="00AF65DC" w:rsidP="00AF65DC">
      <w:pPr>
        <w:pStyle w:val="Heading2"/>
      </w:pPr>
      <w:bookmarkStart w:id="927" w:name="_Toc294459978"/>
      <w:bookmarkStart w:id="928" w:name="_Toc294460234"/>
      <w:bookmarkStart w:id="929" w:name="_Toc294460492"/>
      <w:bookmarkStart w:id="930" w:name="_Toc94886068"/>
      <w:bookmarkEnd w:id="927"/>
      <w:bookmarkEnd w:id="928"/>
      <w:bookmarkEnd w:id="929"/>
      <w:proofErr w:type="spellStart"/>
      <w:r>
        <w:t>Metodologi</w:t>
      </w:r>
      <w:proofErr w:type="spellEnd"/>
      <w:r>
        <w:t xml:space="preserve"> </w:t>
      </w:r>
      <w:proofErr w:type="spellStart"/>
      <w:r>
        <w:t>Penelitian</w:t>
      </w:r>
      <w:bookmarkEnd w:id="930"/>
      <w:proofErr w:type="spellEnd"/>
    </w:p>
    <w:p w14:paraId="6B05A7FA" w14:textId="2551AC5A" w:rsidR="00A8652E" w:rsidRPr="00A8652E" w:rsidDel="004529C3" w:rsidRDefault="00A8652E">
      <w:pPr>
        <w:ind w:firstLine="720"/>
        <w:rPr>
          <w:del w:id="931" w:author="Husni Mubarok" w:date="2022-01-27T14:18:00Z"/>
        </w:rPr>
        <w:pPrChange w:id="932" w:author="inacbg" w:date="2022-02-04T08:47:00Z">
          <w:pPr/>
        </w:pPrChange>
      </w:pPr>
      <w:del w:id="933" w:author="Husni Mubarok" w:date="2022-01-27T14:18:00Z">
        <w:r w:rsidRPr="00A8652E" w:rsidDel="004529C3">
          <w:delText>Cras molestie imperdiet mi, non pharetra enim ornare a. Aenean volutpat convallis varius. Donec varius pretium volutpat. Morbi faucibus lorem eget tortor iaculis mollis. Morbi a libero et massa porttitor facilisis ac at tortor. In vehicula vulputate urna, ac pellentesque leo ultricies in. Aenean id lectus ut urna rutrum sagittis eget sed quam. Vivamus neque justo, blandit ut ultricies a, pharetra eu libero. Phasellus at nulla eget massa interdum gravida. Fusce nisi elit, commodo non fringilla at, sodales a felis. Maecenas neque odio, commodo euismod condimentum pellentesque, pretium vel nibh. Mauris et lectus metus. Sed accumsan risus ut purus porttitor mollis. Fusce blandit placerat augue, at tempus sapien pharetra non. Pellentesque ac felis purus. In lobortis faucibus tempor. Sed egestas, odio at luctus gravida, massa elit consequat diam, a ullamcorper metus libero pretium ipsum. Integer nunc massa, tempus eget gravida ac, aliquet quis lorem. Phasellus eu felis arcu, ut tristique nibh. Nulla lacus lorem, luctus tristique vulputate eget, gravida posuere neque.</w:delText>
        </w:r>
      </w:del>
    </w:p>
    <w:p w14:paraId="137F5D6B" w14:textId="6FA61EFD" w:rsidR="001560B4" w:rsidRDefault="001560B4">
      <w:pPr>
        <w:pStyle w:val="BodyText"/>
        <w:spacing w:line="480" w:lineRule="auto"/>
        <w:ind w:right="18" w:firstLine="720"/>
        <w:rPr>
          <w:ins w:id="934" w:author="inacbg" w:date="2022-02-04T08:23:00Z"/>
        </w:rPr>
        <w:pPrChange w:id="935" w:author="inacbg" w:date="2022-02-04T08:47:00Z">
          <w:pPr>
            <w:pStyle w:val="BodyText"/>
            <w:spacing w:line="480" w:lineRule="auto"/>
            <w:ind w:left="695" w:right="18" w:firstLine="720"/>
          </w:pPr>
        </w:pPrChange>
      </w:pPr>
      <w:proofErr w:type="spellStart"/>
      <w:ins w:id="936" w:author="inacbg" w:date="2022-02-04T08:22:00Z">
        <w:r>
          <w:t>Dalam</w:t>
        </w:r>
        <w:proofErr w:type="spellEnd"/>
        <w:r>
          <w:t xml:space="preserve"> </w:t>
        </w:r>
        <w:proofErr w:type="spellStart"/>
        <w:r>
          <w:t>membangun</w:t>
        </w:r>
        <w:proofErr w:type="spellEnd"/>
        <w:r>
          <w:t xml:space="preserve"> </w:t>
        </w:r>
        <w:proofErr w:type="spellStart"/>
        <w:r>
          <w:t>sistem</w:t>
        </w:r>
        <w:proofErr w:type="spellEnd"/>
        <w:r>
          <w:t xml:space="preserve"> </w:t>
        </w:r>
        <w:proofErr w:type="spellStart"/>
        <w:r>
          <w:t>informasi</w:t>
        </w:r>
        <w:proofErr w:type="spellEnd"/>
        <w:r>
          <w:t xml:space="preserve"> yang </w:t>
        </w:r>
        <w:proofErr w:type="spellStart"/>
        <w:r>
          <w:t>kompleks</w:t>
        </w:r>
        <w:proofErr w:type="spellEnd"/>
        <w:r>
          <w:t xml:space="preserve"> </w:t>
        </w:r>
        <w:proofErr w:type="spellStart"/>
        <w:r>
          <w:t>membutuhkan</w:t>
        </w:r>
        <w:proofErr w:type="spellEnd"/>
        <w:r>
          <w:rPr>
            <w:spacing w:val="1"/>
          </w:rPr>
          <w:t xml:space="preserve"> </w:t>
        </w:r>
        <w:proofErr w:type="spellStart"/>
        <w:r>
          <w:t>metode-metode</w:t>
        </w:r>
        <w:proofErr w:type="spellEnd"/>
        <w:r>
          <w:t xml:space="preserve"> </w:t>
        </w:r>
        <w:proofErr w:type="spellStart"/>
        <w:r>
          <w:t>pengembangan</w:t>
        </w:r>
        <w:proofErr w:type="spellEnd"/>
        <w:r>
          <w:t xml:space="preserve"> yang </w:t>
        </w:r>
        <w:proofErr w:type="spellStart"/>
        <w:r>
          <w:t>mampu</w:t>
        </w:r>
        <w:proofErr w:type="spellEnd"/>
        <w:r>
          <w:t xml:space="preserve"> </w:t>
        </w:r>
        <w:proofErr w:type="spellStart"/>
        <w:r>
          <w:t>membantu</w:t>
        </w:r>
        <w:proofErr w:type="spellEnd"/>
        <w:r>
          <w:t xml:space="preserve"> </w:t>
        </w:r>
        <w:proofErr w:type="spellStart"/>
        <w:r>
          <w:t>menganalisis</w:t>
        </w:r>
        <w:proofErr w:type="spellEnd"/>
        <w:r>
          <w:t xml:space="preserve"> dan</w:t>
        </w:r>
        <w:r>
          <w:rPr>
            <w:spacing w:val="1"/>
          </w:rPr>
          <w:t xml:space="preserve"> </w:t>
        </w:r>
        <w:proofErr w:type="spellStart"/>
        <w:r>
          <w:t>merancang</w:t>
        </w:r>
        <w:proofErr w:type="spellEnd"/>
        <w:r>
          <w:t xml:space="preserve"> </w:t>
        </w:r>
        <w:proofErr w:type="spellStart"/>
        <w:r>
          <w:t>secara</w:t>
        </w:r>
        <w:proofErr w:type="spellEnd"/>
        <w:r>
          <w:t xml:space="preserve"> </w:t>
        </w:r>
        <w:proofErr w:type="spellStart"/>
        <w:r>
          <w:t>lebih</w:t>
        </w:r>
        <w:proofErr w:type="spellEnd"/>
        <w:r>
          <w:t xml:space="preserve"> detail </w:t>
        </w:r>
        <w:proofErr w:type="spellStart"/>
        <w:r>
          <w:t>sehingga</w:t>
        </w:r>
        <w:proofErr w:type="spellEnd"/>
        <w:r>
          <w:t xml:space="preserve"> </w:t>
        </w:r>
        <w:proofErr w:type="spellStart"/>
        <w:r>
          <w:t>informasi</w:t>
        </w:r>
        <w:proofErr w:type="spellEnd"/>
        <w:r>
          <w:t xml:space="preserve"> yang </w:t>
        </w:r>
        <w:proofErr w:type="spellStart"/>
        <w:r>
          <w:t>dihasilkan</w:t>
        </w:r>
        <w:proofErr w:type="spellEnd"/>
        <w:r>
          <w:t xml:space="preserve"> </w:t>
        </w:r>
        <w:proofErr w:type="spellStart"/>
        <w:r>
          <w:t>lebih</w:t>
        </w:r>
        <w:proofErr w:type="spellEnd"/>
        <w:r>
          <w:t xml:space="preserve"> </w:t>
        </w:r>
        <w:proofErr w:type="spellStart"/>
        <w:r>
          <w:t>akurat</w:t>
        </w:r>
        <w:proofErr w:type="spellEnd"/>
        <w:r>
          <w:t>.</w:t>
        </w:r>
        <w:r>
          <w:rPr>
            <w:spacing w:val="1"/>
          </w:rPr>
          <w:t xml:space="preserve"> </w:t>
        </w:r>
        <w:proofErr w:type="spellStart"/>
        <w:r>
          <w:t>Penyusunan</w:t>
        </w:r>
        <w:proofErr w:type="spellEnd"/>
        <w:r>
          <w:rPr>
            <w:spacing w:val="-2"/>
          </w:rPr>
          <w:t xml:space="preserve"> </w:t>
        </w:r>
        <w:proofErr w:type="spellStart"/>
        <w:r>
          <w:t>penelitian</w:t>
        </w:r>
        <w:proofErr w:type="spellEnd"/>
        <w:r>
          <w:rPr>
            <w:spacing w:val="-1"/>
          </w:rPr>
          <w:t xml:space="preserve"> </w:t>
        </w:r>
        <w:proofErr w:type="spellStart"/>
        <w:r>
          <w:t>ini</w:t>
        </w:r>
        <w:proofErr w:type="spellEnd"/>
        <w:r>
          <w:rPr>
            <w:spacing w:val="-2"/>
          </w:rPr>
          <w:t xml:space="preserve"> </w:t>
        </w:r>
        <w:proofErr w:type="spellStart"/>
        <w:r>
          <w:t>menggunakan</w:t>
        </w:r>
        <w:proofErr w:type="spellEnd"/>
        <w:r>
          <w:rPr>
            <w:spacing w:val="-1"/>
          </w:rPr>
          <w:t xml:space="preserve"> </w:t>
        </w:r>
        <w:proofErr w:type="spellStart"/>
        <w:r>
          <w:t>metode</w:t>
        </w:r>
        <w:proofErr w:type="spellEnd"/>
        <w:r>
          <w:rPr>
            <w:spacing w:val="-2"/>
          </w:rPr>
          <w:t xml:space="preserve"> </w:t>
        </w:r>
        <w:proofErr w:type="spellStart"/>
        <w:r>
          <w:t>pendekatan</w:t>
        </w:r>
        <w:proofErr w:type="spellEnd"/>
        <w:r>
          <w:rPr>
            <w:spacing w:val="-2"/>
          </w:rPr>
          <w:t xml:space="preserve"> </w:t>
        </w:r>
        <w:proofErr w:type="spellStart"/>
        <w:r>
          <w:t>kualitatif</w:t>
        </w:r>
        <w:proofErr w:type="spellEnd"/>
        <w:r>
          <w:rPr>
            <w:spacing w:val="-1"/>
          </w:rPr>
          <w:t xml:space="preserve"> </w:t>
        </w:r>
        <w:proofErr w:type="spellStart"/>
        <w:r>
          <w:t>deskriptif</w:t>
        </w:r>
        <w:proofErr w:type="spellEnd"/>
        <w:r>
          <w:t>,</w:t>
        </w:r>
        <w:r>
          <w:rPr>
            <w:spacing w:val="-57"/>
          </w:rPr>
          <w:t xml:space="preserve"> </w:t>
        </w:r>
        <w:proofErr w:type="spellStart"/>
        <w:r>
          <w:t>yaitu</w:t>
        </w:r>
        <w:proofErr w:type="spellEnd"/>
        <w:r>
          <w:t xml:space="preserve"> </w:t>
        </w:r>
        <w:proofErr w:type="spellStart"/>
        <w:r>
          <w:t>mengumpulkan</w:t>
        </w:r>
        <w:proofErr w:type="spellEnd"/>
        <w:r>
          <w:t xml:space="preserve"> data </w:t>
        </w:r>
        <w:proofErr w:type="spellStart"/>
        <w:r>
          <w:t>kemudian</w:t>
        </w:r>
        <w:proofErr w:type="spellEnd"/>
        <w:r>
          <w:t xml:space="preserve"> </w:t>
        </w:r>
        <w:proofErr w:type="spellStart"/>
        <w:r>
          <w:t>menganalisanya</w:t>
        </w:r>
        <w:proofErr w:type="spellEnd"/>
        <w:r>
          <w:t xml:space="preserve"> </w:t>
        </w:r>
        <w:proofErr w:type="spellStart"/>
        <w:r>
          <w:t>serta</w:t>
        </w:r>
        <w:proofErr w:type="spellEnd"/>
        <w:r>
          <w:t xml:space="preserve"> </w:t>
        </w:r>
        <w:proofErr w:type="spellStart"/>
        <w:r>
          <w:t>memaparkan</w:t>
        </w:r>
        <w:proofErr w:type="spellEnd"/>
        <w:r>
          <w:t xml:space="preserve"> </w:t>
        </w:r>
        <w:proofErr w:type="spellStart"/>
        <w:r>
          <w:t>hasil</w:t>
        </w:r>
        <w:proofErr w:type="spellEnd"/>
        <w:r>
          <w:rPr>
            <w:spacing w:val="1"/>
          </w:rPr>
          <w:t xml:space="preserve"> </w:t>
        </w:r>
        <w:proofErr w:type="spellStart"/>
        <w:r>
          <w:t>pengamatan</w:t>
        </w:r>
        <w:proofErr w:type="spellEnd"/>
        <w:r>
          <w:rPr>
            <w:spacing w:val="-1"/>
          </w:rPr>
          <w:t xml:space="preserve"> </w:t>
        </w:r>
        <w:proofErr w:type="spellStart"/>
        <w:r>
          <w:t>dilapangan</w:t>
        </w:r>
        <w:proofErr w:type="spellEnd"/>
        <w:r>
          <w:t>.</w:t>
        </w:r>
      </w:ins>
    </w:p>
    <w:p w14:paraId="52FFB86F" w14:textId="4D1CE15A" w:rsidR="001560B4" w:rsidRDefault="00715340">
      <w:pPr>
        <w:pStyle w:val="BodyText"/>
        <w:numPr>
          <w:ilvl w:val="2"/>
          <w:numId w:val="31"/>
        </w:numPr>
        <w:spacing w:line="480" w:lineRule="auto"/>
        <w:ind w:left="720" w:right="18" w:hanging="720"/>
        <w:outlineLvl w:val="2"/>
        <w:rPr>
          <w:ins w:id="937" w:author="inacbg" w:date="2022-02-04T08:33:00Z"/>
          <w:b/>
          <w:bCs/>
        </w:rPr>
        <w:pPrChange w:id="938" w:author="inacbg" w:date="2022-02-04T08:44:00Z">
          <w:pPr>
            <w:pStyle w:val="BodyText"/>
            <w:numPr>
              <w:ilvl w:val="2"/>
              <w:numId w:val="31"/>
            </w:numPr>
            <w:spacing w:line="480" w:lineRule="auto"/>
            <w:ind w:left="594" w:right="18" w:hanging="504"/>
            <w:outlineLvl w:val="2"/>
          </w:pPr>
        </w:pPrChange>
      </w:pPr>
      <w:bookmarkStart w:id="939" w:name="_Toc94886069"/>
      <w:proofErr w:type="spellStart"/>
      <w:ins w:id="940" w:author="inacbg" w:date="2022-02-04T08:28:00Z">
        <w:r w:rsidRPr="00715340">
          <w:rPr>
            <w:b/>
            <w:bCs/>
            <w:rPrChange w:id="941" w:author="inacbg" w:date="2022-02-04T08:28:00Z">
              <w:rPr/>
            </w:rPrChange>
          </w:rPr>
          <w:t>Metode</w:t>
        </w:r>
        <w:proofErr w:type="spellEnd"/>
        <w:r w:rsidRPr="00715340">
          <w:rPr>
            <w:b/>
            <w:bCs/>
            <w:rPrChange w:id="942" w:author="inacbg" w:date="2022-02-04T08:28:00Z">
              <w:rPr/>
            </w:rPrChange>
          </w:rPr>
          <w:t xml:space="preserve"> </w:t>
        </w:r>
        <w:proofErr w:type="spellStart"/>
        <w:r w:rsidRPr="00715340">
          <w:rPr>
            <w:b/>
            <w:bCs/>
            <w:rPrChange w:id="943" w:author="inacbg" w:date="2022-02-04T08:28:00Z">
              <w:rPr/>
            </w:rPrChange>
          </w:rPr>
          <w:t>Pengumpulan</w:t>
        </w:r>
        <w:proofErr w:type="spellEnd"/>
        <w:r w:rsidRPr="00715340">
          <w:rPr>
            <w:b/>
            <w:bCs/>
            <w:rPrChange w:id="944" w:author="inacbg" w:date="2022-02-04T08:28:00Z">
              <w:rPr/>
            </w:rPrChange>
          </w:rPr>
          <w:t xml:space="preserve"> Data</w:t>
        </w:r>
      </w:ins>
      <w:bookmarkEnd w:id="939"/>
    </w:p>
    <w:p w14:paraId="17A65CDB" w14:textId="77777777" w:rsidR="00041535" w:rsidRDefault="00041535">
      <w:pPr>
        <w:pStyle w:val="BodyText"/>
        <w:spacing w:before="1" w:line="480" w:lineRule="auto"/>
        <w:ind w:right="108" w:firstLine="720"/>
        <w:rPr>
          <w:ins w:id="945" w:author="inacbg" w:date="2022-02-04T08:33:00Z"/>
        </w:rPr>
        <w:pPrChange w:id="946" w:author="inacbg" w:date="2022-02-04T08:44:00Z">
          <w:pPr>
            <w:pStyle w:val="BodyText"/>
            <w:spacing w:before="1" w:line="480" w:lineRule="auto"/>
            <w:ind w:left="695" w:right="1461" w:firstLine="720"/>
          </w:pPr>
        </w:pPrChange>
      </w:pPr>
      <w:proofErr w:type="spellStart"/>
      <w:ins w:id="947" w:author="inacbg" w:date="2022-02-04T08:33:00Z">
        <w:r>
          <w:t>Untuk</w:t>
        </w:r>
        <w:proofErr w:type="spellEnd"/>
        <w:r>
          <w:t xml:space="preserve"> </w:t>
        </w:r>
        <w:proofErr w:type="spellStart"/>
        <w:r>
          <w:t>mendapatkan</w:t>
        </w:r>
        <w:proofErr w:type="spellEnd"/>
        <w:r>
          <w:t xml:space="preserve"> data-data yang </w:t>
        </w:r>
        <w:proofErr w:type="spellStart"/>
        <w:r>
          <w:t>dibutuhkan</w:t>
        </w:r>
        <w:proofErr w:type="spellEnd"/>
        <w:r>
          <w:t xml:space="preserve"> </w:t>
        </w:r>
        <w:proofErr w:type="spellStart"/>
        <w:r>
          <w:t>dalam</w:t>
        </w:r>
        <w:proofErr w:type="spellEnd"/>
        <w:r>
          <w:t xml:space="preserve"> </w:t>
        </w:r>
        <w:proofErr w:type="spellStart"/>
        <w:r>
          <w:t>penelitian</w:t>
        </w:r>
        <w:proofErr w:type="spellEnd"/>
        <w:r>
          <w:t xml:space="preserve"> </w:t>
        </w:r>
        <w:proofErr w:type="spellStart"/>
        <w:r>
          <w:t>ini</w:t>
        </w:r>
        <w:proofErr w:type="spellEnd"/>
        <w:r>
          <w:t>,</w:t>
        </w:r>
        <w:r>
          <w:rPr>
            <w:spacing w:val="1"/>
          </w:rPr>
          <w:t xml:space="preserve"> </w:t>
        </w:r>
        <w:proofErr w:type="spellStart"/>
        <w:r>
          <w:t>peneliti</w:t>
        </w:r>
        <w:proofErr w:type="spellEnd"/>
        <w:r>
          <w:rPr>
            <w:spacing w:val="-2"/>
          </w:rPr>
          <w:t xml:space="preserve"> </w:t>
        </w:r>
        <w:proofErr w:type="spellStart"/>
        <w:r>
          <w:t>melakukan</w:t>
        </w:r>
        <w:proofErr w:type="spellEnd"/>
        <w:r>
          <w:rPr>
            <w:spacing w:val="-1"/>
          </w:rPr>
          <w:t xml:space="preserve"> </w:t>
        </w:r>
        <w:proofErr w:type="spellStart"/>
        <w:r>
          <w:t>pengumpulan</w:t>
        </w:r>
        <w:proofErr w:type="spellEnd"/>
        <w:r>
          <w:rPr>
            <w:spacing w:val="-1"/>
          </w:rPr>
          <w:t xml:space="preserve"> </w:t>
        </w:r>
        <w:r>
          <w:t>data,</w:t>
        </w:r>
        <w:r>
          <w:rPr>
            <w:spacing w:val="-1"/>
          </w:rPr>
          <w:t xml:space="preserve"> </w:t>
        </w:r>
        <w:proofErr w:type="spellStart"/>
        <w:r>
          <w:t>dimana</w:t>
        </w:r>
        <w:proofErr w:type="spellEnd"/>
        <w:r>
          <w:rPr>
            <w:spacing w:val="-3"/>
          </w:rPr>
          <w:t xml:space="preserve"> </w:t>
        </w:r>
        <w:proofErr w:type="spellStart"/>
        <w:r>
          <w:t>jenis</w:t>
        </w:r>
        <w:proofErr w:type="spellEnd"/>
        <w:r>
          <w:rPr>
            <w:spacing w:val="-1"/>
          </w:rPr>
          <w:t xml:space="preserve"> </w:t>
        </w:r>
        <w:r>
          <w:t>data</w:t>
        </w:r>
        <w:r>
          <w:rPr>
            <w:spacing w:val="-2"/>
          </w:rPr>
          <w:t xml:space="preserve"> </w:t>
        </w:r>
        <w:proofErr w:type="spellStart"/>
        <w:r>
          <w:t>terbagi</w:t>
        </w:r>
        <w:proofErr w:type="spellEnd"/>
        <w:r>
          <w:rPr>
            <w:spacing w:val="-1"/>
          </w:rPr>
          <w:t xml:space="preserve"> </w:t>
        </w:r>
        <w:proofErr w:type="spellStart"/>
        <w:r>
          <w:t>menjadi</w:t>
        </w:r>
        <w:proofErr w:type="spellEnd"/>
        <w:r>
          <w:rPr>
            <w:spacing w:val="1"/>
          </w:rPr>
          <w:t xml:space="preserve"> </w:t>
        </w:r>
        <w:proofErr w:type="spellStart"/>
        <w:r>
          <w:t>dua</w:t>
        </w:r>
        <w:proofErr w:type="spellEnd"/>
        <w:r>
          <w:rPr>
            <w:spacing w:val="-57"/>
          </w:rPr>
          <w:t xml:space="preserve"> </w:t>
        </w:r>
        <w:proofErr w:type="spellStart"/>
        <w:r>
          <w:t>bagian</w:t>
        </w:r>
        <w:proofErr w:type="spellEnd"/>
        <w:r>
          <w:rPr>
            <w:spacing w:val="3"/>
          </w:rPr>
          <w:t xml:space="preserve"> </w:t>
        </w:r>
        <w:proofErr w:type="spellStart"/>
        <w:r>
          <w:t>yaitu</w:t>
        </w:r>
        <w:proofErr w:type="spellEnd"/>
        <w:r>
          <w:t xml:space="preserve"> data primer</w:t>
        </w:r>
        <w:r>
          <w:rPr>
            <w:spacing w:val="1"/>
          </w:rPr>
          <w:t xml:space="preserve"> </w:t>
        </w:r>
        <w:r>
          <w:t>dan</w:t>
        </w:r>
        <w:r>
          <w:rPr>
            <w:spacing w:val="-1"/>
          </w:rPr>
          <w:t xml:space="preserve"> </w:t>
        </w:r>
        <w:r>
          <w:t xml:space="preserve">data </w:t>
        </w:r>
        <w:proofErr w:type="spellStart"/>
        <w:r>
          <w:t>Sekunder</w:t>
        </w:r>
        <w:proofErr w:type="spellEnd"/>
        <w:r>
          <w:t>.</w:t>
        </w:r>
      </w:ins>
    </w:p>
    <w:p w14:paraId="6444FBF9" w14:textId="4FB2C0F7" w:rsidR="00041535" w:rsidRDefault="00041535">
      <w:pPr>
        <w:pStyle w:val="ListParagraph"/>
        <w:widowControl w:val="0"/>
        <w:numPr>
          <w:ilvl w:val="0"/>
          <w:numId w:val="32"/>
        </w:numPr>
        <w:tabs>
          <w:tab w:val="left" w:pos="810"/>
        </w:tabs>
        <w:autoSpaceDE w:val="0"/>
        <w:autoSpaceDN w:val="0"/>
        <w:spacing w:after="0" w:line="240" w:lineRule="auto"/>
        <w:ind w:left="450" w:right="108" w:hanging="450"/>
        <w:contextualSpacing w:val="0"/>
        <w:rPr>
          <w:ins w:id="948" w:author="inacbg" w:date="2022-02-04T08:34:00Z"/>
        </w:rPr>
        <w:pPrChange w:id="949" w:author="inacbg" w:date="2022-02-04T08:45:00Z">
          <w:pPr>
            <w:pStyle w:val="ListParagraph"/>
            <w:widowControl w:val="0"/>
            <w:numPr>
              <w:numId w:val="32"/>
            </w:numPr>
            <w:tabs>
              <w:tab w:val="left" w:pos="1182"/>
              <w:tab w:val="left" w:pos="1183"/>
            </w:tabs>
            <w:autoSpaceDE w:val="0"/>
            <w:autoSpaceDN w:val="0"/>
            <w:spacing w:after="0" w:line="240" w:lineRule="auto"/>
            <w:ind w:left="1182" w:right="108" w:hanging="421"/>
            <w:contextualSpacing w:val="0"/>
          </w:pPr>
        </w:pPrChange>
      </w:pPr>
      <w:ins w:id="950" w:author="inacbg" w:date="2022-02-04T08:33:00Z">
        <w:r>
          <w:t>Data</w:t>
        </w:r>
        <w:r>
          <w:rPr>
            <w:spacing w:val="-2"/>
          </w:rPr>
          <w:t xml:space="preserve"> </w:t>
        </w:r>
        <w:r>
          <w:t>Primer</w:t>
        </w:r>
      </w:ins>
    </w:p>
    <w:p w14:paraId="17A19A6D" w14:textId="77777777" w:rsidR="00041535" w:rsidRDefault="00041535">
      <w:pPr>
        <w:pStyle w:val="ListParagraph"/>
        <w:widowControl w:val="0"/>
        <w:tabs>
          <w:tab w:val="left" w:pos="810"/>
        </w:tabs>
        <w:autoSpaceDE w:val="0"/>
        <w:autoSpaceDN w:val="0"/>
        <w:spacing w:after="0" w:line="240" w:lineRule="auto"/>
        <w:ind w:left="450" w:right="108" w:hanging="450"/>
        <w:contextualSpacing w:val="0"/>
        <w:rPr>
          <w:ins w:id="951" w:author="inacbg" w:date="2022-02-04T08:33:00Z"/>
        </w:rPr>
        <w:pPrChange w:id="952" w:author="inacbg" w:date="2022-02-04T08:45:00Z">
          <w:pPr>
            <w:pStyle w:val="ListParagraph"/>
            <w:widowControl w:val="0"/>
            <w:numPr>
              <w:numId w:val="32"/>
            </w:numPr>
            <w:tabs>
              <w:tab w:val="left" w:pos="1182"/>
              <w:tab w:val="left" w:pos="1183"/>
            </w:tabs>
            <w:autoSpaceDE w:val="0"/>
            <w:autoSpaceDN w:val="0"/>
            <w:spacing w:after="0" w:line="240" w:lineRule="auto"/>
            <w:ind w:left="1182" w:hanging="421"/>
            <w:contextualSpacing w:val="0"/>
          </w:pPr>
        </w:pPrChange>
      </w:pPr>
    </w:p>
    <w:p w14:paraId="5CC8D5FA" w14:textId="1C88107F" w:rsidR="00041535" w:rsidRDefault="00041535">
      <w:pPr>
        <w:pStyle w:val="BodyText"/>
        <w:tabs>
          <w:tab w:val="left" w:pos="810"/>
        </w:tabs>
        <w:spacing w:line="480" w:lineRule="auto"/>
        <w:ind w:right="108" w:firstLine="450"/>
        <w:rPr>
          <w:ins w:id="953" w:author="inacbg" w:date="2022-02-04T08:33:00Z"/>
        </w:rPr>
        <w:pPrChange w:id="954" w:author="inacbg" w:date="2022-02-04T08:45:00Z">
          <w:pPr>
            <w:pStyle w:val="BodyText"/>
            <w:spacing w:line="480" w:lineRule="auto"/>
            <w:ind w:left="695" w:right="1215" w:firstLine="708"/>
          </w:pPr>
        </w:pPrChange>
      </w:pPr>
      <w:proofErr w:type="spellStart"/>
      <w:ins w:id="955" w:author="inacbg" w:date="2022-02-04T08:33:00Z">
        <w:r>
          <w:t>Dalam</w:t>
        </w:r>
        <w:proofErr w:type="spellEnd"/>
        <w:r>
          <w:t xml:space="preserve"> proses </w:t>
        </w:r>
        <w:proofErr w:type="spellStart"/>
        <w:r>
          <w:t>penyusunan</w:t>
        </w:r>
        <w:proofErr w:type="spellEnd"/>
        <w:r>
          <w:t xml:space="preserve"> </w:t>
        </w:r>
        <w:proofErr w:type="spellStart"/>
        <w:r>
          <w:t>Tugas</w:t>
        </w:r>
        <w:proofErr w:type="spellEnd"/>
        <w:r>
          <w:t xml:space="preserve"> Akhir </w:t>
        </w:r>
        <w:proofErr w:type="spellStart"/>
        <w:r>
          <w:t>ini</w:t>
        </w:r>
        <w:proofErr w:type="spellEnd"/>
        <w:r>
          <w:t xml:space="preserve">, </w:t>
        </w:r>
        <w:proofErr w:type="spellStart"/>
        <w:r>
          <w:t>penulis</w:t>
        </w:r>
        <w:proofErr w:type="spellEnd"/>
        <w:r>
          <w:t xml:space="preserve"> </w:t>
        </w:r>
        <w:proofErr w:type="spellStart"/>
        <w:r>
          <w:t>melakukan</w:t>
        </w:r>
        <w:proofErr w:type="spellEnd"/>
        <w:r>
          <w:t xml:space="preserve"> </w:t>
        </w:r>
        <w:proofErr w:type="spellStart"/>
        <w:r>
          <w:t>beberapa</w:t>
        </w:r>
        <w:proofErr w:type="spellEnd"/>
        <w:r>
          <w:rPr>
            <w:spacing w:val="-58"/>
          </w:rPr>
          <w:t xml:space="preserve"> </w:t>
        </w:r>
        <w:proofErr w:type="spellStart"/>
        <w:r>
          <w:t>penerapan</w:t>
        </w:r>
        <w:proofErr w:type="spellEnd"/>
        <w:r>
          <w:rPr>
            <w:spacing w:val="-2"/>
          </w:rPr>
          <w:t xml:space="preserve"> </w:t>
        </w:r>
        <w:proofErr w:type="spellStart"/>
        <w:r>
          <w:t>metode</w:t>
        </w:r>
        <w:proofErr w:type="spellEnd"/>
        <w:r>
          <w:rPr>
            <w:spacing w:val="-2"/>
          </w:rPr>
          <w:t xml:space="preserve"> </w:t>
        </w:r>
        <w:proofErr w:type="spellStart"/>
        <w:r>
          <w:t>untuk</w:t>
        </w:r>
        <w:proofErr w:type="spellEnd"/>
        <w:r>
          <w:t xml:space="preserve"> </w:t>
        </w:r>
        <w:proofErr w:type="spellStart"/>
        <w:r>
          <w:t>memperoleh</w:t>
        </w:r>
        <w:proofErr w:type="spellEnd"/>
        <w:r>
          <w:rPr>
            <w:spacing w:val="-1"/>
          </w:rPr>
          <w:t xml:space="preserve"> </w:t>
        </w:r>
        <w:r>
          <w:t>data-data</w:t>
        </w:r>
        <w:r>
          <w:rPr>
            <w:spacing w:val="2"/>
          </w:rPr>
          <w:t xml:space="preserve"> </w:t>
        </w:r>
        <w:r>
          <w:t>yang</w:t>
        </w:r>
        <w:r>
          <w:rPr>
            <w:spacing w:val="-4"/>
          </w:rPr>
          <w:t xml:space="preserve"> </w:t>
        </w:r>
        <w:proofErr w:type="spellStart"/>
        <w:r>
          <w:t>dibutuhkan</w:t>
        </w:r>
        <w:proofErr w:type="spellEnd"/>
        <w:r>
          <w:t>,</w:t>
        </w:r>
        <w:r>
          <w:rPr>
            <w:spacing w:val="-2"/>
          </w:rPr>
          <w:t xml:space="preserve"> </w:t>
        </w:r>
        <w:r>
          <w:t>di</w:t>
        </w:r>
        <w:r>
          <w:rPr>
            <w:spacing w:val="1"/>
          </w:rPr>
          <w:t xml:space="preserve"> </w:t>
        </w:r>
        <w:proofErr w:type="spellStart"/>
        <w:r>
          <w:t>antaranya</w:t>
        </w:r>
        <w:proofErr w:type="spellEnd"/>
        <w:r>
          <w:t>:</w:t>
        </w:r>
      </w:ins>
    </w:p>
    <w:p w14:paraId="11E878AE" w14:textId="61B785F1" w:rsidR="00041535" w:rsidRDefault="00041535">
      <w:pPr>
        <w:pStyle w:val="ListParagraph"/>
        <w:widowControl w:val="0"/>
        <w:numPr>
          <w:ilvl w:val="1"/>
          <w:numId w:val="32"/>
        </w:numPr>
        <w:tabs>
          <w:tab w:val="left" w:pos="810"/>
          <w:tab w:val="left" w:pos="1404"/>
        </w:tabs>
        <w:autoSpaceDE w:val="0"/>
        <w:autoSpaceDN w:val="0"/>
        <w:spacing w:before="214" w:after="0" w:line="240" w:lineRule="auto"/>
        <w:ind w:left="900" w:right="108" w:hanging="450"/>
        <w:contextualSpacing w:val="0"/>
        <w:rPr>
          <w:ins w:id="956" w:author="inacbg" w:date="2022-02-04T08:34:00Z"/>
        </w:rPr>
        <w:pPrChange w:id="957" w:author="inacbg" w:date="2022-02-04T08:48:00Z">
          <w:pPr>
            <w:pStyle w:val="ListParagraph"/>
            <w:widowControl w:val="0"/>
            <w:numPr>
              <w:ilvl w:val="1"/>
              <w:numId w:val="32"/>
            </w:numPr>
            <w:tabs>
              <w:tab w:val="left" w:pos="1404"/>
            </w:tabs>
            <w:autoSpaceDE w:val="0"/>
            <w:autoSpaceDN w:val="0"/>
            <w:spacing w:before="214" w:after="0" w:line="240" w:lineRule="auto"/>
            <w:ind w:right="108" w:hanging="361"/>
            <w:contextualSpacing w:val="0"/>
          </w:pPr>
        </w:pPrChange>
      </w:pPr>
      <w:proofErr w:type="spellStart"/>
      <w:ins w:id="958" w:author="inacbg" w:date="2022-02-04T08:33:00Z">
        <w:r>
          <w:t>Observasi</w:t>
        </w:r>
      </w:ins>
      <w:proofErr w:type="spellEnd"/>
    </w:p>
    <w:p w14:paraId="589A5E0B" w14:textId="77777777" w:rsidR="00041535" w:rsidRDefault="00041535">
      <w:pPr>
        <w:pStyle w:val="ListParagraph"/>
        <w:widowControl w:val="0"/>
        <w:tabs>
          <w:tab w:val="left" w:pos="810"/>
          <w:tab w:val="left" w:pos="1404"/>
        </w:tabs>
        <w:autoSpaceDE w:val="0"/>
        <w:autoSpaceDN w:val="0"/>
        <w:spacing w:before="214" w:after="0" w:line="240" w:lineRule="auto"/>
        <w:ind w:left="900" w:right="108" w:hanging="450"/>
        <w:contextualSpacing w:val="0"/>
        <w:rPr>
          <w:ins w:id="959" w:author="inacbg" w:date="2022-02-04T08:33:00Z"/>
        </w:rPr>
        <w:pPrChange w:id="960" w:author="inacbg" w:date="2022-02-04T08:48:00Z">
          <w:pPr>
            <w:pStyle w:val="ListParagraph"/>
            <w:widowControl w:val="0"/>
            <w:numPr>
              <w:ilvl w:val="1"/>
              <w:numId w:val="32"/>
            </w:numPr>
            <w:tabs>
              <w:tab w:val="left" w:pos="1404"/>
            </w:tabs>
            <w:autoSpaceDE w:val="0"/>
            <w:autoSpaceDN w:val="0"/>
            <w:spacing w:before="214" w:after="0" w:line="240" w:lineRule="auto"/>
            <w:ind w:left="792" w:hanging="361"/>
            <w:contextualSpacing w:val="0"/>
          </w:pPr>
        </w:pPrChange>
      </w:pPr>
    </w:p>
    <w:p w14:paraId="70E20191" w14:textId="089C513F" w:rsidR="00041535" w:rsidRDefault="00041535" w:rsidP="00764F79">
      <w:pPr>
        <w:pStyle w:val="BodyText"/>
        <w:tabs>
          <w:tab w:val="left" w:pos="810"/>
        </w:tabs>
        <w:spacing w:line="480" w:lineRule="auto"/>
        <w:ind w:left="450" w:right="108" w:firstLine="360"/>
      </w:pPr>
      <w:proofErr w:type="spellStart"/>
      <w:ins w:id="961" w:author="inacbg" w:date="2022-02-04T08:33:00Z">
        <w:r>
          <w:t>Kegiatan</w:t>
        </w:r>
        <w:proofErr w:type="spellEnd"/>
        <w:r>
          <w:t xml:space="preserve"> </w:t>
        </w:r>
        <w:proofErr w:type="spellStart"/>
        <w:r>
          <w:t>observasi</w:t>
        </w:r>
        <w:proofErr w:type="spellEnd"/>
        <w:r>
          <w:t xml:space="preserve"> </w:t>
        </w:r>
        <w:proofErr w:type="spellStart"/>
        <w:r>
          <w:t>meliputi</w:t>
        </w:r>
        <w:proofErr w:type="spellEnd"/>
        <w:r>
          <w:t xml:space="preserve">, </w:t>
        </w:r>
        <w:proofErr w:type="spellStart"/>
        <w:r>
          <w:t>melakukan</w:t>
        </w:r>
        <w:proofErr w:type="spellEnd"/>
        <w:r>
          <w:t xml:space="preserve"> </w:t>
        </w:r>
        <w:proofErr w:type="spellStart"/>
        <w:r>
          <w:t>pencatatan</w:t>
        </w:r>
        <w:proofErr w:type="spellEnd"/>
        <w:r>
          <w:t xml:space="preserve"> </w:t>
        </w:r>
        <w:proofErr w:type="spellStart"/>
        <w:r>
          <w:t>secara</w:t>
        </w:r>
        <w:proofErr w:type="spellEnd"/>
        <w:r>
          <w:t xml:space="preserve"> </w:t>
        </w:r>
        <w:proofErr w:type="spellStart"/>
        <w:r>
          <w:t>sistematik</w:t>
        </w:r>
        <w:proofErr w:type="spellEnd"/>
        <w:r>
          <w:rPr>
            <w:spacing w:val="1"/>
          </w:rPr>
          <w:t xml:space="preserve"> </w:t>
        </w:r>
        <w:proofErr w:type="spellStart"/>
        <w:r>
          <w:t>kejadian-kejadian</w:t>
        </w:r>
        <w:proofErr w:type="spellEnd"/>
        <w:r>
          <w:t xml:space="preserve">, </w:t>
        </w:r>
        <w:proofErr w:type="spellStart"/>
        <w:r>
          <w:t>perilaku</w:t>
        </w:r>
        <w:proofErr w:type="spellEnd"/>
        <w:r>
          <w:t xml:space="preserve">, </w:t>
        </w:r>
        <w:proofErr w:type="spellStart"/>
        <w:r>
          <w:t>obyek-obyek</w:t>
        </w:r>
        <w:proofErr w:type="spellEnd"/>
        <w:r>
          <w:t xml:space="preserve"> yang </w:t>
        </w:r>
        <w:proofErr w:type="spellStart"/>
        <w:r>
          <w:t>dilihat</w:t>
        </w:r>
        <w:proofErr w:type="spellEnd"/>
        <w:r>
          <w:t xml:space="preserve"> dan </w:t>
        </w:r>
        <w:proofErr w:type="spellStart"/>
        <w:r>
          <w:t>hal-hal</w:t>
        </w:r>
        <w:proofErr w:type="spellEnd"/>
        <w:r>
          <w:t xml:space="preserve"> lain yang</w:t>
        </w:r>
        <w:r>
          <w:rPr>
            <w:spacing w:val="1"/>
          </w:rPr>
          <w:t xml:space="preserve"> </w:t>
        </w:r>
        <w:proofErr w:type="spellStart"/>
        <w:r>
          <w:t>diperlukan</w:t>
        </w:r>
        <w:proofErr w:type="spellEnd"/>
        <w:r>
          <w:rPr>
            <w:spacing w:val="-1"/>
          </w:rPr>
          <w:t xml:space="preserve"> </w:t>
        </w:r>
        <w:proofErr w:type="spellStart"/>
        <w:r>
          <w:t>dalam</w:t>
        </w:r>
        <w:proofErr w:type="spellEnd"/>
        <w:r>
          <w:rPr>
            <w:spacing w:val="-1"/>
          </w:rPr>
          <w:t xml:space="preserve"> </w:t>
        </w:r>
        <w:proofErr w:type="spellStart"/>
        <w:r>
          <w:t>mendukung</w:t>
        </w:r>
        <w:proofErr w:type="spellEnd"/>
        <w:r>
          <w:rPr>
            <w:spacing w:val="-4"/>
          </w:rPr>
          <w:t xml:space="preserve"> </w:t>
        </w:r>
        <w:proofErr w:type="spellStart"/>
        <w:r>
          <w:t>penelitian</w:t>
        </w:r>
        <w:proofErr w:type="spellEnd"/>
        <w:r>
          <w:rPr>
            <w:spacing w:val="2"/>
          </w:rPr>
          <w:t xml:space="preserve"> </w:t>
        </w:r>
        <w:r>
          <w:t>yang</w:t>
        </w:r>
        <w:r>
          <w:rPr>
            <w:spacing w:val="-4"/>
          </w:rPr>
          <w:t xml:space="preserve"> </w:t>
        </w:r>
        <w:proofErr w:type="spellStart"/>
        <w:r>
          <w:t>sedang</w:t>
        </w:r>
        <w:proofErr w:type="spellEnd"/>
        <w:r>
          <w:rPr>
            <w:spacing w:val="-4"/>
          </w:rPr>
          <w:t xml:space="preserve"> </w:t>
        </w:r>
        <w:proofErr w:type="spellStart"/>
        <w:r>
          <w:t>dilakukan</w:t>
        </w:r>
        <w:proofErr w:type="spellEnd"/>
        <w:r>
          <w:t>.</w:t>
        </w:r>
        <w:r>
          <w:rPr>
            <w:spacing w:val="-1"/>
          </w:rPr>
          <w:t xml:space="preserve"> </w:t>
        </w:r>
        <w:r>
          <w:t xml:space="preserve">Adapun </w:t>
        </w:r>
        <w:proofErr w:type="spellStart"/>
        <w:r>
          <w:t>bagian</w:t>
        </w:r>
        <w:proofErr w:type="spellEnd"/>
        <w:r>
          <w:rPr>
            <w:spacing w:val="-57"/>
          </w:rPr>
          <w:t xml:space="preserve"> </w:t>
        </w:r>
        <w:r>
          <w:t>yang</w:t>
        </w:r>
        <w:r>
          <w:rPr>
            <w:spacing w:val="-4"/>
          </w:rPr>
          <w:t xml:space="preserve"> </w:t>
        </w:r>
        <w:proofErr w:type="spellStart"/>
        <w:r>
          <w:t>diamati</w:t>
        </w:r>
        <w:proofErr w:type="spellEnd"/>
        <w:r>
          <w:rPr>
            <w:spacing w:val="1"/>
          </w:rPr>
          <w:t xml:space="preserve"> </w:t>
        </w:r>
        <w:proofErr w:type="spellStart"/>
        <w:r>
          <w:t>dalam</w:t>
        </w:r>
        <w:proofErr w:type="spellEnd"/>
        <w:r>
          <w:t xml:space="preserve"> </w:t>
        </w:r>
        <w:proofErr w:type="spellStart"/>
        <w:r>
          <w:t>penelitian</w:t>
        </w:r>
        <w:proofErr w:type="spellEnd"/>
        <w:r>
          <w:rPr>
            <w:spacing w:val="-1"/>
          </w:rPr>
          <w:t xml:space="preserve"> </w:t>
        </w:r>
        <w:proofErr w:type="spellStart"/>
        <w:r>
          <w:t>ini</w:t>
        </w:r>
        <w:proofErr w:type="spellEnd"/>
        <w:r>
          <w:rPr>
            <w:spacing w:val="2"/>
          </w:rPr>
          <w:t xml:space="preserve"> </w:t>
        </w:r>
        <w:proofErr w:type="spellStart"/>
        <w:r>
          <w:t>yaitu</w:t>
        </w:r>
        <w:proofErr w:type="spellEnd"/>
        <w:r>
          <w:t xml:space="preserve"> </w:t>
        </w:r>
        <w:proofErr w:type="spellStart"/>
        <w:r>
          <w:t>bagian</w:t>
        </w:r>
        <w:proofErr w:type="spellEnd"/>
        <w:r>
          <w:rPr>
            <w:spacing w:val="-1"/>
          </w:rPr>
          <w:t xml:space="preserve"> </w:t>
        </w:r>
        <w:proofErr w:type="spellStart"/>
        <w:r>
          <w:t>administrasi</w:t>
        </w:r>
        <w:proofErr w:type="spellEnd"/>
        <w:r>
          <w:t>.</w:t>
        </w:r>
      </w:ins>
    </w:p>
    <w:p w14:paraId="2962FB7B" w14:textId="39411EBB" w:rsidR="00041535" w:rsidRDefault="00041535" w:rsidP="00764F79">
      <w:pPr>
        <w:pStyle w:val="ListParagraph"/>
        <w:widowControl w:val="0"/>
        <w:numPr>
          <w:ilvl w:val="1"/>
          <w:numId w:val="32"/>
        </w:numPr>
        <w:tabs>
          <w:tab w:val="left" w:pos="810"/>
          <w:tab w:val="left" w:pos="1463"/>
          <w:tab w:val="left" w:pos="1464"/>
        </w:tabs>
        <w:autoSpaceDE w:val="0"/>
        <w:autoSpaceDN w:val="0"/>
        <w:spacing w:before="200" w:after="0" w:line="240" w:lineRule="auto"/>
        <w:ind w:left="900" w:right="108" w:hanging="450"/>
        <w:contextualSpacing w:val="0"/>
        <w:rPr>
          <w:ins w:id="962" w:author="inacbg" w:date="2022-02-04T08:49:00Z"/>
        </w:rPr>
      </w:pPr>
      <w:proofErr w:type="spellStart"/>
      <w:ins w:id="963" w:author="inacbg" w:date="2022-02-04T08:33:00Z">
        <w:r>
          <w:t>Wawancara</w:t>
        </w:r>
      </w:ins>
      <w:proofErr w:type="spellEnd"/>
    </w:p>
    <w:p w14:paraId="1244C2B4" w14:textId="77777777" w:rsidR="00764F79" w:rsidRDefault="00764F79">
      <w:pPr>
        <w:pStyle w:val="ListParagraph"/>
        <w:widowControl w:val="0"/>
        <w:tabs>
          <w:tab w:val="left" w:pos="810"/>
          <w:tab w:val="left" w:pos="1463"/>
          <w:tab w:val="left" w:pos="1464"/>
        </w:tabs>
        <w:autoSpaceDE w:val="0"/>
        <w:autoSpaceDN w:val="0"/>
        <w:spacing w:before="200" w:after="0" w:line="240" w:lineRule="auto"/>
        <w:ind w:left="900" w:right="108"/>
        <w:contextualSpacing w:val="0"/>
        <w:rPr>
          <w:ins w:id="964" w:author="inacbg" w:date="2022-02-04T08:36:00Z"/>
        </w:rPr>
        <w:pPrChange w:id="965" w:author="inacbg" w:date="2022-02-04T08:49:00Z">
          <w:pPr>
            <w:pStyle w:val="ListParagraph"/>
            <w:widowControl w:val="0"/>
            <w:numPr>
              <w:ilvl w:val="1"/>
              <w:numId w:val="32"/>
            </w:numPr>
            <w:tabs>
              <w:tab w:val="left" w:pos="1463"/>
              <w:tab w:val="left" w:pos="1464"/>
            </w:tabs>
            <w:autoSpaceDE w:val="0"/>
            <w:autoSpaceDN w:val="0"/>
            <w:spacing w:before="200" w:after="0" w:line="240" w:lineRule="auto"/>
            <w:ind w:left="1463" w:right="108" w:hanging="421"/>
            <w:contextualSpacing w:val="0"/>
          </w:pPr>
        </w:pPrChange>
      </w:pPr>
    </w:p>
    <w:p w14:paraId="70E3A4F8" w14:textId="1B627C4F" w:rsidR="00041535" w:rsidRDefault="00041535">
      <w:pPr>
        <w:pStyle w:val="BodyText"/>
        <w:tabs>
          <w:tab w:val="left" w:pos="810"/>
        </w:tabs>
        <w:spacing w:line="480" w:lineRule="auto"/>
        <w:ind w:left="450" w:right="108" w:firstLine="360"/>
        <w:rPr>
          <w:ins w:id="966" w:author="inacbg" w:date="2022-02-04T08:33:00Z"/>
        </w:rPr>
        <w:pPrChange w:id="967" w:author="inacbg" w:date="2022-02-04T08:48:00Z">
          <w:pPr>
            <w:pStyle w:val="BodyText"/>
            <w:spacing w:line="480" w:lineRule="auto"/>
            <w:ind w:left="695" w:right="955" w:firstLine="720"/>
          </w:pPr>
        </w:pPrChange>
      </w:pPr>
      <w:proofErr w:type="spellStart"/>
      <w:ins w:id="968" w:author="inacbg" w:date="2022-02-04T08:33:00Z">
        <w:r>
          <w:lastRenderedPageBreak/>
          <w:t>Wawancara</w:t>
        </w:r>
        <w:proofErr w:type="spellEnd"/>
        <w:r>
          <w:t xml:space="preserve"> </w:t>
        </w:r>
        <w:proofErr w:type="spellStart"/>
        <w:r>
          <w:t>adalah</w:t>
        </w:r>
        <w:proofErr w:type="spellEnd"/>
        <w:r>
          <w:t xml:space="preserve"> </w:t>
        </w:r>
        <w:proofErr w:type="spellStart"/>
        <w:r>
          <w:t>suatu</w:t>
        </w:r>
        <w:proofErr w:type="spellEnd"/>
        <w:r>
          <w:t xml:space="preserve"> </w:t>
        </w:r>
        <w:proofErr w:type="spellStart"/>
        <w:r>
          <w:t>cara</w:t>
        </w:r>
        <w:proofErr w:type="spellEnd"/>
        <w:r>
          <w:t xml:space="preserve"> </w:t>
        </w:r>
        <w:proofErr w:type="spellStart"/>
        <w:r>
          <w:t>pengumpulan</w:t>
        </w:r>
        <w:proofErr w:type="spellEnd"/>
        <w:r>
          <w:t xml:space="preserve"> data </w:t>
        </w:r>
        <w:proofErr w:type="spellStart"/>
        <w:r>
          <w:t>melalui</w:t>
        </w:r>
        <w:proofErr w:type="spellEnd"/>
        <w:r>
          <w:t xml:space="preserve"> </w:t>
        </w:r>
        <w:proofErr w:type="spellStart"/>
        <w:r>
          <w:t>tatap</w:t>
        </w:r>
        <w:proofErr w:type="spellEnd"/>
        <w:r>
          <w:t xml:space="preserve"> </w:t>
        </w:r>
        <w:proofErr w:type="spellStart"/>
        <w:r>
          <w:t>muka</w:t>
        </w:r>
        <w:proofErr w:type="spellEnd"/>
        <w:r>
          <w:t xml:space="preserve"> dan</w:t>
        </w:r>
        <w:r>
          <w:rPr>
            <w:spacing w:val="1"/>
          </w:rPr>
          <w:t xml:space="preserve"> </w:t>
        </w:r>
      </w:ins>
      <w:proofErr w:type="spellStart"/>
      <w:ins w:id="969" w:author="inacbg" w:date="2022-02-04T08:38:00Z">
        <w:r w:rsidR="00683C0E">
          <w:t>t</w:t>
        </w:r>
      </w:ins>
      <w:ins w:id="970" w:author="inacbg" w:date="2022-02-04T08:33:00Z">
        <w:r>
          <w:t>anya</w:t>
        </w:r>
        <w:proofErr w:type="spellEnd"/>
        <w:r>
          <w:t xml:space="preserve"> </w:t>
        </w:r>
        <w:proofErr w:type="spellStart"/>
        <w:r>
          <w:t>jawab</w:t>
        </w:r>
        <w:proofErr w:type="spellEnd"/>
        <w:r>
          <w:t xml:space="preserve"> </w:t>
        </w:r>
        <w:proofErr w:type="spellStart"/>
        <w:r>
          <w:t>langsung</w:t>
        </w:r>
        <w:proofErr w:type="spellEnd"/>
        <w:r>
          <w:t xml:space="preserve"> </w:t>
        </w:r>
        <w:proofErr w:type="spellStart"/>
        <w:r>
          <w:t>antara</w:t>
        </w:r>
        <w:proofErr w:type="spellEnd"/>
        <w:r>
          <w:t xml:space="preserve"> </w:t>
        </w:r>
        <w:proofErr w:type="spellStart"/>
        <w:r>
          <w:t>pewawancara</w:t>
        </w:r>
        <w:proofErr w:type="spellEnd"/>
        <w:r>
          <w:t xml:space="preserve"> (</w:t>
        </w:r>
        <w:proofErr w:type="spellStart"/>
        <w:r>
          <w:t>pengumpul</w:t>
        </w:r>
        <w:proofErr w:type="spellEnd"/>
        <w:r>
          <w:t xml:space="preserve"> data) </w:t>
        </w:r>
        <w:proofErr w:type="spellStart"/>
        <w:r>
          <w:t>dengan</w:t>
        </w:r>
        <w:proofErr w:type="spellEnd"/>
        <w:r>
          <w:t xml:space="preserve"> </w:t>
        </w:r>
        <w:proofErr w:type="spellStart"/>
        <w:r>
          <w:t>responden</w:t>
        </w:r>
        <w:proofErr w:type="spellEnd"/>
        <w:r>
          <w:rPr>
            <w:spacing w:val="1"/>
          </w:rPr>
          <w:t xml:space="preserve"> </w:t>
        </w:r>
        <w:r>
          <w:t>(</w:t>
        </w:r>
        <w:proofErr w:type="spellStart"/>
        <w:r>
          <w:t>sumber</w:t>
        </w:r>
        <w:proofErr w:type="spellEnd"/>
        <w:r>
          <w:t xml:space="preserve"> data) </w:t>
        </w:r>
        <w:proofErr w:type="spellStart"/>
        <w:r>
          <w:t>dengan</w:t>
        </w:r>
        <w:proofErr w:type="spellEnd"/>
        <w:r>
          <w:t xml:space="preserve"> </w:t>
        </w:r>
        <w:proofErr w:type="spellStart"/>
        <w:r>
          <w:t>cara</w:t>
        </w:r>
        <w:proofErr w:type="spellEnd"/>
        <w:r>
          <w:t xml:space="preserve"> </w:t>
        </w:r>
        <w:proofErr w:type="spellStart"/>
        <w:r>
          <w:t>menemui</w:t>
        </w:r>
        <w:proofErr w:type="spellEnd"/>
        <w:r>
          <w:t xml:space="preserve"> </w:t>
        </w:r>
        <w:proofErr w:type="spellStart"/>
        <w:r>
          <w:t>responden</w:t>
        </w:r>
        <w:proofErr w:type="spellEnd"/>
        <w:r>
          <w:t xml:space="preserve">. Adapun yang </w:t>
        </w:r>
        <w:proofErr w:type="spellStart"/>
        <w:r>
          <w:t>menjadi</w:t>
        </w:r>
        <w:proofErr w:type="spellEnd"/>
        <w:r>
          <w:t xml:space="preserve"> </w:t>
        </w:r>
        <w:proofErr w:type="spellStart"/>
        <w:r>
          <w:t>responden</w:t>
        </w:r>
        <w:proofErr w:type="spellEnd"/>
        <w:r>
          <w:rPr>
            <w:spacing w:val="1"/>
          </w:rPr>
          <w:t xml:space="preserve"> </w:t>
        </w:r>
        <w:proofErr w:type="spellStart"/>
        <w:r>
          <w:t>dalam</w:t>
        </w:r>
        <w:proofErr w:type="spellEnd"/>
        <w:r>
          <w:rPr>
            <w:spacing w:val="-1"/>
          </w:rPr>
          <w:t xml:space="preserve"> </w:t>
        </w:r>
        <w:proofErr w:type="spellStart"/>
        <w:r>
          <w:t>wawancara</w:t>
        </w:r>
        <w:proofErr w:type="spellEnd"/>
        <w:r>
          <w:rPr>
            <w:spacing w:val="2"/>
          </w:rPr>
          <w:t xml:space="preserve"> </w:t>
        </w:r>
        <w:r>
          <w:t>yang</w:t>
        </w:r>
        <w:r>
          <w:rPr>
            <w:spacing w:val="-4"/>
          </w:rPr>
          <w:t xml:space="preserve"> </w:t>
        </w:r>
        <w:proofErr w:type="spellStart"/>
        <w:r>
          <w:t>dilakukan</w:t>
        </w:r>
        <w:proofErr w:type="spellEnd"/>
        <w:r>
          <w:rPr>
            <w:spacing w:val="2"/>
          </w:rPr>
          <w:t xml:space="preserve"> </w:t>
        </w:r>
        <w:proofErr w:type="spellStart"/>
        <w:r>
          <w:t>yaitu</w:t>
        </w:r>
        <w:proofErr w:type="spellEnd"/>
        <w:r>
          <w:rPr>
            <w:spacing w:val="2"/>
          </w:rPr>
          <w:t xml:space="preserve"> </w:t>
        </w:r>
        <w:proofErr w:type="spellStart"/>
        <w:r>
          <w:t>penanggung</w:t>
        </w:r>
        <w:proofErr w:type="spellEnd"/>
        <w:r>
          <w:rPr>
            <w:spacing w:val="-3"/>
          </w:rPr>
          <w:t xml:space="preserve"> </w:t>
        </w:r>
        <w:proofErr w:type="spellStart"/>
        <w:r>
          <w:t>jawab</w:t>
        </w:r>
      </w:ins>
      <w:proofErr w:type="spellEnd"/>
      <w:ins w:id="971" w:author="inacbg" w:date="2022-02-04T08:38:00Z">
        <w:r w:rsidR="00683C0E">
          <w:t xml:space="preserve"> </w:t>
        </w:r>
      </w:ins>
      <w:ins w:id="972" w:author="inacbg" w:date="2022-02-04T08:37:00Z">
        <w:r w:rsidR="00683C0E">
          <w:t xml:space="preserve">RS Ali </w:t>
        </w:r>
        <w:proofErr w:type="spellStart"/>
        <w:r w:rsidR="00683C0E">
          <w:t>Sibroh</w:t>
        </w:r>
        <w:proofErr w:type="spellEnd"/>
        <w:r w:rsidR="00683C0E">
          <w:t xml:space="preserve"> </w:t>
        </w:r>
        <w:proofErr w:type="spellStart"/>
        <w:r w:rsidR="00683C0E">
          <w:t>Malisi</w:t>
        </w:r>
      </w:ins>
      <w:proofErr w:type="spellEnd"/>
      <w:ins w:id="973" w:author="inacbg" w:date="2022-02-04T08:49:00Z">
        <w:r w:rsidR="00764F79">
          <w:t>.</w:t>
        </w:r>
      </w:ins>
    </w:p>
    <w:p w14:paraId="7D577B9D" w14:textId="0AC09DEE" w:rsidR="00041535" w:rsidRDefault="00041535">
      <w:pPr>
        <w:pStyle w:val="ListParagraph"/>
        <w:widowControl w:val="0"/>
        <w:numPr>
          <w:ilvl w:val="0"/>
          <w:numId w:val="32"/>
        </w:numPr>
        <w:tabs>
          <w:tab w:val="left" w:pos="810"/>
          <w:tab w:val="left" w:pos="1123"/>
        </w:tabs>
        <w:autoSpaceDE w:val="0"/>
        <w:autoSpaceDN w:val="0"/>
        <w:spacing w:after="0" w:line="240" w:lineRule="auto"/>
        <w:ind w:left="450" w:right="108" w:hanging="450"/>
        <w:contextualSpacing w:val="0"/>
        <w:rPr>
          <w:ins w:id="974" w:author="inacbg" w:date="2022-02-04T08:33:00Z"/>
        </w:rPr>
        <w:pPrChange w:id="975" w:author="inacbg" w:date="2022-02-04T08:45:00Z">
          <w:pPr>
            <w:pStyle w:val="ListParagraph"/>
            <w:widowControl w:val="0"/>
            <w:numPr>
              <w:numId w:val="32"/>
            </w:numPr>
            <w:tabs>
              <w:tab w:val="left" w:pos="1123"/>
            </w:tabs>
            <w:autoSpaceDE w:val="0"/>
            <w:autoSpaceDN w:val="0"/>
            <w:spacing w:after="0" w:line="240" w:lineRule="auto"/>
            <w:ind w:left="1122" w:hanging="361"/>
            <w:contextualSpacing w:val="0"/>
          </w:pPr>
        </w:pPrChange>
      </w:pPr>
      <w:proofErr w:type="spellStart"/>
      <w:ins w:id="976" w:author="inacbg" w:date="2022-02-04T08:33:00Z">
        <w:r>
          <w:t>Sekunder</w:t>
        </w:r>
        <w:proofErr w:type="spellEnd"/>
      </w:ins>
    </w:p>
    <w:p w14:paraId="202E1EA3" w14:textId="77777777" w:rsidR="00041535" w:rsidRDefault="00041535">
      <w:pPr>
        <w:pStyle w:val="BodyText"/>
        <w:tabs>
          <w:tab w:val="left" w:pos="810"/>
        </w:tabs>
        <w:ind w:left="450" w:right="108" w:hanging="450"/>
        <w:rPr>
          <w:ins w:id="977" w:author="inacbg" w:date="2022-02-04T08:33:00Z"/>
        </w:rPr>
        <w:pPrChange w:id="978" w:author="inacbg" w:date="2022-02-04T08:45:00Z">
          <w:pPr>
            <w:pStyle w:val="BodyText"/>
          </w:pPr>
        </w:pPrChange>
      </w:pPr>
    </w:p>
    <w:p w14:paraId="245A1C92" w14:textId="6ACC65ED" w:rsidR="00041535" w:rsidRDefault="00041535">
      <w:pPr>
        <w:pStyle w:val="BodyText"/>
        <w:tabs>
          <w:tab w:val="left" w:pos="810"/>
        </w:tabs>
        <w:spacing w:line="480" w:lineRule="auto"/>
        <w:ind w:right="108" w:firstLine="450"/>
        <w:rPr>
          <w:ins w:id="979" w:author="inacbg" w:date="2022-02-04T08:33:00Z"/>
        </w:rPr>
        <w:pPrChange w:id="980" w:author="inacbg" w:date="2022-02-04T08:49:00Z">
          <w:pPr>
            <w:pStyle w:val="BodyText"/>
            <w:spacing w:line="480" w:lineRule="auto"/>
            <w:ind w:left="695" w:right="1038" w:firstLine="720"/>
          </w:pPr>
        </w:pPrChange>
      </w:pPr>
      <w:proofErr w:type="spellStart"/>
      <w:ins w:id="981" w:author="inacbg" w:date="2022-02-04T08:33:00Z">
        <w:r>
          <w:t>Sumber</w:t>
        </w:r>
        <w:proofErr w:type="spellEnd"/>
        <w:r>
          <w:t xml:space="preserve"> data </w:t>
        </w:r>
        <w:proofErr w:type="spellStart"/>
        <w:r>
          <w:t>sekunder</w:t>
        </w:r>
        <w:proofErr w:type="spellEnd"/>
        <w:r>
          <w:t xml:space="preserve"> </w:t>
        </w:r>
        <w:proofErr w:type="spellStart"/>
        <w:r>
          <w:t>adalah</w:t>
        </w:r>
        <w:proofErr w:type="spellEnd"/>
        <w:r>
          <w:t xml:space="preserve"> data yang </w:t>
        </w:r>
        <w:proofErr w:type="spellStart"/>
        <w:r>
          <w:t>diperoleh</w:t>
        </w:r>
        <w:proofErr w:type="spellEnd"/>
        <w:r>
          <w:t xml:space="preserve"> </w:t>
        </w:r>
        <w:proofErr w:type="spellStart"/>
        <w:r>
          <w:t>dengan</w:t>
        </w:r>
        <w:proofErr w:type="spellEnd"/>
        <w:r>
          <w:t xml:space="preserve"> </w:t>
        </w:r>
        <w:proofErr w:type="spellStart"/>
        <w:r>
          <w:t>cara</w:t>
        </w:r>
        <w:proofErr w:type="spellEnd"/>
        <w:r>
          <w:t xml:space="preserve"> </w:t>
        </w:r>
        <w:proofErr w:type="spellStart"/>
        <w:r>
          <w:t>melakukan</w:t>
        </w:r>
        <w:proofErr w:type="spellEnd"/>
        <w:r>
          <w:rPr>
            <w:spacing w:val="-57"/>
          </w:rPr>
          <w:t xml:space="preserve"> </w:t>
        </w:r>
        <w:proofErr w:type="spellStart"/>
        <w:r>
          <w:t>kajian</w:t>
        </w:r>
        <w:proofErr w:type="spellEnd"/>
        <w:r>
          <w:t xml:space="preserve"> </w:t>
        </w:r>
        <w:proofErr w:type="spellStart"/>
        <w:r>
          <w:t>kepustakaan</w:t>
        </w:r>
        <w:proofErr w:type="spellEnd"/>
        <w:r>
          <w:t xml:space="preserve">, </w:t>
        </w:r>
        <w:proofErr w:type="spellStart"/>
        <w:r>
          <w:t>yaitu</w:t>
        </w:r>
        <w:proofErr w:type="spellEnd"/>
        <w:r>
          <w:t xml:space="preserve"> </w:t>
        </w:r>
        <w:proofErr w:type="spellStart"/>
        <w:r>
          <w:t>secara</w:t>
        </w:r>
        <w:proofErr w:type="spellEnd"/>
        <w:r>
          <w:t xml:space="preserve"> </w:t>
        </w:r>
        <w:r>
          <w:rPr>
            <w:i/>
          </w:rPr>
          <w:t xml:space="preserve">literature </w:t>
        </w:r>
        <w:r>
          <w:t>(</w:t>
        </w:r>
        <w:proofErr w:type="spellStart"/>
        <w:r>
          <w:t>buku-buku</w:t>
        </w:r>
        <w:proofErr w:type="spellEnd"/>
        <w:r>
          <w:t xml:space="preserve">, </w:t>
        </w:r>
        <w:proofErr w:type="spellStart"/>
        <w:r>
          <w:t>karangan-karangan</w:t>
        </w:r>
        <w:proofErr w:type="spellEnd"/>
        <w:r>
          <w:t>,</w:t>
        </w:r>
        <w:r>
          <w:rPr>
            <w:spacing w:val="1"/>
          </w:rPr>
          <w:t xml:space="preserve"> </w:t>
        </w:r>
        <w:proofErr w:type="spellStart"/>
        <w:r>
          <w:t>kumpulan-kumpulan</w:t>
        </w:r>
        <w:proofErr w:type="spellEnd"/>
        <w:r>
          <w:rPr>
            <w:spacing w:val="-2"/>
          </w:rPr>
          <w:t xml:space="preserve"> </w:t>
        </w:r>
        <w:proofErr w:type="spellStart"/>
        <w:r>
          <w:t>buku</w:t>
        </w:r>
        <w:proofErr w:type="spellEnd"/>
        <w:r>
          <w:rPr>
            <w:spacing w:val="-2"/>
          </w:rPr>
          <w:t xml:space="preserve"> </w:t>
        </w:r>
        <w:proofErr w:type="spellStart"/>
        <w:r>
          <w:t>kuliah</w:t>
        </w:r>
        <w:proofErr w:type="spellEnd"/>
        <w:r>
          <w:t>,</w:t>
        </w:r>
        <w:r>
          <w:rPr>
            <w:spacing w:val="-1"/>
          </w:rPr>
          <w:t xml:space="preserve"> </w:t>
        </w:r>
        <w:proofErr w:type="spellStart"/>
        <w:r>
          <w:t>informasi</w:t>
        </w:r>
        <w:proofErr w:type="spellEnd"/>
        <w:r>
          <w:rPr>
            <w:spacing w:val="-2"/>
          </w:rPr>
          <w:t xml:space="preserve"> </w:t>
        </w:r>
        <w:proofErr w:type="spellStart"/>
        <w:r>
          <w:t>melalui</w:t>
        </w:r>
        <w:proofErr w:type="spellEnd"/>
        <w:r>
          <w:rPr>
            <w:spacing w:val="-1"/>
          </w:rPr>
          <w:t xml:space="preserve"> </w:t>
        </w:r>
        <w:r>
          <w:t>internet yang</w:t>
        </w:r>
        <w:r>
          <w:rPr>
            <w:spacing w:val="-5"/>
          </w:rPr>
          <w:t xml:space="preserve"> </w:t>
        </w:r>
        <w:proofErr w:type="spellStart"/>
        <w:r>
          <w:t>relevan</w:t>
        </w:r>
        <w:proofErr w:type="spellEnd"/>
        <w:r>
          <w:rPr>
            <w:spacing w:val="-1"/>
          </w:rPr>
          <w:t xml:space="preserve"> </w:t>
        </w:r>
        <w:proofErr w:type="spellStart"/>
        <w:r>
          <w:t>dengan</w:t>
        </w:r>
        <w:proofErr w:type="spellEnd"/>
        <w:r>
          <w:rPr>
            <w:spacing w:val="-57"/>
          </w:rPr>
          <w:t xml:space="preserve"> </w:t>
        </w:r>
        <w:proofErr w:type="spellStart"/>
        <w:r>
          <w:t>variabel</w:t>
        </w:r>
        <w:proofErr w:type="spellEnd"/>
        <w:r>
          <w:t xml:space="preserve"> yang </w:t>
        </w:r>
        <w:proofErr w:type="spellStart"/>
        <w:r>
          <w:t>diteliti</w:t>
        </w:r>
        <w:proofErr w:type="spellEnd"/>
        <w:r>
          <w:t xml:space="preserve"> dan </w:t>
        </w:r>
        <w:proofErr w:type="spellStart"/>
        <w:r>
          <w:t>dari</w:t>
        </w:r>
        <w:proofErr w:type="spellEnd"/>
        <w:r>
          <w:t xml:space="preserve"> para </w:t>
        </w:r>
        <w:proofErr w:type="spellStart"/>
        <w:r>
          <w:t>narasumber</w:t>
        </w:r>
        <w:proofErr w:type="spellEnd"/>
        <w:r>
          <w:t xml:space="preserve"> yang </w:t>
        </w:r>
        <w:proofErr w:type="spellStart"/>
        <w:r>
          <w:t>berhubungan</w:t>
        </w:r>
        <w:proofErr w:type="spellEnd"/>
        <w:r>
          <w:t xml:space="preserve"> </w:t>
        </w:r>
        <w:proofErr w:type="spellStart"/>
        <w:r>
          <w:t>langsung</w:t>
        </w:r>
        <w:proofErr w:type="spellEnd"/>
        <w:r>
          <w:rPr>
            <w:spacing w:val="1"/>
          </w:rPr>
          <w:t xml:space="preserve"> </w:t>
        </w:r>
        <w:proofErr w:type="spellStart"/>
        <w:r>
          <w:t>dengan</w:t>
        </w:r>
        <w:proofErr w:type="spellEnd"/>
        <w:r>
          <w:t xml:space="preserve"> </w:t>
        </w:r>
        <w:proofErr w:type="spellStart"/>
        <w:r>
          <w:t>masalah</w:t>
        </w:r>
        <w:proofErr w:type="spellEnd"/>
        <w:r>
          <w:t xml:space="preserve"> dan </w:t>
        </w:r>
        <w:proofErr w:type="spellStart"/>
        <w:r>
          <w:t>objek</w:t>
        </w:r>
        <w:proofErr w:type="spellEnd"/>
        <w:r>
          <w:t xml:space="preserve"> yang </w:t>
        </w:r>
        <w:proofErr w:type="spellStart"/>
        <w:r>
          <w:t>diteliti</w:t>
        </w:r>
        <w:proofErr w:type="spellEnd"/>
        <w:r>
          <w:t xml:space="preserve">) dan </w:t>
        </w:r>
        <w:proofErr w:type="spellStart"/>
        <w:r>
          <w:t>berkas-berkas</w:t>
        </w:r>
        <w:proofErr w:type="spellEnd"/>
        <w:r>
          <w:t xml:space="preserve"> </w:t>
        </w:r>
        <w:proofErr w:type="spellStart"/>
        <w:r>
          <w:t>atau</w:t>
        </w:r>
        <w:proofErr w:type="spellEnd"/>
        <w:r>
          <w:t xml:space="preserve"> data </w:t>
        </w:r>
        <w:proofErr w:type="spellStart"/>
        <w:r>
          <w:t>dari</w:t>
        </w:r>
        <w:proofErr w:type="spellEnd"/>
        <w:r>
          <w:t xml:space="preserve"> </w:t>
        </w:r>
      </w:ins>
      <w:ins w:id="982" w:author="inacbg" w:date="2022-02-04T08:37:00Z">
        <w:r w:rsidR="00683C0E">
          <w:t xml:space="preserve">RS Ali </w:t>
        </w:r>
        <w:proofErr w:type="spellStart"/>
        <w:r w:rsidR="00683C0E">
          <w:t>Sibroh</w:t>
        </w:r>
        <w:proofErr w:type="spellEnd"/>
        <w:r w:rsidR="00683C0E">
          <w:t xml:space="preserve"> </w:t>
        </w:r>
        <w:proofErr w:type="spellStart"/>
        <w:r w:rsidR="00683C0E">
          <w:t>Malisi</w:t>
        </w:r>
        <w:proofErr w:type="spellEnd"/>
        <w:r w:rsidR="00683C0E">
          <w:t xml:space="preserve"> </w:t>
        </w:r>
      </w:ins>
      <w:ins w:id="983" w:author="inacbg" w:date="2022-02-04T08:33:00Z">
        <w:r>
          <w:t>yang</w:t>
        </w:r>
        <w:r>
          <w:rPr>
            <w:spacing w:val="-3"/>
          </w:rPr>
          <w:t xml:space="preserve"> </w:t>
        </w:r>
        <w:proofErr w:type="spellStart"/>
        <w:r>
          <w:t>berhubungan</w:t>
        </w:r>
        <w:proofErr w:type="spellEnd"/>
        <w:r>
          <w:t xml:space="preserve"> </w:t>
        </w:r>
        <w:proofErr w:type="spellStart"/>
        <w:r>
          <w:t>dengan</w:t>
        </w:r>
        <w:proofErr w:type="spellEnd"/>
        <w:r>
          <w:t xml:space="preserve"> </w:t>
        </w:r>
        <w:proofErr w:type="spellStart"/>
        <w:r>
          <w:t>penelitian</w:t>
        </w:r>
        <w:proofErr w:type="spellEnd"/>
        <w:r>
          <w:t>.</w:t>
        </w:r>
      </w:ins>
    </w:p>
    <w:p w14:paraId="3F5C247B" w14:textId="15430FF9" w:rsidR="00715340" w:rsidRDefault="00041535">
      <w:pPr>
        <w:pStyle w:val="BodyText"/>
        <w:numPr>
          <w:ilvl w:val="2"/>
          <w:numId w:val="31"/>
        </w:numPr>
        <w:spacing w:line="480" w:lineRule="auto"/>
        <w:ind w:left="720" w:right="18" w:hanging="720"/>
        <w:outlineLvl w:val="2"/>
        <w:rPr>
          <w:ins w:id="984" w:author="inacbg" w:date="2022-02-04T08:41:00Z"/>
          <w:b/>
          <w:bCs/>
        </w:rPr>
        <w:pPrChange w:id="985" w:author="inacbg" w:date="2022-02-04T08:44:00Z">
          <w:pPr>
            <w:pStyle w:val="BodyText"/>
            <w:numPr>
              <w:ilvl w:val="2"/>
              <w:numId w:val="31"/>
            </w:numPr>
            <w:spacing w:line="480" w:lineRule="auto"/>
            <w:ind w:left="594" w:right="18" w:hanging="504"/>
            <w:outlineLvl w:val="2"/>
          </w:pPr>
        </w:pPrChange>
      </w:pPr>
      <w:bookmarkStart w:id="986" w:name="_Toc94886070"/>
      <w:proofErr w:type="spellStart"/>
      <w:ins w:id="987" w:author="inacbg" w:date="2022-02-04T08:31:00Z">
        <w:r>
          <w:rPr>
            <w:b/>
            <w:bCs/>
          </w:rPr>
          <w:t>Metode</w:t>
        </w:r>
        <w:proofErr w:type="spellEnd"/>
        <w:r>
          <w:rPr>
            <w:b/>
            <w:bCs/>
          </w:rPr>
          <w:t xml:space="preserve"> </w:t>
        </w:r>
        <w:proofErr w:type="spellStart"/>
        <w:r>
          <w:rPr>
            <w:b/>
            <w:bCs/>
          </w:rPr>
          <w:t>Pendekatan</w:t>
        </w:r>
        <w:proofErr w:type="spellEnd"/>
        <w:r>
          <w:rPr>
            <w:b/>
            <w:bCs/>
          </w:rPr>
          <w:t xml:space="preserve"> </w:t>
        </w:r>
        <w:proofErr w:type="spellStart"/>
        <w:r>
          <w:rPr>
            <w:b/>
            <w:bCs/>
          </w:rPr>
          <w:t>Sistem</w:t>
        </w:r>
      </w:ins>
      <w:bookmarkEnd w:id="986"/>
      <w:proofErr w:type="spellEnd"/>
    </w:p>
    <w:p w14:paraId="48C87A14" w14:textId="12789339" w:rsidR="00214659" w:rsidRDefault="00214659">
      <w:pPr>
        <w:pStyle w:val="BodyText"/>
        <w:spacing w:line="480" w:lineRule="auto"/>
        <w:ind w:right="18" w:firstLine="720"/>
        <w:rPr>
          <w:ins w:id="988" w:author="inacbg" w:date="2022-02-04T08:31:00Z"/>
          <w:b/>
          <w:bCs/>
        </w:rPr>
        <w:pPrChange w:id="989" w:author="inacbg" w:date="2022-02-04T08:49:00Z">
          <w:pPr>
            <w:pStyle w:val="BodyText"/>
            <w:numPr>
              <w:ilvl w:val="2"/>
              <w:numId w:val="31"/>
            </w:numPr>
            <w:spacing w:line="480" w:lineRule="auto"/>
            <w:ind w:left="594" w:right="18" w:hanging="504"/>
            <w:outlineLvl w:val="2"/>
          </w:pPr>
        </w:pPrChange>
      </w:pPr>
      <w:proofErr w:type="spellStart"/>
      <w:ins w:id="990" w:author="inacbg" w:date="2022-02-04T08:42:00Z">
        <w:r>
          <w:t>Metode</w:t>
        </w:r>
        <w:proofErr w:type="spellEnd"/>
        <w:r>
          <w:t xml:space="preserve"> </w:t>
        </w:r>
        <w:proofErr w:type="spellStart"/>
        <w:r>
          <w:t>pendekatan</w:t>
        </w:r>
        <w:proofErr w:type="spellEnd"/>
        <w:r>
          <w:t xml:space="preserve"> </w:t>
        </w:r>
        <w:proofErr w:type="spellStart"/>
        <w:r>
          <w:t>sistem</w:t>
        </w:r>
        <w:proofErr w:type="spellEnd"/>
        <w:r>
          <w:t xml:space="preserve"> yang </w:t>
        </w:r>
        <w:proofErr w:type="spellStart"/>
        <w:r>
          <w:t>akan</w:t>
        </w:r>
        <w:proofErr w:type="spellEnd"/>
        <w:r>
          <w:t xml:space="preserve"> </w:t>
        </w:r>
        <w:proofErr w:type="spellStart"/>
        <w:r>
          <w:t>digunakan</w:t>
        </w:r>
        <w:proofErr w:type="spellEnd"/>
        <w:r>
          <w:t xml:space="preserve"> </w:t>
        </w:r>
        <w:proofErr w:type="spellStart"/>
        <w:r>
          <w:t>penulis</w:t>
        </w:r>
        <w:proofErr w:type="spellEnd"/>
        <w:r>
          <w:t xml:space="preserve"> </w:t>
        </w:r>
        <w:proofErr w:type="spellStart"/>
        <w:r>
          <w:t>adalah</w:t>
        </w:r>
        <w:proofErr w:type="spellEnd"/>
        <w:r>
          <w:t xml:space="preserve"> </w:t>
        </w:r>
        <w:proofErr w:type="spellStart"/>
        <w:r>
          <w:t>metode</w:t>
        </w:r>
        <w:proofErr w:type="spellEnd"/>
        <w:r>
          <w:rPr>
            <w:spacing w:val="1"/>
          </w:rPr>
          <w:t xml:space="preserve"> </w:t>
        </w:r>
        <w:proofErr w:type="spellStart"/>
        <w:r>
          <w:t>analisis</w:t>
        </w:r>
        <w:proofErr w:type="spellEnd"/>
        <w:r>
          <w:t xml:space="preserve"> dan </w:t>
        </w:r>
        <w:proofErr w:type="spellStart"/>
        <w:r>
          <w:t>perancangan</w:t>
        </w:r>
        <w:proofErr w:type="spellEnd"/>
        <w:r>
          <w:t xml:space="preserve"> </w:t>
        </w:r>
        <w:proofErr w:type="spellStart"/>
        <w:r>
          <w:t>terstruktur</w:t>
        </w:r>
        <w:proofErr w:type="spellEnd"/>
        <w:r>
          <w:t xml:space="preserve">, </w:t>
        </w:r>
        <w:proofErr w:type="spellStart"/>
        <w:r>
          <w:t>yaitu</w:t>
        </w:r>
        <w:proofErr w:type="spellEnd"/>
        <w:r>
          <w:t xml:space="preserve"> </w:t>
        </w:r>
        <w:proofErr w:type="spellStart"/>
        <w:r>
          <w:t>berorientasi</w:t>
        </w:r>
        <w:proofErr w:type="spellEnd"/>
        <w:r>
          <w:t xml:space="preserve"> pada data, di mana </w:t>
        </w:r>
        <w:proofErr w:type="spellStart"/>
        <w:r>
          <w:t>dalam</w:t>
        </w:r>
        <w:proofErr w:type="spellEnd"/>
        <w:r>
          <w:rPr>
            <w:spacing w:val="1"/>
          </w:rPr>
          <w:t xml:space="preserve"> </w:t>
        </w:r>
        <w:proofErr w:type="spellStart"/>
        <w:r>
          <w:t>metode</w:t>
        </w:r>
        <w:proofErr w:type="spellEnd"/>
        <w:r>
          <w:t xml:space="preserve"> </w:t>
        </w:r>
        <w:proofErr w:type="spellStart"/>
        <w:r>
          <w:t>ini</w:t>
        </w:r>
        <w:proofErr w:type="spellEnd"/>
        <w:r>
          <w:t xml:space="preserve"> </w:t>
        </w:r>
        <w:proofErr w:type="spellStart"/>
        <w:r>
          <w:t>terdapat</w:t>
        </w:r>
        <w:proofErr w:type="spellEnd"/>
        <w:r>
          <w:t xml:space="preserve"> diagram </w:t>
        </w:r>
        <w:proofErr w:type="spellStart"/>
        <w:r>
          <w:t>konteks</w:t>
        </w:r>
        <w:proofErr w:type="spellEnd"/>
        <w:r>
          <w:t xml:space="preserve">, </w:t>
        </w:r>
        <w:r>
          <w:rPr>
            <w:i/>
          </w:rPr>
          <w:t xml:space="preserve">data flow diagram </w:t>
        </w:r>
        <w:r>
          <w:t>(DFD),</w:t>
        </w:r>
        <w:r>
          <w:rPr>
            <w:spacing w:val="1"/>
          </w:rPr>
          <w:t xml:space="preserve"> </w:t>
        </w:r>
        <w:proofErr w:type="spellStart"/>
        <w:r>
          <w:t>relasi</w:t>
        </w:r>
        <w:proofErr w:type="spellEnd"/>
        <w:r>
          <w:t xml:space="preserve"> </w:t>
        </w:r>
        <w:proofErr w:type="spellStart"/>
        <w:r>
          <w:t>tabel</w:t>
        </w:r>
        <w:proofErr w:type="spellEnd"/>
        <w:r>
          <w:t>, dan</w:t>
        </w:r>
        <w:r>
          <w:rPr>
            <w:spacing w:val="-57"/>
          </w:rPr>
          <w:t xml:space="preserve"> </w:t>
        </w:r>
        <w:r>
          <w:rPr>
            <w:i/>
          </w:rPr>
          <w:t>entity</w:t>
        </w:r>
        <w:r>
          <w:rPr>
            <w:i/>
            <w:spacing w:val="-1"/>
          </w:rPr>
          <w:t xml:space="preserve"> </w:t>
        </w:r>
        <w:r>
          <w:rPr>
            <w:i/>
          </w:rPr>
          <w:t>relationship diagram</w:t>
        </w:r>
        <w:r>
          <w:rPr>
            <w:i/>
            <w:spacing w:val="1"/>
          </w:rPr>
          <w:t xml:space="preserve"> </w:t>
        </w:r>
        <w:r>
          <w:t>(ERD).</w:t>
        </w:r>
      </w:ins>
    </w:p>
    <w:p w14:paraId="6DB56B95" w14:textId="350C0937" w:rsidR="00041535" w:rsidRDefault="00041535">
      <w:pPr>
        <w:pStyle w:val="BodyText"/>
        <w:numPr>
          <w:ilvl w:val="2"/>
          <w:numId w:val="31"/>
        </w:numPr>
        <w:spacing w:line="480" w:lineRule="auto"/>
        <w:ind w:left="720" w:right="18" w:hanging="720"/>
        <w:outlineLvl w:val="2"/>
        <w:rPr>
          <w:ins w:id="991" w:author="inacbg" w:date="2022-02-04T08:28:00Z"/>
          <w:b/>
          <w:bCs/>
        </w:rPr>
        <w:pPrChange w:id="992" w:author="inacbg" w:date="2022-02-04T08:44:00Z">
          <w:pPr>
            <w:pStyle w:val="BodyText"/>
            <w:spacing w:line="480" w:lineRule="auto"/>
            <w:ind w:left="695" w:right="18" w:firstLine="720"/>
            <w:outlineLvl w:val="2"/>
          </w:pPr>
        </w:pPrChange>
      </w:pPr>
      <w:bookmarkStart w:id="993" w:name="_Toc94886071"/>
      <w:proofErr w:type="spellStart"/>
      <w:ins w:id="994" w:author="inacbg" w:date="2022-02-04T08:31:00Z">
        <w:r>
          <w:rPr>
            <w:b/>
            <w:bCs/>
          </w:rPr>
          <w:t>Metode</w:t>
        </w:r>
        <w:proofErr w:type="spellEnd"/>
        <w:r>
          <w:rPr>
            <w:b/>
            <w:bCs/>
          </w:rPr>
          <w:t xml:space="preserve"> Analisa </w:t>
        </w:r>
        <w:proofErr w:type="spellStart"/>
        <w:r>
          <w:rPr>
            <w:b/>
            <w:bCs/>
          </w:rPr>
          <w:t>Sistem</w:t>
        </w:r>
      </w:ins>
      <w:bookmarkEnd w:id="993"/>
      <w:proofErr w:type="spellEnd"/>
    </w:p>
    <w:p w14:paraId="32483CB6" w14:textId="09ED9407" w:rsidR="00764F79" w:rsidRDefault="00764F79" w:rsidP="00764F79">
      <w:pPr>
        <w:pStyle w:val="BodyText"/>
        <w:spacing w:before="129" w:line="480" w:lineRule="auto"/>
        <w:ind w:right="18" w:firstLine="720"/>
      </w:pPr>
      <w:r>
        <w:t xml:space="preserve">Pada </w:t>
      </w:r>
      <w:proofErr w:type="spellStart"/>
      <w:r>
        <w:t>tahapan</w:t>
      </w:r>
      <w:proofErr w:type="spellEnd"/>
      <w:r>
        <w:t xml:space="preserve"> </w:t>
      </w:r>
      <w:proofErr w:type="spellStart"/>
      <w:r>
        <w:t>ini</w:t>
      </w:r>
      <w:proofErr w:type="spellEnd"/>
      <w:r>
        <w:t xml:space="preserve"> </w:t>
      </w:r>
      <w:proofErr w:type="spellStart"/>
      <w:r>
        <w:t>penulis</w:t>
      </w:r>
      <w:proofErr w:type="spellEnd"/>
      <w:r>
        <w:t xml:space="preserve"> </w:t>
      </w:r>
      <w:proofErr w:type="spellStart"/>
      <w:r>
        <w:t>melakukan</w:t>
      </w:r>
      <w:proofErr w:type="spellEnd"/>
      <w:r>
        <w:t xml:space="preserve"> </w:t>
      </w:r>
      <w:proofErr w:type="spellStart"/>
      <w:r>
        <w:t>analisa</w:t>
      </w:r>
      <w:proofErr w:type="spellEnd"/>
      <w:r>
        <w:t xml:space="preserve"> </w:t>
      </w:r>
      <w:proofErr w:type="spellStart"/>
      <w:r>
        <w:t>terhadap</w:t>
      </w:r>
      <w:proofErr w:type="spellEnd"/>
      <w:r>
        <w:t xml:space="preserve"> </w:t>
      </w:r>
      <w:proofErr w:type="spellStart"/>
      <w:r>
        <w:t>sistem</w:t>
      </w:r>
      <w:proofErr w:type="spellEnd"/>
      <w:r>
        <w:t xml:space="preserve"> yang </w:t>
      </w:r>
      <w:proofErr w:type="spellStart"/>
      <w:r>
        <w:t>sedang</w:t>
      </w:r>
      <w:proofErr w:type="spellEnd"/>
      <w:r>
        <w:rPr>
          <w:spacing w:val="-57"/>
        </w:rPr>
        <w:t xml:space="preserve"> </w:t>
      </w:r>
      <w:proofErr w:type="spellStart"/>
      <w:r>
        <w:t>berjalan</w:t>
      </w:r>
      <w:proofErr w:type="spellEnd"/>
      <w:r>
        <w:t xml:space="preserve"> di RS Ali </w:t>
      </w:r>
      <w:proofErr w:type="spellStart"/>
      <w:r>
        <w:t>Sibroh</w:t>
      </w:r>
      <w:proofErr w:type="spellEnd"/>
      <w:r>
        <w:t xml:space="preserve"> </w:t>
      </w:r>
      <w:proofErr w:type="spellStart"/>
      <w:r>
        <w:t>Malisi</w:t>
      </w:r>
      <w:proofErr w:type="spellEnd"/>
      <w:r>
        <w:t xml:space="preserve">, </w:t>
      </w:r>
      <w:proofErr w:type="spellStart"/>
      <w:r>
        <w:t>yaitu</w:t>
      </w:r>
      <w:proofErr w:type="spellEnd"/>
      <w:r>
        <w:t xml:space="preserve"> </w:t>
      </w:r>
      <w:proofErr w:type="spellStart"/>
      <w:r>
        <w:t>mempelajari</w:t>
      </w:r>
      <w:proofErr w:type="spellEnd"/>
      <w:r>
        <w:t xml:space="preserve"> dan </w:t>
      </w:r>
      <w:proofErr w:type="spellStart"/>
      <w:r>
        <w:t>mengetahui</w:t>
      </w:r>
      <w:proofErr w:type="spellEnd"/>
      <w:r>
        <w:t xml:space="preserve"> </w:t>
      </w:r>
      <w:proofErr w:type="spellStart"/>
      <w:r>
        <w:t>apa</w:t>
      </w:r>
      <w:proofErr w:type="spellEnd"/>
      <w:r>
        <w:t xml:space="preserve"> yang</w:t>
      </w:r>
      <w:r>
        <w:rPr>
          <w:spacing w:val="1"/>
        </w:rPr>
        <w:t xml:space="preserve"> </w:t>
      </w:r>
      <w:proofErr w:type="spellStart"/>
      <w:r>
        <w:t>dikerjakan</w:t>
      </w:r>
      <w:proofErr w:type="spellEnd"/>
      <w:r>
        <w:t xml:space="preserve"> oleh </w:t>
      </w:r>
      <w:proofErr w:type="spellStart"/>
      <w:r>
        <w:t>sistem</w:t>
      </w:r>
      <w:proofErr w:type="spellEnd"/>
      <w:r>
        <w:t xml:space="preserve"> yang </w:t>
      </w:r>
      <w:proofErr w:type="spellStart"/>
      <w:r>
        <w:t>ada</w:t>
      </w:r>
      <w:proofErr w:type="spellEnd"/>
      <w:r>
        <w:t xml:space="preserve">. Adapun </w:t>
      </w:r>
      <w:proofErr w:type="spellStart"/>
      <w:r>
        <w:t>tahap</w:t>
      </w:r>
      <w:proofErr w:type="spellEnd"/>
      <w:r>
        <w:t xml:space="preserve"> yang </w:t>
      </w:r>
      <w:proofErr w:type="spellStart"/>
      <w:r>
        <w:t>penulis</w:t>
      </w:r>
      <w:proofErr w:type="spellEnd"/>
      <w:r>
        <w:t xml:space="preserve"> </w:t>
      </w:r>
      <w:proofErr w:type="spellStart"/>
      <w:r>
        <w:t>lakukan</w:t>
      </w:r>
      <w:proofErr w:type="spellEnd"/>
      <w:r>
        <w:t xml:space="preserve"> </w:t>
      </w:r>
      <w:proofErr w:type="spellStart"/>
      <w:r>
        <w:t>dalam</w:t>
      </w:r>
      <w:proofErr w:type="spellEnd"/>
      <w:r>
        <w:rPr>
          <w:spacing w:val="1"/>
        </w:rPr>
        <w:t xml:space="preserve"> </w:t>
      </w:r>
      <w:proofErr w:type="spellStart"/>
      <w:r>
        <w:t>menganalisa</w:t>
      </w:r>
      <w:proofErr w:type="spellEnd"/>
      <w:r>
        <w:t xml:space="preserve"> </w:t>
      </w:r>
      <w:proofErr w:type="spellStart"/>
      <w:r>
        <w:t>sistem</w:t>
      </w:r>
      <w:proofErr w:type="spellEnd"/>
      <w:r>
        <w:t xml:space="preserve"> </w:t>
      </w:r>
      <w:proofErr w:type="spellStart"/>
      <w:r>
        <w:t>berjalan</w:t>
      </w:r>
      <w:proofErr w:type="spellEnd"/>
      <w:r>
        <w:t xml:space="preserve"> </w:t>
      </w:r>
      <w:proofErr w:type="spellStart"/>
      <w:r>
        <w:t>tersebut</w:t>
      </w:r>
      <w:proofErr w:type="spellEnd"/>
      <w:r>
        <w:t xml:space="preserve"> </w:t>
      </w:r>
      <w:proofErr w:type="spellStart"/>
      <w:r>
        <w:t>adalah</w:t>
      </w:r>
      <w:proofErr w:type="spellEnd"/>
      <w:r>
        <w:t xml:space="preserve"> </w:t>
      </w:r>
      <w:proofErr w:type="spellStart"/>
      <w:r>
        <w:t>dengan</w:t>
      </w:r>
      <w:proofErr w:type="spellEnd"/>
      <w:r>
        <w:rPr>
          <w:spacing w:val="1"/>
        </w:rPr>
        <w:t xml:space="preserve"> </w:t>
      </w:r>
      <w:proofErr w:type="spellStart"/>
      <w:r>
        <w:t>meneliti</w:t>
      </w:r>
      <w:proofErr w:type="spellEnd"/>
      <w:r>
        <w:t xml:space="preserve"> </w:t>
      </w:r>
      <w:proofErr w:type="spellStart"/>
      <w:r>
        <w:t>hal-hal</w:t>
      </w:r>
      <w:proofErr w:type="spellEnd"/>
      <w:r>
        <w:t xml:space="preserve"> yang</w:t>
      </w:r>
      <w:r>
        <w:rPr>
          <w:spacing w:val="1"/>
        </w:rPr>
        <w:t xml:space="preserve"> </w:t>
      </w:r>
      <w:proofErr w:type="spellStart"/>
      <w:r>
        <w:lastRenderedPageBreak/>
        <w:t>berhubungan</w:t>
      </w:r>
      <w:proofErr w:type="spellEnd"/>
      <w:r>
        <w:t xml:space="preserve"> </w:t>
      </w:r>
      <w:proofErr w:type="spellStart"/>
      <w:r>
        <w:t>dengan</w:t>
      </w:r>
      <w:proofErr w:type="spellEnd"/>
      <w:r>
        <w:t xml:space="preserve"> </w:t>
      </w:r>
      <w:proofErr w:type="spellStart"/>
      <w:r>
        <w:t>sistem</w:t>
      </w:r>
      <w:proofErr w:type="spellEnd"/>
      <w:r>
        <w:t xml:space="preserve">, di </w:t>
      </w:r>
      <w:proofErr w:type="spellStart"/>
      <w:r>
        <w:t>antaranya</w:t>
      </w:r>
      <w:proofErr w:type="spellEnd"/>
      <w:r>
        <w:t xml:space="preserve"> </w:t>
      </w:r>
      <w:proofErr w:type="spellStart"/>
      <w:r>
        <w:t>spesifikasi</w:t>
      </w:r>
      <w:proofErr w:type="spellEnd"/>
      <w:r>
        <w:t xml:space="preserve"> </w:t>
      </w:r>
      <w:proofErr w:type="spellStart"/>
      <w:r>
        <w:t>masukan</w:t>
      </w:r>
      <w:proofErr w:type="spellEnd"/>
      <w:r>
        <w:t xml:space="preserve"> yang </w:t>
      </w:r>
      <w:proofErr w:type="spellStart"/>
      <w:r>
        <w:t>digunakan</w:t>
      </w:r>
      <w:proofErr w:type="spellEnd"/>
      <w:r>
        <w:t>,</w:t>
      </w:r>
      <w:r>
        <w:rPr>
          <w:spacing w:val="1"/>
        </w:rPr>
        <w:t xml:space="preserve"> </w:t>
      </w:r>
      <w:proofErr w:type="spellStart"/>
      <w:r>
        <w:t>prosedur</w:t>
      </w:r>
      <w:proofErr w:type="spellEnd"/>
      <w:r>
        <w:rPr>
          <w:spacing w:val="2"/>
        </w:rPr>
        <w:t xml:space="preserve"> </w:t>
      </w:r>
      <w:r>
        <w:t>yang</w:t>
      </w:r>
      <w:r>
        <w:rPr>
          <w:spacing w:val="-3"/>
        </w:rPr>
        <w:t xml:space="preserve"> </w:t>
      </w:r>
      <w:proofErr w:type="spellStart"/>
      <w:r>
        <w:t>dilakulan</w:t>
      </w:r>
      <w:proofErr w:type="spellEnd"/>
      <w:r>
        <w:rPr>
          <w:spacing w:val="1"/>
        </w:rPr>
        <w:t xml:space="preserve"> </w:t>
      </w:r>
      <w:r>
        <w:t>dan</w:t>
      </w:r>
      <w:r>
        <w:rPr>
          <w:spacing w:val="-1"/>
        </w:rPr>
        <w:t xml:space="preserve"> </w:t>
      </w:r>
      <w:proofErr w:type="spellStart"/>
      <w:r>
        <w:t>keluaran</w:t>
      </w:r>
      <w:proofErr w:type="spellEnd"/>
      <w:r>
        <w:rPr>
          <w:spacing w:val="4"/>
        </w:rPr>
        <w:t xml:space="preserve"> </w:t>
      </w:r>
      <w:r>
        <w:t>yang</w:t>
      </w:r>
      <w:r>
        <w:rPr>
          <w:spacing w:val="-3"/>
        </w:rPr>
        <w:t xml:space="preserve"> </w:t>
      </w:r>
      <w:proofErr w:type="spellStart"/>
      <w:r>
        <w:t>dihasilkan</w:t>
      </w:r>
      <w:proofErr w:type="spellEnd"/>
      <w:r>
        <w:t>.</w:t>
      </w:r>
    </w:p>
    <w:p w14:paraId="184DEAFC" w14:textId="77777777" w:rsidR="00764F79" w:rsidRDefault="00764F79" w:rsidP="00764F79">
      <w:pPr>
        <w:pStyle w:val="BodyText"/>
        <w:spacing w:before="1" w:line="480" w:lineRule="auto"/>
        <w:ind w:right="18" w:firstLine="720"/>
      </w:pPr>
      <w:r>
        <w:t>Pada</w:t>
      </w:r>
      <w:r>
        <w:rPr>
          <w:spacing w:val="18"/>
        </w:rPr>
        <w:t xml:space="preserve"> </w:t>
      </w:r>
      <w:proofErr w:type="spellStart"/>
      <w:r>
        <w:t>tahap</w:t>
      </w:r>
      <w:proofErr w:type="spellEnd"/>
      <w:r>
        <w:rPr>
          <w:spacing w:val="18"/>
        </w:rPr>
        <w:t xml:space="preserve"> </w:t>
      </w:r>
      <w:proofErr w:type="spellStart"/>
      <w:r>
        <w:t>ini</w:t>
      </w:r>
      <w:proofErr w:type="spellEnd"/>
      <w:r>
        <w:rPr>
          <w:spacing w:val="22"/>
        </w:rPr>
        <w:t xml:space="preserve"> </w:t>
      </w:r>
      <w:proofErr w:type="spellStart"/>
      <w:r>
        <w:t>akan</w:t>
      </w:r>
      <w:proofErr w:type="spellEnd"/>
      <w:r>
        <w:rPr>
          <w:spacing w:val="18"/>
        </w:rPr>
        <w:t xml:space="preserve"> </w:t>
      </w:r>
      <w:proofErr w:type="spellStart"/>
      <w:r>
        <w:t>dihasilkan</w:t>
      </w:r>
      <w:proofErr w:type="spellEnd"/>
      <w:r>
        <w:rPr>
          <w:spacing w:val="18"/>
        </w:rPr>
        <w:t xml:space="preserve"> </w:t>
      </w:r>
      <w:r>
        <w:t>model</w:t>
      </w:r>
      <w:r>
        <w:rPr>
          <w:spacing w:val="19"/>
        </w:rPr>
        <w:t xml:space="preserve"> </w:t>
      </w:r>
      <w:proofErr w:type="spellStart"/>
      <w:r>
        <w:t>dari</w:t>
      </w:r>
      <w:proofErr w:type="spellEnd"/>
      <w:r>
        <w:rPr>
          <w:spacing w:val="18"/>
        </w:rPr>
        <w:t xml:space="preserve"> </w:t>
      </w:r>
      <w:proofErr w:type="spellStart"/>
      <w:r>
        <w:t>sistem</w:t>
      </w:r>
      <w:proofErr w:type="spellEnd"/>
      <w:r>
        <w:rPr>
          <w:spacing w:val="21"/>
        </w:rPr>
        <w:t xml:space="preserve"> </w:t>
      </w:r>
      <w:r>
        <w:t>yang</w:t>
      </w:r>
      <w:r>
        <w:rPr>
          <w:spacing w:val="16"/>
        </w:rPr>
        <w:t xml:space="preserve"> </w:t>
      </w:r>
      <w:proofErr w:type="spellStart"/>
      <w:r>
        <w:t>ada</w:t>
      </w:r>
      <w:proofErr w:type="spellEnd"/>
      <w:r>
        <w:t>,</w:t>
      </w:r>
      <w:r>
        <w:rPr>
          <w:spacing w:val="18"/>
        </w:rPr>
        <w:t xml:space="preserve"> </w:t>
      </w:r>
      <w:proofErr w:type="spellStart"/>
      <w:r>
        <w:t>dengan</w:t>
      </w:r>
      <w:proofErr w:type="spellEnd"/>
      <w:r>
        <w:rPr>
          <w:spacing w:val="-57"/>
        </w:rPr>
        <w:t xml:space="preserve"> </w:t>
      </w:r>
      <w:proofErr w:type="spellStart"/>
      <w:r>
        <w:t>menggunakan</w:t>
      </w:r>
      <w:proofErr w:type="spellEnd"/>
      <w:r>
        <w:rPr>
          <w:spacing w:val="-1"/>
        </w:rPr>
        <w:t xml:space="preserve"> </w:t>
      </w:r>
      <w:proofErr w:type="spellStart"/>
      <w:r>
        <w:t>alat-alat</w:t>
      </w:r>
      <w:proofErr w:type="spellEnd"/>
      <w:r>
        <w:t xml:space="preserve"> </w:t>
      </w:r>
      <w:proofErr w:type="spellStart"/>
      <w:r>
        <w:t>antara</w:t>
      </w:r>
      <w:proofErr w:type="spellEnd"/>
      <w:r>
        <w:rPr>
          <w:spacing w:val="-1"/>
        </w:rPr>
        <w:t xml:space="preserve"> </w:t>
      </w:r>
      <w:r>
        <w:t>lain:</w:t>
      </w:r>
    </w:p>
    <w:p w14:paraId="003C895C" w14:textId="5F3D9984" w:rsidR="00764F79" w:rsidRDefault="00764F79" w:rsidP="00764F79">
      <w:pPr>
        <w:pStyle w:val="ListParagraph"/>
        <w:widowControl w:val="0"/>
        <w:numPr>
          <w:ilvl w:val="3"/>
          <w:numId w:val="33"/>
        </w:numPr>
        <w:tabs>
          <w:tab w:val="left" w:pos="1776"/>
        </w:tabs>
        <w:autoSpaceDE w:val="0"/>
        <w:autoSpaceDN w:val="0"/>
        <w:spacing w:before="123" w:after="0" w:line="240" w:lineRule="auto"/>
        <w:ind w:left="0" w:right="18" w:hanging="361"/>
        <w:contextualSpacing w:val="0"/>
        <w:rPr>
          <w:i/>
        </w:rPr>
      </w:pPr>
      <w:proofErr w:type="spellStart"/>
      <w:r>
        <w:rPr>
          <w:i/>
        </w:rPr>
        <w:t>F</w:t>
      </w:r>
      <w:r w:rsidR="00404F39">
        <w:rPr>
          <w:i/>
        </w:rPr>
        <w:t>l</w:t>
      </w:r>
      <w:r>
        <w:rPr>
          <w:i/>
        </w:rPr>
        <w:t>owmap</w:t>
      </w:r>
      <w:proofErr w:type="spellEnd"/>
    </w:p>
    <w:p w14:paraId="2D6E50A9" w14:textId="77777777" w:rsidR="00764F79" w:rsidRDefault="00764F79" w:rsidP="00764F79">
      <w:pPr>
        <w:pStyle w:val="BodyText"/>
        <w:spacing w:before="4"/>
        <w:ind w:right="18"/>
        <w:rPr>
          <w:i/>
          <w:sz w:val="22"/>
        </w:rPr>
      </w:pPr>
    </w:p>
    <w:p w14:paraId="7C192CBF" w14:textId="77777777" w:rsidR="00764F79" w:rsidRDefault="00764F79" w:rsidP="00764F79">
      <w:pPr>
        <w:pStyle w:val="BodyText"/>
        <w:spacing w:line="480" w:lineRule="auto"/>
        <w:ind w:right="18"/>
      </w:pPr>
      <w:proofErr w:type="spellStart"/>
      <w:r>
        <w:t>Penggambaran</w:t>
      </w:r>
      <w:proofErr w:type="spellEnd"/>
      <w:r>
        <w:t xml:space="preserve"> </w:t>
      </w:r>
      <w:proofErr w:type="spellStart"/>
      <w:r>
        <w:t>secara</w:t>
      </w:r>
      <w:proofErr w:type="spellEnd"/>
      <w:r>
        <w:t xml:space="preserve"> </w:t>
      </w:r>
      <w:proofErr w:type="spellStart"/>
      <w:r>
        <w:t>grafik</w:t>
      </w:r>
      <w:proofErr w:type="spellEnd"/>
      <w:r>
        <w:rPr>
          <w:spacing w:val="1"/>
        </w:rPr>
        <w:t xml:space="preserve"> </w:t>
      </w:r>
      <w:proofErr w:type="spellStart"/>
      <w:r>
        <w:t>dari</w:t>
      </w:r>
      <w:proofErr w:type="spellEnd"/>
      <w:r>
        <w:t xml:space="preserve"> </w:t>
      </w:r>
      <w:proofErr w:type="spellStart"/>
      <w:r>
        <w:t>langkah-angkah</w:t>
      </w:r>
      <w:proofErr w:type="spellEnd"/>
      <w:r>
        <w:rPr>
          <w:spacing w:val="1"/>
        </w:rPr>
        <w:t xml:space="preserve"> </w:t>
      </w:r>
      <w:r>
        <w:t xml:space="preserve">dan </w:t>
      </w:r>
      <w:proofErr w:type="spellStart"/>
      <w:r>
        <w:t>urutan</w:t>
      </w:r>
      <w:proofErr w:type="spellEnd"/>
      <w:r>
        <w:t xml:space="preserve"> </w:t>
      </w:r>
      <w:proofErr w:type="spellStart"/>
      <w:r>
        <w:t>prosedur</w:t>
      </w:r>
      <w:proofErr w:type="spellEnd"/>
      <w:r>
        <w:rPr>
          <w:spacing w:val="-57"/>
        </w:rPr>
        <w:t xml:space="preserve"> </w:t>
      </w:r>
      <w:proofErr w:type="spellStart"/>
      <w:r>
        <w:t>dari</w:t>
      </w:r>
      <w:proofErr w:type="spellEnd"/>
      <w:r>
        <w:rPr>
          <w:spacing w:val="-1"/>
        </w:rPr>
        <w:t xml:space="preserve"> </w:t>
      </w:r>
      <w:proofErr w:type="spellStart"/>
      <w:r>
        <w:t>suatu</w:t>
      </w:r>
      <w:proofErr w:type="spellEnd"/>
      <w:r>
        <w:t xml:space="preserve"> program</w:t>
      </w:r>
    </w:p>
    <w:p w14:paraId="6CD6A34E" w14:textId="77777777" w:rsidR="00764F79" w:rsidRDefault="00764F79" w:rsidP="00764F79">
      <w:pPr>
        <w:pStyle w:val="ListParagraph"/>
        <w:widowControl w:val="0"/>
        <w:numPr>
          <w:ilvl w:val="3"/>
          <w:numId w:val="33"/>
        </w:numPr>
        <w:tabs>
          <w:tab w:val="left" w:pos="1776"/>
        </w:tabs>
        <w:autoSpaceDE w:val="0"/>
        <w:autoSpaceDN w:val="0"/>
        <w:spacing w:before="123" w:after="0" w:line="240" w:lineRule="auto"/>
        <w:ind w:left="0" w:right="18" w:hanging="361"/>
        <w:contextualSpacing w:val="0"/>
        <w:rPr>
          <w:i/>
        </w:rPr>
      </w:pPr>
      <w:r>
        <w:rPr>
          <w:i/>
        </w:rPr>
        <w:t>Diagram</w:t>
      </w:r>
      <w:r>
        <w:rPr>
          <w:i/>
          <w:spacing w:val="-2"/>
        </w:rPr>
        <w:t xml:space="preserve"> </w:t>
      </w:r>
      <w:proofErr w:type="spellStart"/>
      <w:r>
        <w:rPr>
          <w:i/>
        </w:rPr>
        <w:t>konteks</w:t>
      </w:r>
      <w:proofErr w:type="spellEnd"/>
    </w:p>
    <w:p w14:paraId="0143D45C" w14:textId="77777777" w:rsidR="00764F79" w:rsidRDefault="00764F79" w:rsidP="00764F79">
      <w:pPr>
        <w:pStyle w:val="BodyText"/>
        <w:spacing w:before="1"/>
        <w:ind w:right="18"/>
        <w:rPr>
          <w:i/>
          <w:sz w:val="22"/>
        </w:rPr>
      </w:pPr>
    </w:p>
    <w:p w14:paraId="22368BFD" w14:textId="77777777" w:rsidR="00764F79" w:rsidRDefault="00764F79" w:rsidP="00764F79">
      <w:pPr>
        <w:pStyle w:val="BodyText"/>
        <w:spacing w:line="480" w:lineRule="auto"/>
        <w:ind w:right="18"/>
      </w:pPr>
      <w:r>
        <w:t>Diagram</w:t>
      </w:r>
      <w:r>
        <w:rPr>
          <w:spacing w:val="1"/>
        </w:rPr>
        <w:t xml:space="preserve"> </w:t>
      </w:r>
      <w:proofErr w:type="spellStart"/>
      <w:r>
        <w:t>Konteks</w:t>
      </w:r>
      <w:proofErr w:type="spellEnd"/>
      <w:r>
        <w:rPr>
          <w:spacing w:val="1"/>
        </w:rPr>
        <w:t xml:space="preserve"> </w:t>
      </w:r>
      <w:proofErr w:type="spellStart"/>
      <w:r>
        <w:t>adalah</w:t>
      </w:r>
      <w:proofErr w:type="spellEnd"/>
      <w:r>
        <w:rPr>
          <w:spacing w:val="1"/>
        </w:rPr>
        <w:t xml:space="preserve"> </w:t>
      </w:r>
      <w:proofErr w:type="spellStart"/>
      <w:r>
        <w:t>sebuah</w:t>
      </w:r>
      <w:proofErr w:type="spellEnd"/>
      <w:r>
        <w:rPr>
          <w:spacing w:val="1"/>
        </w:rPr>
        <w:t xml:space="preserve"> </w:t>
      </w:r>
      <w:r>
        <w:t>diagram</w:t>
      </w:r>
      <w:r>
        <w:rPr>
          <w:spacing w:val="1"/>
        </w:rPr>
        <w:t xml:space="preserve"> </w:t>
      </w:r>
      <w:proofErr w:type="spellStart"/>
      <w:r>
        <w:t>sederhana</w:t>
      </w:r>
      <w:proofErr w:type="spellEnd"/>
      <w:r>
        <w:rPr>
          <w:spacing w:val="1"/>
        </w:rPr>
        <w:t xml:space="preserve"> </w:t>
      </w:r>
      <w:r>
        <w:t>yang</w:t>
      </w:r>
      <w:r>
        <w:rPr>
          <w:spacing w:val="1"/>
        </w:rPr>
        <w:t xml:space="preserve"> </w:t>
      </w:r>
      <w:proofErr w:type="spellStart"/>
      <w:r>
        <w:t>menggambarkan</w:t>
      </w:r>
      <w:proofErr w:type="spellEnd"/>
      <w:r>
        <w:t xml:space="preserve"> </w:t>
      </w:r>
      <w:proofErr w:type="spellStart"/>
      <w:r>
        <w:t>hubungan</w:t>
      </w:r>
      <w:proofErr w:type="spellEnd"/>
      <w:r>
        <w:t xml:space="preserve"> </w:t>
      </w:r>
      <w:proofErr w:type="spellStart"/>
      <w:r>
        <w:t>antar</w:t>
      </w:r>
      <w:proofErr w:type="spellEnd"/>
      <w:r>
        <w:t xml:space="preserve"> entity </w:t>
      </w:r>
      <w:proofErr w:type="spellStart"/>
      <w:r>
        <w:t>luar</w:t>
      </w:r>
      <w:proofErr w:type="spellEnd"/>
      <w:r>
        <w:t xml:space="preserve">, </w:t>
      </w:r>
      <w:proofErr w:type="spellStart"/>
      <w:r>
        <w:t>masukkan</w:t>
      </w:r>
      <w:proofErr w:type="spellEnd"/>
      <w:r>
        <w:t xml:space="preserve"> dan </w:t>
      </w:r>
      <w:proofErr w:type="spellStart"/>
      <w:r>
        <w:t>keluaran</w:t>
      </w:r>
      <w:proofErr w:type="spellEnd"/>
      <w:r>
        <w:rPr>
          <w:spacing w:val="1"/>
        </w:rPr>
        <w:t xml:space="preserve"> </w:t>
      </w:r>
      <w:proofErr w:type="spellStart"/>
      <w:r>
        <w:t>dari</w:t>
      </w:r>
      <w:proofErr w:type="spellEnd"/>
      <w:r>
        <w:rPr>
          <w:spacing w:val="1"/>
        </w:rPr>
        <w:t xml:space="preserve"> </w:t>
      </w:r>
      <w:proofErr w:type="spellStart"/>
      <w:r>
        <w:t>sistem</w:t>
      </w:r>
      <w:proofErr w:type="spellEnd"/>
      <w:r>
        <w:t>.</w:t>
      </w:r>
      <w:r>
        <w:rPr>
          <w:spacing w:val="1"/>
        </w:rPr>
        <w:t xml:space="preserve"> </w:t>
      </w:r>
      <w:r>
        <w:t>Diagram</w:t>
      </w:r>
      <w:r>
        <w:rPr>
          <w:spacing w:val="1"/>
        </w:rPr>
        <w:t xml:space="preserve"> </w:t>
      </w:r>
      <w:proofErr w:type="spellStart"/>
      <w:r>
        <w:t>Konteks</w:t>
      </w:r>
      <w:proofErr w:type="spellEnd"/>
      <w:r>
        <w:rPr>
          <w:spacing w:val="1"/>
        </w:rPr>
        <w:t xml:space="preserve"> </w:t>
      </w:r>
      <w:proofErr w:type="spellStart"/>
      <w:r>
        <w:t>direpresentasikan</w:t>
      </w:r>
      <w:proofErr w:type="spellEnd"/>
      <w:r>
        <w:rPr>
          <w:spacing w:val="1"/>
        </w:rPr>
        <w:t xml:space="preserve"> </w:t>
      </w:r>
      <w:proofErr w:type="spellStart"/>
      <w:r>
        <w:t>dengan</w:t>
      </w:r>
      <w:proofErr w:type="spellEnd"/>
      <w:r>
        <w:rPr>
          <w:spacing w:val="1"/>
        </w:rPr>
        <w:t xml:space="preserve"> </w:t>
      </w:r>
      <w:proofErr w:type="spellStart"/>
      <w:r>
        <w:t>lingkaran</w:t>
      </w:r>
      <w:proofErr w:type="spellEnd"/>
      <w:r>
        <w:rPr>
          <w:spacing w:val="1"/>
        </w:rPr>
        <w:t xml:space="preserve"> </w:t>
      </w:r>
      <w:proofErr w:type="spellStart"/>
      <w:r>
        <w:t>tunggal</w:t>
      </w:r>
      <w:proofErr w:type="spellEnd"/>
      <w:r>
        <w:rPr>
          <w:spacing w:val="4"/>
        </w:rPr>
        <w:t xml:space="preserve"> </w:t>
      </w:r>
      <w:r>
        <w:t>yang</w:t>
      </w:r>
      <w:r>
        <w:rPr>
          <w:spacing w:val="-3"/>
        </w:rPr>
        <w:t xml:space="preserve"> </w:t>
      </w:r>
      <w:proofErr w:type="spellStart"/>
      <w:r>
        <w:t>mewakili</w:t>
      </w:r>
      <w:proofErr w:type="spellEnd"/>
      <w:r>
        <w:t xml:space="preserve"> </w:t>
      </w:r>
      <w:proofErr w:type="spellStart"/>
      <w:r>
        <w:t>keseluruhan</w:t>
      </w:r>
      <w:proofErr w:type="spellEnd"/>
      <w:r>
        <w:t xml:space="preserve"> </w:t>
      </w:r>
      <w:proofErr w:type="spellStart"/>
      <w:r>
        <w:t>sistem</w:t>
      </w:r>
      <w:proofErr w:type="spellEnd"/>
      <w:r>
        <w:t>.</w:t>
      </w:r>
    </w:p>
    <w:p w14:paraId="21A53617" w14:textId="77777777" w:rsidR="00764F79" w:rsidRDefault="00764F79" w:rsidP="00764F79">
      <w:pPr>
        <w:pStyle w:val="ListParagraph"/>
        <w:widowControl w:val="0"/>
        <w:numPr>
          <w:ilvl w:val="3"/>
          <w:numId w:val="33"/>
        </w:numPr>
        <w:tabs>
          <w:tab w:val="left" w:pos="1776"/>
        </w:tabs>
        <w:autoSpaceDE w:val="0"/>
        <w:autoSpaceDN w:val="0"/>
        <w:spacing w:before="123" w:after="0" w:line="240" w:lineRule="auto"/>
        <w:ind w:left="0" w:right="18" w:hanging="361"/>
        <w:contextualSpacing w:val="0"/>
        <w:rPr>
          <w:i/>
        </w:rPr>
      </w:pPr>
      <w:r>
        <w:rPr>
          <w:i/>
        </w:rPr>
        <w:t>Data</w:t>
      </w:r>
      <w:r>
        <w:rPr>
          <w:i/>
          <w:spacing w:val="-1"/>
        </w:rPr>
        <w:t xml:space="preserve"> </w:t>
      </w:r>
      <w:r>
        <w:rPr>
          <w:i/>
        </w:rPr>
        <w:t>Flow Diagram</w:t>
      </w:r>
    </w:p>
    <w:p w14:paraId="5A18D2C7" w14:textId="77777777" w:rsidR="00764F79" w:rsidRDefault="00764F79" w:rsidP="00764F79">
      <w:pPr>
        <w:pStyle w:val="BodyText"/>
        <w:spacing w:before="3"/>
        <w:ind w:right="18"/>
        <w:rPr>
          <w:i/>
          <w:sz w:val="22"/>
        </w:rPr>
      </w:pPr>
    </w:p>
    <w:p w14:paraId="2588677D" w14:textId="055B0A41" w:rsidR="00715340" w:rsidRPr="00715340" w:rsidRDefault="00764F79">
      <w:pPr>
        <w:pStyle w:val="BodyText"/>
        <w:spacing w:line="480" w:lineRule="auto"/>
        <w:ind w:right="18" w:firstLine="720"/>
        <w:rPr>
          <w:ins w:id="995" w:author="inacbg" w:date="2022-02-04T08:22:00Z"/>
          <w:b/>
          <w:bCs/>
          <w:rPrChange w:id="996" w:author="inacbg" w:date="2022-02-04T08:28:00Z">
            <w:rPr>
              <w:ins w:id="997" w:author="inacbg" w:date="2022-02-04T08:22:00Z"/>
            </w:rPr>
          </w:rPrChange>
        </w:rPr>
        <w:pPrChange w:id="998" w:author="inacbg" w:date="2022-02-04T08:23:00Z">
          <w:pPr>
            <w:pStyle w:val="BodyText"/>
            <w:spacing w:line="480" w:lineRule="auto"/>
            <w:ind w:left="695" w:right="1122" w:firstLine="720"/>
          </w:pPr>
        </w:pPrChange>
      </w:pPr>
      <w:r>
        <w:t xml:space="preserve">Data Flow Diagram (DFD) </w:t>
      </w:r>
      <w:proofErr w:type="spellStart"/>
      <w:r>
        <w:t>adalah</w:t>
      </w:r>
      <w:proofErr w:type="spellEnd"/>
      <w:r>
        <w:t xml:space="preserve"> </w:t>
      </w:r>
      <w:proofErr w:type="spellStart"/>
      <w:r>
        <w:t>suatu</w:t>
      </w:r>
      <w:proofErr w:type="spellEnd"/>
      <w:r>
        <w:t xml:space="preserve"> model </w:t>
      </w:r>
      <w:proofErr w:type="spellStart"/>
      <w:r>
        <w:t>logika</w:t>
      </w:r>
      <w:proofErr w:type="spellEnd"/>
      <w:r>
        <w:t xml:space="preserve"> data </w:t>
      </w:r>
      <w:proofErr w:type="spellStart"/>
      <w:r>
        <w:t>atau</w:t>
      </w:r>
      <w:proofErr w:type="spellEnd"/>
      <w:r>
        <w:t xml:space="preserve"> proses</w:t>
      </w:r>
      <w:r>
        <w:rPr>
          <w:spacing w:val="1"/>
        </w:rPr>
        <w:t xml:space="preserve"> </w:t>
      </w:r>
      <w:r>
        <w:t xml:space="preserve">yang </w:t>
      </w:r>
      <w:proofErr w:type="spellStart"/>
      <w:r>
        <w:t>dibuat</w:t>
      </w:r>
      <w:proofErr w:type="spellEnd"/>
      <w:r>
        <w:t xml:space="preserve"> </w:t>
      </w:r>
      <w:proofErr w:type="spellStart"/>
      <w:r>
        <w:t>untuk</w:t>
      </w:r>
      <w:proofErr w:type="spellEnd"/>
      <w:r>
        <w:t xml:space="preserve"> </w:t>
      </w:r>
      <w:proofErr w:type="spellStart"/>
      <w:r>
        <w:t>menggambarkan</w:t>
      </w:r>
      <w:proofErr w:type="spellEnd"/>
      <w:r>
        <w:t xml:space="preserve"> </w:t>
      </w:r>
      <w:proofErr w:type="spellStart"/>
      <w:r>
        <w:t>dari</w:t>
      </w:r>
      <w:proofErr w:type="spellEnd"/>
      <w:r>
        <w:t xml:space="preserve"> mana </w:t>
      </w:r>
      <w:proofErr w:type="spellStart"/>
      <w:r>
        <w:t>asal</w:t>
      </w:r>
      <w:proofErr w:type="spellEnd"/>
      <w:r>
        <w:t xml:space="preserve"> data dan </w:t>
      </w:r>
      <w:proofErr w:type="spellStart"/>
      <w:r>
        <w:t>kemana</w:t>
      </w:r>
      <w:proofErr w:type="spellEnd"/>
      <w:r>
        <w:rPr>
          <w:spacing w:val="1"/>
        </w:rPr>
        <w:t xml:space="preserve"> </w:t>
      </w:r>
      <w:proofErr w:type="spellStart"/>
      <w:r>
        <w:t>tujuan</w:t>
      </w:r>
      <w:proofErr w:type="spellEnd"/>
      <w:r>
        <w:t xml:space="preserve"> data yang </w:t>
      </w:r>
      <w:proofErr w:type="spellStart"/>
      <w:r>
        <w:t>keluar</w:t>
      </w:r>
      <w:proofErr w:type="spellEnd"/>
      <w:r>
        <w:t xml:space="preserve"> </w:t>
      </w:r>
      <w:proofErr w:type="spellStart"/>
      <w:r>
        <w:t>dari</w:t>
      </w:r>
      <w:proofErr w:type="spellEnd"/>
      <w:r>
        <w:t xml:space="preserve"> </w:t>
      </w:r>
      <w:proofErr w:type="spellStart"/>
      <w:r>
        <w:t>sistem</w:t>
      </w:r>
      <w:proofErr w:type="spellEnd"/>
      <w:r>
        <w:t xml:space="preserve">, </w:t>
      </w:r>
      <w:proofErr w:type="spellStart"/>
      <w:r>
        <w:t>dimana</w:t>
      </w:r>
      <w:proofErr w:type="spellEnd"/>
      <w:r>
        <w:t xml:space="preserve"> data </w:t>
      </w:r>
      <w:proofErr w:type="spellStart"/>
      <w:r>
        <w:t>disimpan</w:t>
      </w:r>
      <w:proofErr w:type="spellEnd"/>
      <w:r>
        <w:t xml:space="preserve">, proses </w:t>
      </w:r>
      <w:proofErr w:type="spellStart"/>
      <w:r>
        <w:t>apa</w:t>
      </w:r>
      <w:proofErr w:type="spellEnd"/>
      <w:r>
        <w:rPr>
          <w:spacing w:val="1"/>
        </w:rPr>
        <w:t xml:space="preserve"> </w:t>
      </w:r>
      <w:r>
        <w:t xml:space="preserve">yang </w:t>
      </w:r>
      <w:proofErr w:type="spellStart"/>
      <w:r>
        <w:t>menghasilkan</w:t>
      </w:r>
      <w:proofErr w:type="spellEnd"/>
      <w:r>
        <w:t xml:space="preserve"> data </w:t>
      </w:r>
      <w:proofErr w:type="spellStart"/>
      <w:r>
        <w:t>tersebut</w:t>
      </w:r>
      <w:proofErr w:type="spellEnd"/>
      <w:r>
        <w:t xml:space="preserve"> dan </w:t>
      </w:r>
      <w:proofErr w:type="spellStart"/>
      <w:r>
        <w:t>interaksi</w:t>
      </w:r>
      <w:proofErr w:type="spellEnd"/>
      <w:r>
        <w:t xml:space="preserve"> </w:t>
      </w:r>
      <w:proofErr w:type="spellStart"/>
      <w:r>
        <w:t>antara</w:t>
      </w:r>
      <w:proofErr w:type="spellEnd"/>
      <w:r>
        <w:t xml:space="preserve"> data </w:t>
      </w:r>
      <w:proofErr w:type="spellStart"/>
      <w:r>
        <w:t>tersimpan</w:t>
      </w:r>
      <w:proofErr w:type="spellEnd"/>
      <w:r>
        <w:rPr>
          <w:spacing w:val="1"/>
        </w:rPr>
        <w:t xml:space="preserve"> </w:t>
      </w:r>
      <w:r>
        <w:t>dan</w:t>
      </w:r>
      <w:r>
        <w:rPr>
          <w:spacing w:val="-1"/>
        </w:rPr>
        <w:t xml:space="preserve"> </w:t>
      </w:r>
      <w:r>
        <w:t>proses</w:t>
      </w:r>
      <w:r>
        <w:rPr>
          <w:spacing w:val="4"/>
        </w:rPr>
        <w:t xml:space="preserve"> </w:t>
      </w:r>
      <w:r>
        <w:t>yang</w:t>
      </w:r>
      <w:r>
        <w:rPr>
          <w:spacing w:val="-3"/>
        </w:rPr>
        <w:t xml:space="preserve"> </w:t>
      </w:r>
      <w:proofErr w:type="spellStart"/>
      <w:r>
        <w:t>dikenakan</w:t>
      </w:r>
      <w:proofErr w:type="spellEnd"/>
      <w:r>
        <w:t xml:space="preserve"> pada</w:t>
      </w:r>
      <w:r>
        <w:rPr>
          <w:spacing w:val="-1"/>
        </w:rPr>
        <w:t xml:space="preserve"> </w:t>
      </w:r>
      <w:r>
        <w:t xml:space="preserve">data </w:t>
      </w:r>
      <w:proofErr w:type="spellStart"/>
      <w:r>
        <w:t>tersebut</w:t>
      </w:r>
      <w:proofErr w:type="spellEnd"/>
      <w:r>
        <w:t>.</w:t>
      </w:r>
    </w:p>
    <w:p w14:paraId="530A0D57" w14:textId="522C95E5" w:rsidR="00A8652E" w:rsidRPr="00225C38" w:rsidDel="001560B4" w:rsidRDefault="00A8652E" w:rsidP="00A8652E">
      <w:pPr>
        <w:rPr>
          <w:del w:id="999" w:author="inacbg" w:date="2022-02-04T08:22:00Z"/>
          <w:rFonts w:eastAsia="Times New Roman"/>
          <w:b/>
          <w:bCs/>
          <w:szCs w:val="26"/>
        </w:rPr>
      </w:pPr>
      <w:del w:id="1000" w:author="inacbg" w:date="2022-02-04T08:22:00Z">
        <w:r w:rsidRPr="00A8652E" w:rsidDel="001560B4">
          <w:delText>Duis at nisi eu diam tempus tincidunt sed id nunc. Curabitur eget mauris felis, id bibendum risus. Duis congue posuere quam, nec pulvinar justo venenatis hendrerit. Nullam et justo ac urna cursus interdum non ac quam. Etiam consectetur, sapien in tincidunt tristique, erat lacus ullamcorper urna, sit amet elementum diam nisi sit amet ante. Praesent quis sem ligula. Class aptent taciti sociosqu ad litora torquent per conubia nostra, per inceptos himenaeos. Donec id nisl ut ante adipiscing porttitor. Mauris vel velit velit. Vestibulum ante ipsum primis in faucibus orci luctus et ultrices posuere cubilia Curae; Donec neque lectus, fringilla id commodo ut, dictum quis nulla. Pellentesque habitant morbi tristique senectus et netus et malesuada fames ac turpis egestas. Sed aliquam diam in enim vulputate euismod. Proin tempor urna quis metus gravida rutrum. Sed lobortis nunc at urna malesuada id gravida est fermentum. Sed quis augue ante, dignissim vehicula neque. In hac habitasse platea dictumst. Donec a ligula nulla, a posuere velit. Nullam suscipit sodales turpis dignissim pharetra. Donec vel lacus ipsum.</w:delText>
        </w:r>
        <w:bookmarkStart w:id="1001" w:name="_Toc94885842"/>
        <w:bookmarkStart w:id="1002" w:name="_Toc94885875"/>
        <w:bookmarkStart w:id="1003" w:name="_Toc94886072"/>
        <w:bookmarkEnd w:id="1001"/>
        <w:bookmarkEnd w:id="1002"/>
        <w:bookmarkEnd w:id="1003"/>
      </w:del>
    </w:p>
    <w:p w14:paraId="10F0E437" w14:textId="77777777" w:rsidR="00392EFE" w:rsidRDefault="00392EFE" w:rsidP="00AF65DC">
      <w:pPr>
        <w:pStyle w:val="Heading1"/>
        <w:sectPr w:rsidR="00392EFE" w:rsidSect="00606D74">
          <w:pgSz w:w="11907" w:h="16839" w:code="9"/>
          <w:pgMar w:top="1701" w:right="1701" w:bottom="1701" w:left="2268" w:header="720" w:footer="720" w:gutter="0"/>
          <w:pgNumType w:start="1"/>
          <w:cols w:space="720"/>
          <w:titlePg/>
          <w:docGrid w:linePitch="360"/>
        </w:sectPr>
      </w:pPr>
      <w:bookmarkStart w:id="1004" w:name="_Toc294459980"/>
      <w:bookmarkStart w:id="1005" w:name="_Toc294460236"/>
      <w:bookmarkStart w:id="1006" w:name="_Toc294460494"/>
      <w:bookmarkStart w:id="1007" w:name="_Toc294459982"/>
      <w:bookmarkStart w:id="1008" w:name="_Toc294460238"/>
      <w:bookmarkStart w:id="1009" w:name="_Toc294460496"/>
      <w:bookmarkStart w:id="1010" w:name="_Toc294459983"/>
      <w:bookmarkStart w:id="1011" w:name="_Toc294460239"/>
      <w:bookmarkStart w:id="1012" w:name="_Toc294460497"/>
      <w:bookmarkStart w:id="1013" w:name="_Toc294459984"/>
      <w:bookmarkStart w:id="1014" w:name="_Toc294460240"/>
      <w:bookmarkStart w:id="1015" w:name="_Toc294460498"/>
      <w:bookmarkStart w:id="1016" w:name="_Toc294459985"/>
      <w:bookmarkStart w:id="1017" w:name="_Toc294460241"/>
      <w:bookmarkStart w:id="1018" w:name="_Toc294460499"/>
      <w:bookmarkStart w:id="1019" w:name="_Toc294459986"/>
      <w:bookmarkStart w:id="1020" w:name="_Toc294460242"/>
      <w:bookmarkStart w:id="1021" w:name="_Toc294460500"/>
      <w:bookmarkStart w:id="1022" w:name="_Toc294459987"/>
      <w:bookmarkStart w:id="1023" w:name="_Toc294460243"/>
      <w:bookmarkStart w:id="1024" w:name="_Toc294460501"/>
      <w:bookmarkStart w:id="1025" w:name="_Toc294459988"/>
      <w:bookmarkStart w:id="1026" w:name="_Toc294460244"/>
      <w:bookmarkStart w:id="1027" w:name="_Toc294460502"/>
      <w:bookmarkStart w:id="1028" w:name="_Toc294459989"/>
      <w:bookmarkStart w:id="1029" w:name="_Toc294460245"/>
      <w:bookmarkStart w:id="1030" w:name="_Toc2944605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p>
    <w:p w14:paraId="30EE9DF5" w14:textId="5BE250F4" w:rsidR="00FE02AD" w:rsidRDefault="006B45E0" w:rsidP="00AF65DC">
      <w:pPr>
        <w:pStyle w:val="Heading1"/>
      </w:pPr>
      <w:r>
        <w:lastRenderedPageBreak/>
        <w:br/>
      </w:r>
      <w:bookmarkStart w:id="1031" w:name="_Toc292386338"/>
      <w:del w:id="1032" w:author="Husni Mubarok" w:date="2022-01-27T14:22:00Z">
        <w:r w:rsidR="00F76CF0" w:rsidDel="00E67FA4">
          <w:delText>LANDASAN TEORI</w:delText>
        </w:r>
      </w:del>
      <w:bookmarkEnd w:id="1031"/>
      <w:r w:rsidR="00392EFE" w:rsidRPr="00392EFE">
        <w:rPr>
          <w:rFonts w:ascii="Book Antiqua" w:eastAsia="Calibri" w:hAnsi="Book Antiqua"/>
          <w:lang w:val="en-ID"/>
        </w:rPr>
        <w:t xml:space="preserve"> </w:t>
      </w:r>
      <w:bookmarkStart w:id="1033" w:name="_Toc94886073"/>
      <w:r w:rsidR="00392EFE" w:rsidRPr="0067701E">
        <w:rPr>
          <w:rFonts w:ascii="Book Antiqua" w:eastAsia="Calibri" w:hAnsi="Book Antiqua"/>
          <w:lang w:val="en-ID"/>
        </w:rPr>
        <w:t>LANDASAN TEORI</w:t>
      </w:r>
      <w:bookmarkEnd w:id="1033"/>
    </w:p>
    <w:p w14:paraId="43AD1AC4" w14:textId="6EFBC0F8" w:rsidR="00E44CEA" w:rsidRDefault="00FE02AD" w:rsidP="00E44CEA">
      <w:pPr>
        <w:pStyle w:val="Heading2"/>
        <w:rPr>
          <w:iCs/>
        </w:rPr>
      </w:pPr>
      <w:bookmarkStart w:id="1034" w:name="_Toc292386028"/>
      <w:bookmarkStart w:id="1035" w:name="_Toc292386341"/>
      <w:bookmarkStart w:id="1036" w:name="_Ref294385896"/>
      <w:bookmarkStart w:id="1037" w:name="_Ref294385905"/>
      <w:del w:id="1038" w:author="Husni Mubarok" w:date="2022-01-27T14:25:00Z">
        <w:r w:rsidRPr="006546BF" w:rsidDel="006546BF">
          <w:rPr>
            <w:iCs/>
            <w:rPrChange w:id="1039" w:author="Husni Mubarok" w:date="2022-01-27T14:25:00Z">
              <w:rPr>
                <w:i/>
              </w:rPr>
            </w:rPrChange>
          </w:rPr>
          <w:delText xml:space="preserve">News Feed </w:delText>
        </w:r>
        <w:r w:rsidRPr="000B20F7" w:rsidDel="006546BF">
          <w:rPr>
            <w:iCs/>
          </w:rPr>
          <w:delText>dan RSS</w:delText>
        </w:r>
      </w:del>
      <w:bookmarkStart w:id="1040" w:name="_Toc94886074"/>
      <w:bookmarkEnd w:id="1034"/>
      <w:bookmarkEnd w:id="1035"/>
      <w:bookmarkEnd w:id="1036"/>
      <w:bookmarkEnd w:id="1037"/>
      <w:proofErr w:type="spellStart"/>
      <w:r w:rsidR="00F15E35">
        <w:rPr>
          <w:iCs/>
        </w:rPr>
        <w:t>Pengertian</w:t>
      </w:r>
      <w:proofErr w:type="spellEnd"/>
      <w:r w:rsidR="00F15E35">
        <w:rPr>
          <w:iCs/>
        </w:rPr>
        <w:t xml:space="preserve"> </w:t>
      </w:r>
      <w:proofErr w:type="spellStart"/>
      <w:r w:rsidR="00F15E35">
        <w:rPr>
          <w:iCs/>
        </w:rPr>
        <w:t>Sistem</w:t>
      </w:r>
      <w:bookmarkEnd w:id="1040"/>
      <w:proofErr w:type="spellEnd"/>
    </w:p>
    <w:p w14:paraId="4E7E6575" w14:textId="77777777" w:rsidR="00985849" w:rsidRDefault="00985849" w:rsidP="00E44CEA">
      <w:pPr>
        <w:pStyle w:val="BodyText"/>
        <w:spacing w:line="480" w:lineRule="auto"/>
        <w:ind w:right="18" w:firstLine="708"/>
      </w:pPr>
      <w:proofErr w:type="spellStart"/>
      <w:r w:rsidRPr="00985849">
        <w:t>Menurut</w:t>
      </w:r>
      <w:proofErr w:type="spellEnd"/>
      <w:r w:rsidRPr="00985849">
        <w:t xml:space="preserve"> Kamus </w:t>
      </w:r>
      <w:proofErr w:type="spellStart"/>
      <w:r w:rsidRPr="00985849">
        <w:t>Besar</w:t>
      </w:r>
      <w:proofErr w:type="spellEnd"/>
      <w:r w:rsidRPr="00985849">
        <w:t xml:space="preserve"> Bahasa Indonesia (KBBI), </w:t>
      </w:r>
      <w:proofErr w:type="spellStart"/>
      <w:r w:rsidRPr="00985849">
        <w:t>sistem</w:t>
      </w:r>
      <w:proofErr w:type="spellEnd"/>
      <w:r w:rsidRPr="00985849">
        <w:t xml:space="preserve"> </w:t>
      </w:r>
      <w:proofErr w:type="spellStart"/>
      <w:r w:rsidRPr="00985849">
        <w:t>adalah</w:t>
      </w:r>
      <w:proofErr w:type="spellEnd"/>
      <w:r w:rsidRPr="00985849">
        <w:t xml:space="preserve"> </w:t>
      </w:r>
      <w:proofErr w:type="spellStart"/>
      <w:r w:rsidRPr="00985849">
        <w:t>perangkat</w:t>
      </w:r>
      <w:proofErr w:type="spellEnd"/>
      <w:r w:rsidRPr="00985849">
        <w:t xml:space="preserve"> </w:t>
      </w:r>
      <w:proofErr w:type="spellStart"/>
      <w:r w:rsidRPr="00985849">
        <w:t>unsur</w:t>
      </w:r>
      <w:proofErr w:type="spellEnd"/>
      <w:r w:rsidRPr="00985849">
        <w:t xml:space="preserve"> yang </w:t>
      </w:r>
      <w:proofErr w:type="spellStart"/>
      <w:r w:rsidRPr="00985849">
        <w:t>secara</w:t>
      </w:r>
      <w:proofErr w:type="spellEnd"/>
      <w:r w:rsidRPr="00985849">
        <w:t xml:space="preserve"> </w:t>
      </w:r>
      <w:proofErr w:type="spellStart"/>
      <w:r w:rsidRPr="00985849">
        <w:t>teratur</w:t>
      </w:r>
      <w:proofErr w:type="spellEnd"/>
      <w:r w:rsidRPr="00985849">
        <w:t xml:space="preserve"> </w:t>
      </w:r>
      <w:proofErr w:type="spellStart"/>
      <w:r w:rsidRPr="00985849">
        <w:t>saling</w:t>
      </w:r>
      <w:proofErr w:type="spellEnd"/>
      <w:r w:rsidRPr="00985849">
        <w:t xml:space="preserve"> </w:t>
      </w:r>
      <w:proofErr w:type="spellStart"/>
      <w:r w:rsidRPr="00985849">
        <w:t>berkaitan</w:t>
      </w:r>
      <w:proofErr w:type="spellEnd"/>
      <w:r w:rsidRPr="00985849">
        <w:t xml:space="preserve"> </w:t>
      </w:r>
      <w:proofErr w:type="spellStart"/>
      <w:r w:rsidRPr="00985849">
        <w:t>sehingga</w:t>
      </w:r>
      <w:proofErr w:type="spellEnd"/>
      <w:r w:rsidRPr="00985849">
        <w:t xml:space="preserve"> </w:t>
      </w:r>
      <w:proofErr w:type="spellStart"/>
      <w:r w:rsidRPr="00985849">
        <w:t>membentuk</w:t>
      </w:r>
      <w:proofErr w:type="spellEnd"/>
      <w:r w:rsidRPr="00985849">
        <w:t xml:space="preserve"> </w:t>
      </w:r>
      <w:proofErr w:type="spellStart"/>
      <w:r w:rsidRPr="00985849">
        <w:t>suatu</w:t>
      </w:r>
      <w:proofErr w:type="spellEnd"/>
      <w:r w:rsidRPr="00985849">
        <w:t xml:space="preserve"> </w:t>
      </w:r>
      <w:proofErr w:type="spellStart"/>
      <w:r w:rsidRPr="00985849">
        <w:t>totalitas</w:t>
      </w:r>
      <w:proofErr w:type="spellEnd"/>
      <w:r w:rsidRPr="00985849">
        <w:t xml:space="preserve">. </w:t>
      </w:r>
      <w:proofErr w:type="spellStart"/>
      <w:r w:rsidRPr="00985849">
        <w:t>Sistem</w:t>
      </w:r>
      <w:proofErr w:type="spellEnd"/>
      <w:r w:rsidRPr="00985849">
        <w:t xml:space="preserve"> juga </w:t>
      </w:r>
      <w:proofErr w:type="spellStart"/>
      <w:r w:rsidRPr="00985849">
        <w:t>diartikan</w:t>
      </w:r>
      <w:proofErr w:type="spellEnd"/>
      <w:r w:rsidRPr="00985849">
        <w:t xml:space="preserve"> </w:t>
      </w:r>
      <w:proofErr w:type="spellStart"/>
      <w:r w:rsidRPr="00985849">
        <w:t>sebagai</w:t>
      </w:r>
      <w:proofErr w:type="spellEnd"/>
      <w:r w:rsidRPr="00985849">
        <w:t xml:space="preserve"> </w:t>
      </w:r>
      <w:proofErr w:type="spellStart"/>
      <w:r w:rsidRPr="00985849">
        <w:t>susunan</w:t>
      </w:r>
      <w:proofErr w:type="spellEnd"/>
      <w:r w:rsidRPr="00985849">
        <w:t xml:space="preserve"> yang </w:t>
      </w:r>
      <w:proofErr w:type="spellStart"/>
      <w:r w:rsidRPr="00985849">
        <w:t>teratur</w:t>
      </w:r>
      <w:proofErr w:type="spellEnd"/>
      <w:r w:rsidRPr="00985849">
        <w:t xml:space="preserve"> </w:t>
      </w:r>
      <w:proofErr w:type="spellStart"/>
      <w:r w:rsidRPr="00985849">
        <w:t>dari</w:t>
      </w:r>
      <w:proofErr w:type="spellEnd"/>
      <w:r w:rsidRPr="00985849">
        <w:t xml:space="preserve"> </w:t>
      </w:r>
      <w:proofErr w:type="spellStart"/>
      <w:r w:rsidRPr="00985849">
        <w:t>pandangan</w:t>
      </w:r>
      <w:proofErr w:type="spellEnd"/>
      <w:r w:rsidRPr="00985849">
        <w:t xml:space="preserve">, </w:t>
      </w:r>
      <w:proofErr w:type="spellStart"/>
      <w:r w:rsidRPr="00985849">
        <w:t>teori</w:t>
      </w:r>
      <w:proofErr w:type="spellEnd"/>
      <w:r w:rsidRPr="00985849">
        <w:t xml:space="preserve">, </w:t>
      </w:r>
      <w:proofErr w:type="spellStart"/>
      <w:r w:rsidRPr="00985849">
        <w:t>asas</w:t>
      </w:r>
      <w:proofErr w:type="spellEnd"/>
      <w:r w:rsidRPr="00985849">
        <w:t xml:space="preserve">, dan </w:t>
      </w:r>
      <w:proofErr w:type="spellStart"/>
      <w:r w:rsidRPr="00985849">
        <w:t>sebagainya</w:t>
      </w:r>
      <w:proofErr w:type="spellEnd"/>
      <w:r w:rsidRPr="00985849">
        <w:t xml:space="preserve">. KBBI juga </w:t>
      </w:r>
      <w:proofErr w:type="spellStart"/>
      <w:r w:rsidRPr="00985849">
        <w:t>mendefinisikan</w:t>
      </w:r>
      <w:proofErr w:type="spellEnd"/>
      <w:r w:rsidRPr="00985849">
        <w:t xml:space="preserve"> </w:t>
      </w:r>
      <w:proofErr w:type="spellStart"/>
      <w:r w:rsidRPr="00985849">
        <w:t>pengertian</w:t>
      </w:r>
      <w:proofErr w:type="spellEnd"/>
      <w:r w:rsidRPr="00985849">
        <w:t xml:space="preserve"> </w:t>
      </w:r>
      <w:proofErr w:type="spellStart"/>
      <w:r w:rsidRPr="00985849">
        <w:t>sistem</w:t>
      </w:r>
      <w:proofErr w:type="spellEnd"/>
      <w:r w:rsidRPr="00985849">
        <w:t xml:space="preserve"> </w:t>
      </w:r>
      <w:proofErr w:type="spellStart"/>
      <w:r w:rsidRPr="00985849">
        <w:t>sebagai</w:t>
      </w:r>
      <w:proofErr w:type="spellEnd"/>
      <w:r w:rsidRPr="00985849">
        <w:t xml:space="preserve"> </w:t>
      </w:r>
      <w:proofErr w:type="spellStart"/>
      <w:r w:rsidRPr="00985849">
        <w:t>sebuah</w:t>
      </w:r>
      <w:proofErr w:type="spellEnd"/>
      <w:r w:rsidRPr="00985849">
        <w:t xml:space="preserve"> </w:t>
      </w:r>
      <w:proofErr w:type="spellStart"/>
      <w:r w:rsidRPr="00985849">
        <w:t>metode</w:t>
      </w:r>
      <w:proofErr w:type="spellEnd"/>
      <w:r w:rsidRPr="00985849">
        <w:t>.</w:t>
      </w:r>
    </w:p>
    <w:p w14:paraId="03CAF4CA" w14:textId="4D403422" w:rsidR="00E44CEA" w:rsidRDefault="00E30B6E" w:rsidP="00E44CEA">
      <w:pPr>
        <w:pStyle w:val="BodyText"/>
        <w:spacing w:line="480" w:lineRule="auto"/>
        <w:ind w:right="18" w:firstLine="708"/>
      </w:pPr>
      <w:proofErr w:type="spellStart"/>
      <w:r w:rsidRPr="00E30B6E">
        <w:t>Menurut</w:t>
      </w:r>
      <w:proofErr w:type="spellEnd"/>
      <w:r w:rsidRPr="00E30B6E">
        <w:t xml:space="preserve"> Romney (2015: 2) </w:t>
      </w:r>
      <w:proofErr w:type="spellStart"/>
      <w:r w:rsidRPr="00E30B6E">
        <w:t>sistem</w:t>
      </w:r>
      <w:proofErr w:type="spellEnd"/>
      <w:r w:rsidRPr="00E30B6E">
        <w:t xml:space="preserve"> </w:t>
      </w:r>
      <w:proofErr w:type="spellStart"/>
      <w:r w:rsidRPr="00E30B6E">
        <w:t>adalah</w:t>
      </w:r>
      <w:proofErr w:type="spellEnd"/>
      <w:r w:rsidRPr="00E30B6E">
        <w:t xml:space="preserve"> </w:t>
      </w:r>
      <w:proofErr w:type="spellStart"/>
      <w:r w:rsidRPr="00E30B6E">
        <w:t>serangkaian</w:t>
      </w:r>
      <w:proofErr w:type="spellEnd"/>
      <w:r w:rsidRPr="00E30B6E">
        <w:t xml:space="preserve"> </w:t>
      </w:r>
      <w:proofErr w:type="spellStart"/>
      <w:r w:rsidRPr="00E30B6E">
        <w:t>dua</w:t>
      </w:r>
      <w:proofErr w:type="spellEnd"/>
      <w:r w:rsidRPr="00E30B6E">
        <w:t xml:space="preserve"> </w:t>
      </w:r>
      <w:proofErr w:type="spellStart"/>
      <w:r w:rsidRPr="00E30B6E">
        <w:t>atau</w:t>
      </w:r>
      <w:proofErr w:type="spellEnd"/>
      <w:r w:rsidRPr="00E30B6E">
        <w:t xml:space="preserve"> </w:t>
      </w:r>
      <w:proofErr w:type="spellStart"/>
      <w:r w:rsidRPr="00E30B6E">
        <w:t>lebih</w:t>
      </w:r>
      <w:proofErr w:type="spellEnd"/>
      <w:r w:rsidRPr="00E30B6E">
        <w:t xml:space="preserve"> </w:t>
      </w:r>
      <w:proofErr w:type="spellStart"/>
      <w:r w:rsidRPr="00E30B6E">
        <w:t>komponen</w:t>
      </w:r>
      <w:proofErr w:type="spellEnd"/>
      <w:r w:rsidRPr="00E30B6E">
        <w:t xml:space="preserve"> yang </w:t>
      </w:r>
      <w:proofErr w:type="spellStart"/>
      <w:r w:rsidRPr="00E30B6E">
        <w:t>saling</w:t>
      </w:r>
      <w:proofErr w:type="spellEnd"/>
      <w:r w:rsidRPr="00E30B6E">
        <w:t xml:space="preserve"> </w:t>
      </w:r>
      <w:proofErr w:type="spellStart"/>
      <w:r w:rsidRPr="00E30B6E">
        <w:t>terkait</w:t>
      </w:r>
      <w:proofErr w:type="spellEnd"/>
      <w:r w:rsidRPr="00E30B6E">
        <w:t xml:space="preserve"> dan </w:t>
      </w:r>
      <w:proofErr w:type="spellStart"/>
      <w:r w:rsidRPr="00E30B6E">
        <w:t>berinteraksi</w:t>
      </w:r>
      <w:proofErr w:type="spellEnd"/>
      <w:r w:rsidRPr="00E30B6E">
        <w:t xml:space="preserve"> </w:t>
      </w:r>
      <w:proofErr w:type="spellStart"/>
      <w:r w:rsidRPr="00E30B6E">
        <w:t>untuk</w:t>
      </w:r>
      <w:proofErr w:type="spellEnd"/>
      <w:r w:rsidRPr="00E30B6E">
        <w:t xml:space="preserve"> </w:t>
      </w:r>
      <w:proofErr w:type="spellStart"/>
      <w:r w:rsidRPr="00E30B6E">
        <w:t>mencapai</w:t>
      </w:r>
      <w:proofErr w:type="spellEnd"/>
      <w:r w:rsidRPr="00E30B6E">
        <w:t xml:space="preserve"> </w:t>
      </w:r>
      <w:proofErr w:type="spellStart"/>
      <w:r w:rsidRPr="00E30B6E">
        <w:t>suatu</w:t>
      </w:r>
      <w:proofErr w:type="spellEnd"/>
      <w:r w:rsidRPr="00E30B6E">
        <w:t xml:space="preserve"> </w:t>
      </w:r>
      <w:proofErr w:type="spellStart"/>
      <w:r w:rsidRPr="00E30B6E">
        <w:t>tujuan</w:t>
      </w:r>
      <w:proofErr w:type="spellEnd"/>
      <w:r w:rsidRPr="00E30B6E">
        <w:t>.</w:t>
      </w:r>
    </w:p>
    <w:p w14:paraId="211F655A" w14:textId="10FB376F" w:rsidR="00F15E35" w:rsidRPr="00F15E35" w:rsidRDefault="00F15E35" w:rsidP="00F15E35">
      <w:pPr>
        <w:pStyle w:val="ListParagraph"/>
        <w:numPr>
          <w:ilvl w:val="1"/>
          <w:numId w:val="31"/>
        </w:numPr>
        <w:ind w:left="720" w:hanging="720"/>
        <w:outlineLvl w:val="1"/>
      </w:pPr>
      <w:bookmarkStart w:id="1041" w:name="_Toc94886075"/>
      <w:proofErr w:type="spellStart"/>
      <w:r>
        <w:rPr>
          <w:b/>
          <w:bCs/>
        </w:rPr>
        <w:t>Konsep</w:t>
      </w:r>
      <w:proofErr w:type="spellEnd"/>
      <w:r>
        <w:rPr>
          <w:b/>
          <w:bCs/>
        </w:rPr>
        <w:t xml:space="preserve"> </w:t>
      </w:r>
      <w:proofErr w:type="spellStart"/>
      <w:r>
        <w:rPr>
          <w:b/>
          <w:bCs/>
        </w:rPr>
        <w:t>Pendaftaran</w:t>
      </w:r>
      <w:proofErr w:type="spellEnd"/>
      <w:r>
        <w:rPr>
          <w:b/>
          <w:bCs/>
        </w:rPr>
        <w:t xml:space="preserve"> </w:t>
      </w:r>
      <w:proofErr w:type="spellStart"/>
      <w:r w:rsidR="005F1A16">
        <w:rPr>
          <w:b/>
          <w:bCs/>
        </w:rPr>
        <w:t>Pasien</w:t>
      </w:r>
      <w:bookmarkEnd w:id="1041"/>
      <w:proofErr w:type="spellEnd"/>
    </w:p>
    <w:p w14:paraId="7B1DDCBD" w14:textId="1E635681" w:rsidR="00F15E35" w:rsidRDefault="00F15E35" w:rsidP="00F71B4B">
      <w:pPr>
        <w:pStyle w:val="ListParagraph"/>
        <w:numPr>
          <w:ilvl w:val="2"/>
          <w:numId w:val="31"/>
        </w:numPr>
        <w:ind w:left="720" w:hanging="720"/>
      </w:pPr>
      <w:proofErr w:type="spellStart"/>
      <w:r>
        <w:t>Pendaftaran</w:t>
      </w:r>
      <w:proofErr w:type="spellEnd"/>
    </w:p>
    <w:p w14:paraId="34E797CF" w14:textId="77777777" w:rsidR="00E30B6E" w:rsidRDefault="00E30B6E" w:rsidP="00F71B4B">
      <w:pPr>
        <w:pStyle w:val="ListParagraph"/>
        <w:ind w:left="0" w:firstLine="720"/>
      </w:pPr>
      <w:r w:rsidRPr="00E30B6E">
        <w:t xml:space="preserve">Dalam Kamus </w:t>
      </w:r>
      <w:proofErr w:type="spellStart"/>
      <w:r w:rsidRPr="00E30B6E">
        <w:t>Besar</w:t>
      </w:r>
      <w:proofErr w:type="spellEnd"/>
      <w:r w:rsidRPr="00E30B6E">
        <w:t xml:space="preserve"> Bahasa Indonesia “</w:t>
      </w:r>
      <w:proofErr w:type="spellStart"/>
      <w:r w:rsidRPr="00E30B6E">
        <w:t>Pendaftaran</w:t>
      </w:r>
      <w:proofErr w:type="spellEnd"/>
      <w:r w:rsidRPr="00E30B6E">
        <w:t xml:space="preserve"> </w:t>
      </w:r>
      <w:proofErr w:type="spellStart"/>
      <w:r w:rsidRPr="00E30B6E">
        <w:t>adalah</w:t>
      </w:r>
      <w:proofErr w:type="spellEnd"/>
      <w:r w:rsidRPr="00E30B6E">
        <w:t xml:space="preserve"> </w:t>
      </w:r>
      <w:proofErr w:type="spellStart"/>
      <w:r w:rsidRPr="00E30B6E">
        <w:t>pencatatan</w:t>
      </w:r>
      <w:proofErr w:type="spellEnd"/>
      <w:r w:rsidRPr="00E30B6E">
        <w:t xml:space="preserve"> </w:t>
      </w:r>
      <w:proofErr w:type="spellStart"/>
      <w:r w:rsidRPr="00E30B6E">
        <w:t>nama</w:t>
      </w:r>
      <w:proofErr w:type="spellEnd"/>
      <w:r w:rsidRPr="00E30B6E">
        <w:t xml:space="preserve">, </w:t>
      </w:r>
      <w:proofErr w:type="spellStart"/>
      <w:r w:rsidRPr="00E30B6E">
        <w:t>alamat</w:t>
      </w:r>
      <w:proofErr w:type="spellEnd"/>
      <w:r w:rsidRPr="00E30B6E">
        <w:t xml:space="preserve"> dan </w:t>
      </w:r>
      <w:proofErr w:type="spellStart"/>
      <w:r w:rsidRPr="00E30B6E">
        <w:t>sebagainya</w:t>
      </w:r>
      <w:proofErr w:type="spellEnd"/>
      <w:r w:rsidRPr="00E30B6E">
        <w:t xml:space="preserve"> </w:t>
      </w:r>
      <w:proofErr w:type="spellStart"/>
      <w:r w:rsidRPr="00E30B6E">
        <w:t>dalam</w:t>
      </w:r>
      <w:proofErr w:type="spellEnd"/>
      <w:r w:rsidRPr="00E30B6E">
        <w:t xml:space="preserve"> </w:t>
      </w:r>
      <w:proofErr w:type="spellStart"/>
      <w:r w:rsidRPr="00E30B6E">
        <w:t>sebuah</w:t>
      </w:r>
      <w:proofErr w:type="spellEnd"/>
      <w:r w:rsidRPr="00E30B6E">
        <w:t xml:space="preserve"> daftar. </w:t>
      </w:r>
    </w:p>
    <w:p w14:paraId="461B6377" w14:textId="77777777" w:rsidR="00E30B6E" w:rsidRDefault="00E30B6E" w:rsidP="00F71B4B">
      <w:pPr>
        <w:pStyle w:val="ListParagraph"/>
        <w:ind w:left="0" w:firstLine="720"/>
      </w:pPr>
      <w:proofErr w:type="spellStart"/>
      <w:r w:rsidRPr="00E30B6E">
        <w:t>Menurut</w:t>
      </w:r>
      <w:proofErr w:type="spellEnd"/>
      <w:r w:rsidRPr="00E30B6E">
        <w:t xml:space="preserve"> </w:t>
      </w:r>
      <w:proofErr w:type="spellStart"/>
      <w:r w:rsidRPr="00E30B6E">
        <w:t>Departemen</w:t>
      </w:r>
      <w:proofErr w:type="spellEnd"/>
      <w:r w:rsidRPr="00E30B6E">
        <w:t xml:space="preserve"> Pendidikan dan </w:t>
      </w:r>
      <w:proofErr w:type="spellStart"/>
      <w:r w:rsidRPr="00E30B6E">
        <w:t>Kebudayaan</w:t>
      </w:r>
      <w:proofErr w:type="spellEnd"/>
      <w:r w:rsidRPr="00E30B6E">
        <w:t xml:space="preserve"> “</w:t>
      </w:r>
      <w:proofErr w:type="spellStart"/>
      <w:r w:rsidRPr="00E30B6E">
        <w:t>Pendaftaran</w:t>
      </w:r>
      <w:proofErr w:type="spellEnd"/>
      <w:r w:rsidRPr="00E30B6E">
        <w:t xml:space="preserve"> </w:t>
      </w:r>
      <w:proofErr w:type="spellStart"/>
      <w:r w:rsidRPr="00E30B6E">
        <w:t>adalah</w:t>
      </w:r>
      <w:proofErr w:type="spellEnd"/>
      <w:r w:rsidRPr="00E30B6E">
        <w:t xml:space="preserve"> proses, </w:t>
      </w:r>
      <w:proofErr w:type="spellStart"/>
      <w:r w:rsidRPr="00E30B6E">
        <w:t>cara</w:t>
      </w:r>
      <w:proofErr w:type="spellEnd"/>
      <w:r w:rsidRPr="00E30B6E">
        <w:t xml:space="preserve">, </w:t>
      </w:r>
      <w:proofErr w:type="spellStart"/>
      <w:r w:rsidRPr="00E30B6E">
        <w:t>pembuatan</w:t>
      </w:r>
      <w:proofErr w:type="spellEnd"/>
      <w:r w:rsidRPr="00E30B6E">
        <w:t xml:space="preserve"> </w:t>
      </w:r>
      <w:proofErr w:type="spellStart"/>
      <w:r w:rsidRPr="00E30B6E">
        <w:t>mendaftar</w:t>
      </w:r>
      <w:proofErr w:type="spellEnd"/>
      <w:r w:rsidRPr="00E30B6E">
        <w:t xml:space="preserve"> (</w:t>
      </w:r>
      <w:proofErr w:type="spellStart"/>
      <w:r w:rsidRPr="00E30B6E">
        <w:t>mendaftarkan</w:t>
      </w:r>
      <w:proofErr w:type="spellEnd"/>
      <w:r w:rsidRPr="00E30B6E">
        <w:t xml:space="preserve">); </w:t>
      </w:r>
      <w:proofErr w:type="spellStart"/>
      <w:r w:rsidRPr="00E30B6E">
        <w:t>pencatatan</w:t>
      </w:r>
      <w:proofErr w:type="spellEnd"/>
      <w:r w:rsidRPr="00E30B6E">
        <w:t xml:space="preserve"> </w:t>
      </w:r>
      <w:proofErr w:type="spellStart"/>
      <w:r w:rsidRPr="00E30B6E">
        <w:t>nama</w:t>
      </w:r>
      <w:proofErr w:type="spellEnd"/>
      <w:r w:rsidRPr="00E30B6E">
        <w:t xml:space="preserve">, </w:t>
      </w:r>
      <w:proofErr w:type="spellStart"/>
      <w:r w:rsidRPr="00E30B6E">
        <w:t>alamat</w:t>
      </w:r>
      <w:proofErr w:type="spellEnd"/>
      <w:r w:rsidRPr="00E30B6E">
        <w:t xml:space="preserve">, dan </w:t>
      </w:r>
      <w:proofErr w:type="spellStart"/>
      <w:r w:rsidRPr="00E30B6E">
        <w:t>sebagainya</w:t>
      </w:r>
      <w:proofErr w:type="spellEnd"/>
      <w:r w:rsidRPr="00E30B6E">
        <w:t xml:space="preserve"> </w:t>
      </w:r>
      <w:proofErr w:type="spellStart"/>
      <w:r w:rsidRPr="00E30B6E">
        <w:t>dalam</w:t>
      </w:r>
      <w:proofErr w:type="spellEnd"/>
      <w:r w:rsidRPr="00E30B6E">
        <w:t xml:space="preserve"> daftar. </w:t>
      </w:r>
    </w:p>
    <w:p w14:paraId="63FA46A3" w14:textId="5C230248" w:rsidR="00E30B6E" w:rsidRDefault="00E30B6E" w:rsidP="00F71B4B">
      <w:pPr>
        <w:pStyle w:val="ListParagraph"/>
        <w:ind w:left="0" w:firstLine="720"/>
      </w:pPr>
      <w:proofErr w:type="spellStart"/>
      <w:r w:rsidRPr="00E30B6E">
        <w:t>Berdasarkan</w:t>
      </w:r>
      <w:proofErr w:type="spellEnd"/>
      <w:r w:rsidRPr="00E30B6E">
        <w:t xml:space="preserve"> </w:t>
      </w:r>
      <w:proofErr w:type="spellStart"/>
      <w:r w:rsidRPr="00E30B6E">
        <w:t>teori</w:t>
      </w:r>
      <w:proofErr w:type="spellEnd"/>
      <w:r w:rsidRPr="00E30B6E">
        <w:t xml:space="preserve"> para </w:t>
      </w:r>
      <w:proofErr w:type="spellStart"/>
      <w:r w:rsidRPr="00E30B6E">
        <w:t>ahli</w:t>
      </w:r>
      <w:proofErr w:type="spellEnd"/>
      <w:r w:rsidRPr="00E30B6E">
        <w:t xml:space="preserve"> di </w:t>
      </w:r>
      <w:proofErr w:type="spellStart"/>
      <w:r w:rsidRPr="00E30B6E">
        <w:t>atas</w:t>
      </w:r>
      <w:proofErr w:type="spellEnd"/>
      <w:r w:rsidRPr="00E30B6E">
        <w:t xml:space="preserve"> </w:t>
      </w:r>
      <w:proofErr w:type="spellStart"/>
      <w:r w:rsidRPr="00E30B6E">
        <w:t>dapat</w:t>
      </w:r>
      <w:proofErr w:type="spellEnd"/>
      <w:r w:rsidRPr="00E30B6E">
        <w:t xml:space="preserve"> </w:t>
      </w:r>
      <w:proofErr w:type="spellStart"/>
      <w:r w:rsidRPr="00E30B6E">
        <w:t>disimpulkan</w:t>
      </w:r>
      <w:proofErr w:type="spellEnd"/>
      <w:r w:rsidRPr="00E30B6E">
        <w:t xml:space="preserve"> </w:t>
      </w:r>
      <w:proofErr w:type="spellStart"/>
      <w:r w:rsidRPr="00E30B6E">
        <w:t>bahwa</w:t>
      </w:r>
      <w:proofErr w:type="spellEnd"/>
      <w:r w:rsidRPr="00E30B6E">
        <w:t xml:space="preserve">, </w:t>
      </w:r>
      <w:proofErr w:type="spellStart"/>
      <w:r w:rsidRPr="00E30B6E">
        <w:t>Pendaftaran</w:t>
      </w:r>
      <w:proofErr w:type="spellEnd"/>
      <w:r w:rsidRPr="00E30B6E">
        <w:t xml:space="preserve"> </w:t>
      </w:r>
      <w:proofErr w:type="spellStart"/>
      <w:r w:rsidRPr="00E30B6E">
        <w:t>adalah</w:t>
      </w:r>
      <w:proofErr w:type="spellEnd"/>
      <w:r w:rsidRPr="00E30B6E">
        <w:t xml:space="preserve"> proses </w:t>
      </w:r>
      <w:proofErr w:type="spellStart"/>
      <w:r w:rsidRPr="00E30B6E">
        <w:t>pencatatan</w:t>
      </w:r>
      <w:proofErr w:type="spellEnd"/>
      <w:r w:rsidRPr="00E30B6E">
        <w:t xml:space="preserve"> </w:t>
      </w:r>
      <w:proofErr w:type="spellStart"/>
      <w:r w:rsidRPr="00E30B6E">
        <w:t>identitas</w:t>
      </w:r>
      <w:proofErr w:type="spellEnd"/>
      <w:r w:rsidRPr="00E30B6E">
        <w:t xml:space="preserve"> </w:t>
      </w:r>
      <w:proofErr w:type="spellStart"/>
      <w:r w:rsidRPr="00E30B6E">
        <w:t>pendaftar</w:t>
      </w:r>
      <w:proofErr w:type="spellEnd"/>
      <w:r w:rsidRPr="00E30B6E">
        <w:t xml:space="preserve"> </w:t>
      </w:r>
      <w:proofErr w:type="spellStart"/>
      <w:r w:rsidRPr="00E30B6E">
        <w:t>kedalam</w:t>
      </w:r>
      <w:proofErr w:type="spellEnd"/>
      <w:r w:rsidRPr="00E30B6E">
        <w:t xml:space="preserve"> </w:t>
      </w:r>
      <w:proofErr w:type="spellStart"/>
      <w:r w:rsidRPr="00E30B6E">
        <w:t>sebuah</w:t>
      </w:r>
      <w:proofErr w:type="spellEnd"/>
      <w:r w:rsidRPr="00E30B6E">
        <w:t xml:space="preserve"> media </w:t>
      </w:r>
      <w:proofErr w:type="spellStart"/>
      <w:r w:rsidRPr="00E30B6E">
        <w:t>penyimpanan</w:t>
      </w:r>
      <w:proofErr w:type="spellEnd"/>
      <w:r w:rsidRPr="00E30B6E">
        <w:t xml:space="preserve"> yang </w:t>
      </w:r>
      <w:proofErr w:type="spellStart"/>
      <w:r w:rsidRPr="00E30B6E">
        <w:t>digunakan</w:t>
      </w:r>
      <w:proofErr w:type="spellEnd"/>
      <w:r w:rsidRPr="00E30B6E">
        <w:t xml:space="preserve"> </w:t>
      </w:r>
      <w:proofErr w:type="spellStart"/>
      <w:r w:rsidRPr="00E30B6E">
        <w:t>dalam</w:t>
      </w:r>
      <w:proofErr w:type="spellEnd"/>
      <w:r w:rsidRPr="00E30B6E">
        <w:t xml:space="preserve"> proses </w:t>
      </w:r>
      <w:proofErr w:type="spellStart"/>
      <w:r w:rsidRPr="00E30B6E">
        <w:t>pendaftaran</w:t>
      </w:r>
      <w:proofErr w:type="spellEnd"/>
      <w:r w:rsidRPr="00E30B6E">
        <w:t>.</w:t>
      </w:r>
    </w:p>
    <w:p w14:paraId="500E7A07" w14:textId="77777777" w:rsidR="00E30B6E" w:rsidRDefault="00E30B6E" w:rsidP="00E30B6E">
      <w:pPr>
        <w:pStyle w:val="ListParagraph"/>
        <w:ind w:firstLine="810"/>
      </w:pPr>
    </w:p>
    <w:p w14:paraId="44D2D615" w14:textId="67990C00" w:rsidR="00F15E35" w:rsidRDefault="005F1A16" w:rsidP="00F71B4B">
      <w:pPr>
        <w:pStyle w:val="ListParagraph"/>
        <w:numPr>
          <w:ilvl w:val="2"/>
          <w:numId w:val="31"/>
        </w:numPr>
        <w:ind w:left="720" w:hanging="720"/>
      </w:pPr>
      <w:proofErr w:type="spellStart"/>
      <w:r>
        <w:t>Pasien</w:t>
      </w:r>
      <w:proofErr w:type="spellEnd"/>
    </w:p>
    <w:p w14:paraId="122EF1CE" w14:textId="77777777" w:rsidR="00A36545" w:rsidRDefault="00A36545" w:rsidP="00E60A0A">
      <w:pPr>
        <w:pStyle w:val="BodyText"/>
        <w:spacing w:line="480" w:lineRule="auto"/>
        <w:ind w:right="18" w:firstLine="720"/>
        <w:rPr>
          <w:i/>
        </w:rPr>
      </w:pPr>
      <w:proofErr w:type="spellStart"/>
      <w:r>
        <w:t>Pasien</w:t>
      </w:r>
      <w:proofErr w:type="spellEnd"/>
      <w:r>
        <w:rPr>
          <w:spacing w:val="1"/>
        </w:rPr>
        <w:t xml:space="preserve"> </w:t>
      </w:r>
      <w:proofErr w:type="spellStart"/>
      <w:r>
        <w:t>adalah</w:t>
      </w:r>
      <w:proofErr w:type="spellEnd"/>
      <w:r>
        <w:rPr>
          <w:spacing w:val="1"/>
        </w:rPr>
        <w:t xml:space="preserve"> </w:t>
      </w:r>
      <w:proofErr w:type="spellStart"/>
      <w:r>
        <w:t>seseorang</w:t>
      </w:r>
      <w:proofErr w:type="spellEnd"/>
      <w:r>
        <w:rPr>
          <w:spacing w:val="1"/>
        </w:rPr>
        <w:t xml:space="preserve"> </w:t>
      </w:r>
      <w:r>
        <w:t>yang</w:t>
      </w:r>
      <w:r>
        <w:rPr>
          <w:spacing w:val="1"/>
        </w:rPr>
        <w:t xml:space="preserve"> </w:t>
      </w:r>
      <w:proofErr w:type="spellStart"/>
      <w:r>
        <w:t>menerima</w:t>
      </w:r>
      <w:proofErr w:type="spellEnd"/>
      <w:r>
        <w:rPr>
          <w:spacing w:val="1"/>
        </w:rPr>
        <w:t xml:space="preserve"> </w:t>
      </w:r>
      <w:proofErr w:type="spellStart"/>
      <w:r>
        <w:t>perawatan</w:t>
      </w:r>
      <w:proofErr w:type="spellEnd"/>
      <w:r>
        <w:rPr>
          <w:spacing w:val="1"/>
        </w:rPr>
        <w:t xml:space="preserve"> </w:t>
      </w:r>
      <w:proofErr w:type="spellStart"/>
      <w:r>
        <w:t>medis</w:t>
      </w:r>
      <w:proofErr w:type="spellEnd"/>
      <w:r>
        <w:t>,</w:t>
      </w:r>
      <w:r>
        <w:rPr>
          <w:spacing w:val="1"/>
        </w:rPr>
        <w:t xml:space="preserve"> </w:t>
      </w:r>
      <w:proofErr w:type="spellStart"/>
      <w:r>
        <w:t>menderita</w:t>
      </w:r>
      <w:proofErr w:type="spellEnd"/>
      <w:r>
        <w:rPr>
          <w:spacing w:val="1"/>
        </w:rPr>
        <w:t xml:space="preserve"> </w:t>
      </w:r>
      <w:proofErr w:type="spellStart"/>
      <w:r>
        <w:t>penyakit</w:t>
      </w:r>
      <w:proofErr w:type="spellEnd"/>
      <w:r>
        <w:rPr>
          <w:spacing w:val="1"/>
        </w:rPr>
        <w:t xml:space="preserve"> </w:t>
      </w:r>
      <w:proofErr w:type="spellStart"/>
      <w:r>
        <w:t>atau</w:t>
      </w:r>
      <w:proofErr w:type="spellEnd"/>
      <w:r>
        <w:rPr>
          <w:spacing w:val="1"/>
        </w:rPr>
        <w:t xml:space="preserve"> </w:t>
      </w:r>
      <w:proofErr w:type="spellStart"/>
      <w:r>
        <w:t>cedera</w:t>
      </w:r>
      <w:proofErr w:type="spellEnd"/>
      <w:r>
        <w:rPr>
          <w:spacing w:val="1"/>
        </w:rPr>
        <w:t xml:space="preserve"> </w:t>
      </w:r>
      <w:r>
        <w:t>dan</w:t>
      </w:r>
      <w:r>
        <w:rPr>
          <w:spacing w:val="1"/>
        </w:rPr>
        <w:t xml:space="preserve"> </w:t>
      </w:r>
      <w:proofErr w:type="spellStart"/>
      <w:r>
        <w:t>memerlukan</w:t>
      </w:r>
      <w:proofErr w:type="spellEnd"/>
      <w:r>
        <w:rPr>
          <w:spacing w:val="1"/>
        </w:rPr>
        <w:t xml:space="preserve"> </w:t>
      </w:r>
      <w:proofErr w:type="spellStart"/>
      <w:r>
        <w:t>bantuan</w:t>
      </w:r>
      <w:proofErr w:type="spellEnd"/>
      <w:r>
        <w:rPr>
          <w:spacing w:val="1"/>
        </w:rPr>
        <w:t xml:space="preserve"> </w:t>
      </w:r>
      <w:proofErr w:type="spellStart"/>
      <w:r>
        <w:t>dokter</w:t>
      </w:r>
      <w:proofErr w:type="spellEnd"/>
      <w:r>
        <w:rPr>
          <w:spacing w:val="1"/>
        </w:rPr>
        <w:t xml:space="preserve"> </w:t>
      </w:r>
      <w:proofErr w:type="spellStart"/>
      <w:r>
        <w:t>untuk</w:t>
      </w:r>
      <w:proofErr w:type="spellEnd"/>
      <w:r>
        <w:rPr>
          <w:spacing w:val="1"/>
        </w:rPr>
        <w:t xml:space="preserve"> </w:t>
      </w:r>
      <w:proofErr w:type="spellStart"/>
      <w:r>
        <w:t>memulihkannya</w:t>
      </w:r>
      <w:proofErr w:type="spellEnd"/>
      <w:r>
        <w:rPr>
          <w:spacing w:val="1"/>
        </w:rPr>
        <w:t xml:space="preserve"> </w:t>
      </w:r>
      <w:r>
        <w:t>(</w:t>
      </w:r>
      <w:proofErr w:type="spellStart"/>
      <w:r>
        <w:rPr>
          <w:i/>
        </w:rPr>
        <w:t>Erwan</w:t>
      </w:r>
      <w:proofErr w:type="spellEnd"/>
      <w:r>
        <w:rPr>
          <w:i/>
          <w:spacing w:val="-1"/>
        </w:rPr>
        <w:t xml:space="preserve"> </w:t>
      </w:r>
      <w:proofErr w:type="spellStart"/>
      <w:r>
        <w:rPr>
          <w:i/>
        </w:rPr>
        <w:t>Triwahjono</w:t>
      </w:r>
      <w:proofErr w:type="spellEnd"/>
      <w:r>
        <w:rPr>
          <w:i/>
        </w:rPr>
        <w:t>, 2010).</w:t>
      </w:r>
    </w:p>
    <w:p w14:paraId="2DFF1B0B" w14:textId="77777777" w:rsidR="00A36545" w:rsidRDefault="00A36545" w:rsidP="00E60A0A">
      <w:pPr>
        <w:pStyle w:val="BodyText"/>
        <w:spacing w:before="1" w:line="480" w:lineRule="auto"/>
        <w:ind w:right="18" w:firstLine="720"/>
      </w:pPr>
      <w:proofErr w:type="spellStart"/>
      <w:r>
        <w:lastRenderedPageBreak/>
        <w:t>Sedangan</w:t>
      </w:r>
      <w:proofErr w:type="spellEnd"/>
      <w:r>
        <w:rPr>
          <w:spacing w:val="1"/>
        </w:rPr>
        <w:t xml:space="preserve"> </w:t>
      </w:r>
      <w:proofErr w:type="spellStart"/>
      <w:r>
        <w:t>menurut</w:t>
      </w:r>
      <w:proofErr w:type="spellEnd"/>
      <w:r>
        <w:rPr>
          <w:spacing w:val="1"/>
        </w:rPr>
        <w:t xml:space="preserve"> </w:t>
      </w:r>
      <w:proofErr w:type="spellStart"/>
      <w:r>
        <w:t>surat</w:t>
      </w:r>
      <w:proofErr w:type="spellEnd"/>
      <w:r>
        <w:rPr>
          <w:spacing w:val="1"/>
        </w:rPr>
        <w:t xml:space="preserve"> </w:t>
      </w:r>
      <w:proofErr w:type="spellStart"/>
      <w:r>
        <w:t>keputusan</w:t>
      </w:r>
      <w:proofErr w:type="spellEnd"/>
      <w:r>
        <w:rPr>
          <w:spacing w:val="1"/>
        </w:rPr>
        <w:t xml:space="preserve"> </w:t>
      </w:r>
      <w:proofErr w:type="spellStart"/>
      <w:r>
        <w:t>menteri</w:t>
      </w:r>
      <w:proofErr w:type="spellEnd"/>
      <w:r>
        <w:rPr>
          <w:spacing w:val="1"/>
        </w:rPr>
        <w:t xml:space="preserve"> </w:t>
      </w:r>
      <w:proofErr w:type="spellStart"/>
      <w:r>
        <w:t>keputusan</w:t>
      </w:r>
      <w:proofErr w:type="spellEnd"/>
      <w:r>
        <w:rPr>
          <w:spacing w:val="1"/>
        </w:rPr>
        <w:t xml:space="preserve"> </w:t>
      </w:r>
      <w:r>
        <w:t>RI</w:t>
      </w:r>
      <w:r>
        <w:rPr>
          <w:spacing w:val="1"/>
        </w:rPr>
        <w:t xml:space="preserve"> </w:t>
      </w:r>
      <w:r>
        <w:t>No.269/</w:t>
      </w:r>
      <w:r>
        <w:rPr>
          <w:spacing w:val="1"/>
        </w:rPr>
        <w:t xml:space="preserve"> </w:t>
      </w:r>
      <w:r>
        <w:t xml:space="preserve">MENKES/PER/III/2008 </w:t>
      </w:r>
      <w:proofErr w:type="spellStart"/>
      <w:r>
        <w:t>tentang</w:t>
      </w:r>
      <w:proofErr w:type="spellEnd"/>
      <w:r>
        <w:t xml:space="preserve"> </w:t>
      </w:r>
      <w:proofErr w:type="spellStart"/>
      <w:r>
        <w:t>rekam</w:t>
      </w:r>
      <w:proofErr w:type="spellEnd"/>
      <w:r>
        <w:t xml:space="preserve"> </w:t>
      </w:r>
      <w:proofErr w:type="spellStart"/>
      <w:r>
        <w:t>medis</w:t>
      </w:r>
      <w:proofErr w:type="spellEnd"/>
      <w:r>
        <w:t xml:space="preserve">, </w:t>
      </w:r>
      <w:proofErr w:type="spellStart"/>
      <w:r>
        <w:t>pasien</w:t>
      </w:r>
      <w:proofErr w:type="spellEnd"/>
      <w:r>
        <w:t xml:space="preserve"> </w:t>
      </w:r>
      <w:proofErr w:type="spellStart"/>
      <w:r>
        <w:t>adalah</w:t>
      </w:r>
      <w:proofErr w:type="spellEnd"/>
      <w:r>
        <w:t xml:space="preserve"> </w:t>
      </w:r>
      <w:proofErr w:type="spellStart"/>
      <w:r>
        <w:t>setiap</w:t>
      </w:r>
      <w:proofErr w:type="spellEnd"/>
      <w:r>
        <w:t xml:space="preserve"> orang yang</w:t>
      </w:r>
      <w:r>
        <w:rPr>
          <w:spacing w:val="1"/>
        </w:rPr>
        <w:t xml:space="preserve"> </w:t>
      </w:r>
      <w:proofErr w:type="spellStart"/>
      <w:r>
        <w:t>melakukan</w:t>
      </w:r>
      <w:proofErr w:type="spellEnd"/>
      <w:r>
        <w:rPr>
          <w:spacing w:val="1"/>
        </w:rPr>
        <w:t xml:space="preserve"> </w:t>
      </w:r>
      <w:proofErr w:type="spellStart"/>
      <w:r>
        <w:t>konsultasi</w:t>
      </w:r>
      <w:proofErr w:type="spellEnd"/>
      <w:r>
        <w:rPr>
          <w:spacing w:val="1"/>
        </w:rPr>
        <w:t xml:space="preserve"> </w:t>
      </w:r>
      <w:proofErr w:type="spellStart"/>
      <w:r>
        <w:t>masalah</w:t>
      </w:r>
      <w:proofErr w:type="spellEnd"/>
      <w:r>
        <w:rPr>
          <w:spacing w:val="1"/>
        </w:rPr>
        <w:t xml:space="preserve"> </w:t>
      </w:r>
      <w:proofErr w:type="spellStart"/>
      <w:r>
        <w:t>kesehatannya</w:t>
      </w:r>
      <w:proofErr w:type="spellEnd"/>
      <w:r>
        <w:rPr>
          <w:spacing w:val="1"/>
        </w:rPr>
        <w:t xml:space="preserve"> </w:t>
      </w:r>
      <w:proofErr w:type="spellStart"/>
      <w:r>
        <w:t>untuk</w:t>
      </w:r>
      <w:proofErr w:type="spellEnd"/>
      <w:r>
        <w:rPr>
          <w:spacing w:val="1"/>
        </w:rPr>
        <w:t xml:space="preserve"> </w:t>
      </w:r>
      <w:proofErr w:type="spellStart"/>
      <w:r>
        <w:t>memperoleh</w:t>
      </w:r>
      <w:proofErr w:type="spellEnd"/>
      <w:r>
        <w:rPr>
          <w:spacing w:val="1"/>
        </w:rPr>
        <w:t xml:space="preserve"> </w:t>
      </w:r>
      <w:proofErr w:type="spellStart"/>
      <w:r>
        <w:t>pelayanan</w:t>
      </w:r>
      <w:proofErr w:type="spellEnd"/>
      <w:r>
        <w:rPr>
          <w:spacing w:val="-57"/>
        </w:rPr>
        <w:t xml:space="preserve"> </w:t>
      </w:r>
      <w:proofErr w:type="spellStart"/>
      <w:r>
        <w:t>kesehatan</w:t>
      </w:r>
      <w:proofErr w:type="spellEnd"/>
      <w:r>
        <w:t xml:space="preserve"> yang </w:t>
      </w:r>
      <w:proofErr w:type="spellStart"/>
      <w:r>
        <w:t>diperukan</w:t>
      </w:r>
      <w:proofErr w:type="spellEnd"/>
      <w:r>
        <w:t xml:space="preserve"> </w:t>
      </w:r>
      <w:proofErr w:type="spellStart"/>
      <w:r>
        <w:t>baik</w:t>
      </w:r>
      <w:proofErr w:type="spellEnd"/>
      <w:r>
        <w:t xml:space="preserve"> </w:t>
      </w:r>
      <w:proofErr w:type="spellStart"/>
      <w:r>
        <w:t>secara</w:t>
      </w:r>
      <w:proofErr w:type="spellEnd"/>
      <w:r>
        <w:t xml:space="preserve"> </w:t>
      </w:r>
      <w:proofErr w:type="spellStart"/>
      <w:r>
        <w:t>langsung</w:t>
      </w:r>
      <w:proofErr w:type="spellEnd"/>
      <w:r>
        <w:t xml:space="preserve"> </w:t>
      </w:r>
      <w:proofErr w:type="spellStart"/>
      <w:r>
        <w:t>maupun</w:t>
      </w:r>
      <w:proofErr w:type="spellEnd"/>
      <w:r>
        <w:t xml:space="preserve"> </w:t>
      </w:r>
      <w:proofErr w:type="spellStart"/>
      <w:r>
        <w:t>tidak</w:t>
      </w:r>
      <w:proofErr w:type="spellEnd"/>
      <w:r>
        <w:t xml:space="preserve"> </w:t>
      </w:r>
      <w:proofErr w:type="spellStart"/>
      <w:r>
        <w:t>langsung</w:t>
      </w:r>
      <w:proofErr w:type="spellEnd"/>
      <w:r>
        <w:t xml:space="preserve"> </w:t>
      </w:r>
      <w:proofErr w:type="spellStart"/>
      <w:r>
        <w:t>kepada</w:t>
      </w:r>
      <w:proofErr w:type="spellEnd"/>
      <w:r>
        <w:rPr>
          <w:spacing w:val="1"/>
        </w:rPr>
        <w:t xml:space="preserve"> </w:t>
      </w:r>
      <w:proofErr w:type="spellStart"/>
      <w:r>
        <w:t>dokter</w:t>
      </w:r>
      <w:proofErr w:type="spellEnd"/>
      <w:r>
        <w:t>.</w:t>
      </w:r>
    </w:p>
    <w:p w14:paraId="2B18D882" w14:textId="77777777" w:rsidR="00827438" w:rsidRDefault="00827438" w:rsidP="00827438">
      <w:pPr>
        <w:pStyle w:val="ListParagraph"/>
        <w:ind w:left="1530"/>
      </w:pPr>
    </w:p>
    <w:p w14:paraId="1D5503C7" w14:textId="7CC79FB9" w:rsidR="00E44CEA" w:rsidRDefault="00E44CEA" w:rsidP="00F71B4B">
      <w:pPr>
        <w:pStyle w:val="ListParagraph"/>
        <w:numPr>
          <w:ilvl w:val="2"/>
          <w:numId w:val="31"/>
        </w:numPr>
        <w:ind w:left="720" w:hanging="720"/>
      </w:pPr>
      <w:proofErr w:type="spellStart"/>
      <w:r>
        <w:t>Pendaftaran</w:t>
      </w:r>
      <w:proofErr w:type="spellEnd"/>
      <w:r>
        <w:t xml:space="preserve"> </w:t>
      </w:r>
      <w:proofErr w:type="spellStart"/>
      <w:r w:rsidR="005F1A16">
        <w:t>Pasien</w:t>
      </w:r>
      <w:proofErr w:type="spellEnd"/>
    </w:p>
    <w:p w14:paraId="1147730C" w14:textId="53682CCF" w:rsidR="00827438" w:rsidRDefault="00827438" w:rsidP="00F71B4B">
      <w:pPr>
        <w:pStyle w:val="ListParagraph"/>
        <w:ind w:left="0" w:firstLine="720"/>
      </w:pPr>
      <w:proofErr w:type="spellStart"/>
      <w:r>
        <w:t>Pendaftaran</w:t>
      </w:r>
      <w:proofErr w:type="spellEnd"/>
      <w:r>
        <w:t xml:space="preserve"> </w:t>
      </w:r>
      <w:proofErr w:type="spellStart"/>
      <w:r>
        <w:t>pasien</w:t>
      </w:r>
      <w:proofErr w:type="spellEnd"/>
      <w:r>
        <w:t xml:space="preserve"> </w:t>
      </w:r>
      <w:proofErr w:type="spellStart"/>
      <w:r>
        <w:t>adalah</w:t>
      </w:r>
      <w:proofErr w:type="spellEnd"/>
      <w:r>
        <w:t xml:space="preserve"> proses </w:t>
      </w:r>
      <w:proofErr w:type="spellStart"/>
      <w:r>
        <w:t>penerimaan</w:t>
      </w:r>
      <w:proofErr w:type="spellEnd"/>
      <w:r w:rsidRPr="00827438">
        <w:t xml:space="preserve"> </w:t>
      </w:r>
      <w:proofErr w:type="spellStart"/>
      <w:r w:rsidRPr="00827438">
        <w:t>pasien</w:t>
      </w:r>
      <w:proofErr w:type="spellEnd"/>
      <w:r w:rsidRPr="00827438">
        <w:t xml:space="preserve"> </w:t>
      </w:r>
      <w:proofErr w:type="spellStart"/>
      <w:r w:rsidRPr="00827438">
        <w:t>untuk</w:t>
      </w:r>
      <w:proofErr w:type="spellEnd"/>
      <w:r w:rsidRPr="00827438">
        <w:t xml:space="preserve"> </w:t>
      </w:r>
      <w:proofErr w:type="spellStart"/>
      <w:r w:rsidRPr="00827438">
        <w:t>berobat</w:t>
      </w:r>
      <w:proofErr w:type="spellEnd"/>
      <w:r w:rsidRPr="00827438">
        <w:t xml:space="preserve"> </w:t>
      </w:r>
      <w:proofErr w:type="spellStart"/>
      <w:r w:rsidRPr="00827438">
        <w:t>ke</w:t>
      </w:r>
      <w:proofErr w:type="spellEnd"/>
      <w:r w:rsidRPr="00827438">
        <w:t xml:space="preserve"> </w:t>
      </w:r>
      <w:proofErr w:type="spellStart"/>
      <w:r w:rsidRPr="00827438">
        <w:t>poliklinik</w:t>
      </w:r>
      <w:proofErr w:type="spellEnd"/>
      <w:r w:rsidRPr="00827438">
        <w:t xml:space="preserve"> yang </w:t>
      </w:r>
      <w:proofErr w:type="spellStart"/>
      <w:r w:rsidRPr="00827438">
        <w:t>dituju</w:t>
      </w:r>
      <w:proofErr w:type="spellEnd"/>
      <w:r w:rsidRPr="00827438">
        <w:t xml:space="preserve"> masing-masing </w:t>
      </w:r>
      <w:proofErr w:type="spellStart"/>
      <w:r w:rsidRPr="00827438">
        <w:t>pasien</w:t>
      </w:r>
      <w:proofErr w:type="spellEnd"/>
      <w:r w:rsidRPr="00827438">
        <w:t xml:space="preserve"> </w:t>
      </w:r>
      <w:proofErr w:type="spellStart"/>
      <w:r w:rsidRPr="00827438">
        <w:t>tersebut</w:t>
      </w:r>
      <w:proofErr w:type="spellEnd"/>
      <w:r w:rsidRPr="00827438">
        <w:t xml:space="preserve">. </w:t>
      </w:r>
      <w:proofErr w:type="spellStart"/>
      <w:r w:rsidRPr="00827438">
        <w:t>Prosedur</w:t>
      </w:r>
      <w:proofErr w:type="spellEnd"/>
      <w:r w:rsidRPr="00827438">
        <w:t xml:space="preserve"> </w:t>
      </w:r>
      <w:proofErr w:type="spellStart"/>
      <w:r w:rsidRPr="00827438">
        <w:t>penerimaan</w:t>
      </w:r>
      <w:proofErr w:type="spellEnd"/>
      <w:r w:rsidRPr="00827438">
        <w:t xml:space="preserve"> </w:t>
      </w:r>
      <w:proofErr w:type="spellStart"/>
      <w:r w:rsidRPr="00827438">
        <w:t>pasien</w:t>
      </w:r>
      <w:proofErr w:type="spellEnd"/>
      <w:r w:rsidRPr="00827438">
        <w:t xml:space="preserve"> </w:t>
      </w:r>
      <w:proofErr w:type="spellStart"/>
      <w:r w:rsidRPr="00827438">
        <w:t>dapat</w:t>
      </w:r>
      <w:proofErr w:type="spellEnd"/>
      <w:r w:rsidRPr="00827438">
        <w:t xml:space="preserve"> </w:t>
      </w:r>
      <w:proofErr w:type="spellStart"/>
      <w:r w:rsidRPr="00827438">
        <w:t>disesuaikan</w:t>
      </w:r>
      <w:proofErr w:type="spellEnd"/>
      <w:r w:rsidRPr="00827438">
        <w:t xml:space="preserve"> </w:t>
      </w:r>
      <w:proofErr w:type="spellStart"/>
      <w:r w:rsidRPr="00827438">
        <w:t>dengan</w:t>
      </w:r>
      <w:proofErr w:type="spellEnd"/>
      <w:r w:rsidRPr="00827438">
        <w:t xml:space="preserve"> </w:t>
      </w:r>
      <w:proofErr w:type="spellStart"/>
      <w:r w:rsidRPr="00827438">
        <w:t>sistem</w:t>
      </w:r>
      <w:proofErr w:type="spellEnd"/>
      <w:r w:rsidRPr="00827438">
        <w:t xml:space="preserve"> yang </w:t>
      </w:r>
      <w:proofErr w:type="spellStart"/>
      <w:r w:rsidRPr="00827438">
        <w:t>dianut</w:t>
      </w:r>
      <w:proofErr w:type="spellEnd"/>
      <w:r w:rsidRPr="00827438">
        <w:t xml:space="preserve"> oleh masing-masing </w:t>
      </w:r>
      <w:proofErr w:type="spellStart"/>
      <w:r w:rsidRPr="00827438">
        <w:t>rumah</w:t>
      </w:r>
      <w:proofErr w:type="spellEnd"/>
      <w:r w:rsidRPr="00827438">
        <w:t xml:space="preserve"> </w:t>
      </w:r>
      <w:proofErr w:type="spellStart"/>
      <w:r w:rsidRPr="00827438">
        <w:t>sakit</w:t>
      </w:r>
      <w:proofErr w:type="spellEnd"/>
      <w:r w:rsidRPr="00827438">
        <w:t>.</w:t>
      </w:r>
    </w:p>
    <w:p w14:paraId="4AB93373" w14:textId="77777777" w:rsidR="007B6CCA" w:rsidRDefault="007B6CCA" w:rsidP="00F71B4B">
      <w:pPr>
        <w:pStyle w:val="ListParagraph"/>
        <w:tabs>
          <w:tab w:val="left" w:pos="1800"/>
        </w:tabs>
        <w:ind w:left="0" w:firstLine="720"/>
      </w:pPr>
      <w:proofErr w:type="spellStart"/>
      <w:r w:rsidRPr="007B6CCA">
        <w:t>Sistem</w:t>
      </w:r>
      <w:proofErr w:type="spellEnd"/>
      <w:r w:rsidRPr="007B6CCA">
        <w:t xml:space="preserve"> </w:t>
      </w:r>
      <w:proofErr w:type="spellStart"/>
      <w:r w:rsidRPr="007B6CCA">
        <w:t>pendaftaran</w:t>
      </w:r>
      <w:proofErr w:type="spellEnd"/>
      <w:r w:rsidRPr="007B6CCA">
        <w:t xml:space="preserve"> </w:t>
      </w:r>
      <w:proofErr w:type="spellStart"/>
      <w:r w:rsidRPr="007B6CCA">
        <w:t>pasien</w:t>
      </w:r>
      <w:proofErr w:type="spellEnd"/>
      <w:r w:rsidRPr="007B6CCA">
        <w:t xml:space="preserve"> </w:t>
      </w:r>
      <w:proofErr w:type="spellStart"/>
      <w:r w:rsidRPr="007B6CCA">
        <w:t>ini</w:t>
      </w:r>
      <w:proofErr w:type="spellEnd"/>
      <w:r w:rsidRPr="007B6CCA">
        <w:t xml:space="preserve"> </w:t>
      </w:r>
      <w:proofErr w:type="spellStart"/>
      <w:r w:rsidRPr="007B6CCA">
        <w:t>dapat</w:t>
      </w:r>
      <w:proofErr w:type="spellEnd"/>
      <w:r w:rsidRPr="007B6CCA">
        <w:t xml:space="preserve"> </w:t>
      </w:r>
      <w:proofErr w:type="spellStart"/>
      <w:r w:rsidRPr="007B6CCA">
        <w:t>dibedakan</w:t>
      </w:r>
      <w:proofErr w:type="spellEnd"/>
      <w:r w:rsidRPr="007B6CCA">
        <w:t xml:space="preserve"> </w:t>
      </w:r>
      <w:proofErr w:type="spellStart"/>
      <w:r w:rsidRPr="007B6CCA">
        <w:t>menjadi</w:t>
      </w:r>
      <w:proofErr w:type="spellEnd"/>
      <w:r w:rsidRPr="007B6CCA">
        <w:t xml:space="preserve"> </w:t>
      </w:r>
      <w:proofErr w:type="spellStart"/>
      <w:r w:rsidRPr="007B6CCA">
        <w:t>pendaftaran</w:t>
      </w:r>
      <w:proofErr w:type="spellEnd"/>
      <w:r w:rsidRPr="007B6CCA">
        <w:t xml:space="preserve"> </w:t>
      </w:r>
      <w:proofErr w:type="spellStart"/>
      <w:r w:rsidRPr="007B6CCA">
        <w:t>pasien</w:t>
      </w:r>
      <w:proofErr w:type="spellEnd"/>
      <w:r w:rsidRPr="007B6CCA">
        <w:t xml:space="preserve"> </w:t>
      </w:r>
      <w:proofErr w:type="spellStart"/>
      <w:r w:rsidRPr="007B6CCA">
        <w:t>baru</w:t>
      </w:r>
      <w:proofErr w:type="spellEnd"/>
      <w:r w:rsidRPr="007B6CCA">
        <w:t xml:space="preserve"> dan </w:t>
      </w:r>
      <w:proofErr w:type="spellStart"/>
      <w:r w:rsidRPr="007B6CCA">
        <w:t>pasien</w:t>
      </w:r>
      <w:proofErr w:type="spellEnd"/>
      <w:r w:rsidRPr="007B6CCA">
        <w:t xml:space="preserve"> lama. </w:t>
      </w:r>
    </w:p>
    <w:p w14:paraId="1683C488" w14:textId="30B1B223" w:rsidR="007B6CCA" w:rsidRDefault="007B6CCA" w:rsidP="00F71B4B">
      <w:pPr>
        <w:pStyle w:val="ListParagraph"/>
        <w:numPr>
          <w:ilvl w:val="0"/>
          <w:numId w:val="35"/>
        </w:numPr>
        <w:tabs>
          <w:tab w:val="left" w:pos="1800"/>
        </w:tabs>
        <w:ind w:left="450"/>
      </w:pPr>
      <w:proofErr w:type="spellStart"/>
      <w:r w:rsidRPr="007B6CCA">
        <w:t>Pasien</w:t>
      </w:r>
      <w:proofErr w:type="spellEnd"/>
      <w:r w:rsidRPr="007B6CCA">
        <w:t xml:space="preserve"> </w:t>
      </w:r>
      <w:proofErr w:type="spellStart"/>
      <w:r w:rsidRPr="007B6CCA">
        <w:t>Baru</w:t>
      </w:r>
      <w:proofErr w:type="spellEnd"/>
      <w:r w:rsidRPr="007B6CCA">
        <w:t xml:space="preserve"> </w:t>
      </w:r>
      <w:proofErr w:type="spellStart"/>
      <w:r w:rsidRPr="007B6CCA">
        <w:t>Pendaftaran</w:t>
      </w:r>
      <w:proofErr w:type="spellEnd"/>
      <w:r w:rsidRPr="007B6CCA">
        <w:t xml:space="preserve"> </w:t>
      </w:r>
      <w:proofErr w:type="spellStart"/>
      <w:r w:rsidRPr="007B6CCA">
        <w:t>pasien</w:t>
      </w:r>
      <w:proofErr w:type="spellEnd"/>
      <w:r w:rsidRPr="007B6CCA">
        <w:t xml:space="preserve"> </w:t>
      </w:r>
      <w:proofErr w:type="spellStart"/>
      <w:r w:rsidRPr="007B6CCA">
        <w:t>baru</w:t>
      </w:r>
      <w:proofErr w:type="spellEnd"/>
      <w:r w:rsidRPr="007B6CCA">
        <w:t xml:space="preserve"> </w:t>
      </w:r>
      <w:proofErr w:type="spellStart"/>
      <w:r w:rsidRPr="007B6CCA">
        <w:t>akan</w:t>
      </w:r>
      <w:proofErr w:type="spellEnd"/>
      <w:r w:rsidRPr="007B6CCA">
        <w:t xml:space="preserve"> </w:t>
      </w:r>
      <w:proofErr w:type="spellStart"/>
      <w:r w:rsidRPr="007B6CCA">
        <w:t>dilaksanakan</w:t>
      </w:r>
      <w:proofErr w:type="spellEnd"/>
      <w:r w:rsidRPr="007B6CCA">
        <w:t xml:space="preserve"> </w:t>
      </w:r>
      <w:proofErr w:type="spellStart"/>
      <w:r w:rsidRPr="007B6CCA">
        <w:t>dengan</w:t>
      </w:r>
      <w:proofErr w:type="spellEnd"/>
      <w:r w:rsidRPr="007B6CCA">
        <w:t xml:space="preserve"> </w:t>
      </w:r>
      <w:proofErr w:type="spellStart"/>
      <w:r w:rsidRPr="007B6CCA">
        <w:t>mengisi</w:t>
      </w:r>
      <w:proofErr w:type="spellEnd"/>
      <w:r w:rsidRPr="007B6CCA">
        <w:t xml:space="preserve"> </w:t>
      </w:r>
      <w:proofErr w:type="spellStart"/>
      <w:r w:rsidRPr="007B6CCA">
        <w:t>formulir</w:t>
      </w:r>
      <w:proofErr w:type="spellEnd"/>
      <w:r w:rsidRPr="007B6CCA">
        <w:t xml:space="preserve"> </w:t>
      </w:r>
      <w:proofErr w:type="spellStart"/>
      <w:r w:rsidRPr="007B6CCA">
        <w:t>pendaftaran</w:t>
      </w:r>
      <w:proofErr w:type="spellEnd"/>
      <w:r w:rsidRPr="007B6CCA">
        <w:t xml:space="preserve"> </w:t>
      </w:r>
      <w:proofErr w:type="spellStart"/>
      <w:r w:rsidRPr="007B6CCA">
        <w:t>pasien</w:t>
      </w:r>
      <w:proofErr w:type="spellEnd"/>
      <w:r w:rsidRPr="007B6CCA">
        <w:t xml:space="preserve"> </w:t>
      </w:r>
      <w:proofErr w:type="spellStart"/>
      <w:r w:rsidRPr="007B6CCA">
        <w:t>baru</w:t>
      </w:r>
      <w:proofErr w:type="spellEnd"/>
      <w:r w:rsidRPr="007B6CCA">
        <w:t xml:space="preserve"> </w:t>
      </w:r>
      <w:proofErr w:type="spellStart"/>
      <w:r w:rsidRPr="007B6CCA">
        <w:t>untuk</w:t>
      </w:r>
      <w:proofErr w:type="spellEnd"/>
      <w:r w:rsidRPr="007B6CCA">
        <w:t xml:space="preserve"> </w:t>
      </w:r>
      <w:proofErr w:type="spellStart"/>
      <w:r w:rsidRPr="007B6CCA">
        <w:t>mendapatkan</w:t>
      </w:r>
      <w:proofErr w:type="spellEnd"/>
      <w:r w:rsidRPr="007B6CCA">
        <w:t xml:space="preserve"> data </w:t>
      </w:r>
      <w:proofErr w:type="spellStart"/>
      <w:r w:rsidRPr="007B6CCA">
        <w:t>sosial</w:t>
      </w:r>
      <w:proofErr w:type="spellEnd"/>
      <w:r w:rsidRPr="007B6CCA">
        <w:t xml:space="preserve"> </w:t>
      </w:r>
      <w:proofErr w:type="spellStart"/>
      <w:r w:rsidRPr="007B6CCA">
        <w:t>pasien</w:t>
      </w:r>
      <w:proofErr w:type="spellEnd"/>
      <w:r w:rsidRPr="007B6CCA">
        <w:t xml:space="preserve"> yang </w:t>
      </w:r>
      <w:proofErr w:type="spellStart"/>
      <w:r w:rsidRPr="007B6CCA">
        <w:t>akan</w:t>
      </w:r>
      <w:proofErr w:type="spellEnd"/>
      <w:r w:rsidRPr="007B6CCA">
        <w:t xml:space="preserve"> </w:t>
      </w:r>
      <w:proofErr w:type="spellStart"/>
      <w:r w:rsidRPr="007B6CCA">
        <w:t>dimasukkan</w:t>
      </w:r>
      <w:proofErr w:type="spellEnd"/>
      <w:r w:rsidRPr="007B6CCA">
        <w:t xml:space="preserve"> </w:t>
      </w:r>
      <w:proofErr w:type="spellStart"/>
      <w:r w:rsidRPr="007B6CCA">
        <w:t>dalam</w:t>
      </w:r>
      <w:proofErr w:type="spellEnd"/>
      <w:r w:rsidRPr="007B6CCA">
        <w:t xml:space="preserve"> </w:t>
      </w:r>
      <w:proofErr w:type="spellStart"/>
      <w:r w:rsidRPr="007B6CCA">
        <w:t>komputer</w:t>
      </w:r>
      <w:proofErr w:type="spellEnd"/>
      <w:r w:rsidRPr="007B6CCA">
        <w:t xml:space="preserve">. </w:t>
      </w:r>
      <w:proofErr w:type="spellStart"/>
      <w:r w:rsidRPr="007B6CCA">
        <w:t>Setiap</w:t>
      </w:r>
      <w:proofErr w:type="spellEnd"/>
      <w:r w:rsidRPr="007B6CCA">
        <w:t xml:space="preserve"> </w:t>
      </w:r>
      <w:proofErr w:type="spellStart"/>
      <w:r w:rsidRPr="007B6CCA">
        <w:t>pasien</w:t>
      </w:r>
      <w:proofErr w:type="spellEnd"/>
      <w:r w:rsidRPr="007B6CCA">
        <w:t xml:space="preserve"> </w:t>
      </w:r>
      <w:proofErr w:type="spellStart"/>
      <w:r w:rsidRPr="007B6CCA">
        <w:t>baru</w:t>
      </w:r>
      <w:proofErr w:type="spellEnd"/>
      <w:r w:rsidRPr="007B6CCA">
        <w:t xml:space="preserve"> </w:t>
      </w:r>
      <w:proofErr w:type="spellStart"/>
      <w:r w:rsidRPr="007B6CCA">
        <w:t>akan</w:t>
      </w:r>
      <w:proofErr w:type="spellEnd"/>
      <w:r w:rsidRPr="007B6CCA">
        <w:t xml:space="preserve"> </w:t>
      </w:r>
      <w:proofErr w:type="spellStart"/>
      <w:r w:rsidRPr="007B6CCA">
        <w:t>memperoleh</w:t>
      </w:r>
      <w:proofErr w:type="spellEnd"/>
      <w:r w:rsidRPr="007B6CCA">
        <w:t xml:space="preserve"> </w:t>
      </w:r>
      <w:proofErr w:type="spellStart"/>
      <w:r w:rsidRPr="007B6CCA">
        <w:t>nomor</w:t>
      </w:r>
      <w:proofErr w:type="spellEnd"/>
      <w:r w:rsidRPr="007B6CCA">
        <w:t xml:space="preserve"> </w:t>
      </w:r>
      <w:proofErr w:type="spellStart"/>
      <w:r w:rsidRPr="007B6CCA">
        <w:t>pasien</w:t>
      </w:r>
      <w:proofErr w:type="spellEnd"/>
      <w:r w:rsidRPr="007B6CCA">
        <w:t xml:space="preserve">, </w:t>
      </w:r>
      <w:proofErr w:type="spellStart"/>
      <w:r w:rsidRPr="007B6CCA">
        <w:t>kemudian</w:t>
      </w:r>
      <w:proofErr w:type="spellEnd"/>
      <w:r w:rsidRPr="007B6CCA">
        <w:t xml:space="preserve"> </w:t>
      </w:r>
      <w:proofErr w:type="spellStart"/>
      <w:r w:rsidRPr="007B6CCA">
        <w:t>pasien</w:t>
      </w:r>
      <w:proofErr w:type="spellEnd"/>
      <w:r w:rsidRPr="007B6CCA">
        <w:t xml:space="preserve"> </w:t>
      </w:r>
      <w:proofErr w:type="spellStart"/>
      <w:r w:rsidRPr="007B6CCA">
        <w:t>akan</w:t>
      </w:r>
      <w:proofErr w:type="spellEnd"/>
      <w:r w:rsidRPr="007B6CCA">
        <w:t xml:space="preserve"> </w:t>
      </w:r>
      <w:proofErr w:type="spellStart"/>
      <w:r w:rsidRPr="007B6CCA">
        <w:t>diberi</w:t>
      </w:r>
      <w:proofErr w:type="spellEnd"/>
      <w:r w:rsidRPr="007B6CCA">
        <w:t xml:space="preserve"> </w:t>
      </w:r>
      <w:proofErr w:type="spellStart"/>
      <w:r w:rsidRPr="007B6CCA">
        <w:t>kartu</w:t>
      </w:r>
      <w:proofErr w:type="spellEnd"/>
      <w:r w:rsidRPr="007B6CCA">
        <w:t xml:space="preserve"> </w:t>
      </w:r>
      <w:proofErr w:type="spellStart"/>
      <w:r w:rsidRPr="007B6CCA">
        <w:t>berobat</w:t>
      </w:r>
      <w:proofErr w:type="spellEnd"/>
      <w:r w:rsidRPr="007B6CCA">
        <w:t xml:space="preserve"> yang </w:t>
      </w:r>
      <w:proofErr w:type="spellStart"/>
      <w:r w:rsidRPr="007B6CCA">
        <w:t>harus</w:t>
      </w:r>
      <w:proofErr w:type="spellEnd"/>
      <w:r w:rsidRPr="007B6CCA">
        <w:t xml:space="preserve"> </w:t>
      </w:r>
      <w:proofErr w:type="spellStart"/>
      <w:r w:rsidRPr="007B6CCA">
        <w:t>dibawa</w:t>
      </w:r>
      <w:proofErr w:type="spellEnd"/>
      <w:r w:rsidRPr="007B6CCA">
        <w:t xml:space="preserve"> </w:t>
      </w:r>
      <w:proofErr w:type="spellStart"/>
      <w:r w:rsidRPr="007B6CCA">
        <w:t>setiap</w:t>
      </w:r>
      <w:proofErr w:type="spellEnd"/>
      <w:r w:rsidRPr="007B6CCA">
        <w:t xml:space="preserve"> kali </w:t>
      </w:r>
      <w:proofErr w:type="spellStart"/>
      <w:r w:rsidRPr="007B6CCA">
        <w:t>pasien</w:t>
      </w:r>
      <w:proofErr w:type="spellEnd"/>
      <w:r w:rsidRPr="007B6CCA">
        <w:t xml:space="preserve"> </w:t>
      </w:r>
      <w:proofErr w:type="spellStart"/>
      <w:r w:rsidRPr="007B6CCA">
        <w:t>tersebut</w:t>
      </w:r>
      <w:proofErr w:type="spellEnd"/>
      <w:r w:rsidRPr="007B6CCA">
        <w:t xml:space="preserve"> </w:t>
      </w:r>
      <w:proofErr w:type="spellStart"/>
      <w:r w:rsidRPr="007B6CCA">
        <w:t>datang</w:t>
      </w:r>
      <w:proofErr w:type="spellEnd"/>
      <w:r w:rsidRPr="007B6CCA">
        <w:t xml:space="preserve"> </w:t>
      </w:r>
      <w:proofErr w:type="spellStart"/>
      <w:r w:rsidRPr="007B6CCA">
        <w:t>kembali</w:t>
      </w:r>
      <w:proofErr w:type="spellEnd"/>
      <w:r w:rsidRPr="007B6CCA">
        <w:t xml:space="preserve"> </w:t>
      </w:r>
      <w:proofErr w:type="spellStart"/>
      <w:r w:rsidRPr="007B6CCA">
        <w:t>untuk</w:t>
      </w:r>
      <w:proofErr w:type="spellEnd"/>
      <w:r w:rsidRPr="007B6CCA">
        <w:t xml:space="preserve"> </w:t>
      </w:r>
      <w:proofErr w:type="spellStart"/>
      <w:r w:rsidRPr="007B6CCA">
        <w:t>berobat</w:t>
      </w:r>
      <w:proofErr w:type="spellEnd"/>
      <w:r w:rsidRPr="007B6CCA">
        <w:t xml:space="preserve"> </w:t>
      </w:r>
      <w:proofErr w:type="spellStart"/>
      <w:r w:rsidRPr="007B6CCA">
        <w:t>kerumah</w:t>
      </w:r>
      <w:proofErr w:type="spellEnd"/>
      <w:r w:rsidRPr="007B6CCA">
        <w:t xml:space="preserve"> </w:t>
      </w:r>
      <w:proofErr w:type="spellStart"/>
      <w:r w:rsidRPr="007B6CCA">
        <w:t>sakit</w:t>
      </w:r>
      <w:proofErr w:type="spellEnd"/>
      <w:r w:rsidRPr="007B6CCA">
        <w:t xml:space="preserve">. </w:t>
      </w:r>
    </w:p>
    <w:p w14:paraId="5E8BE108" w14:textId="36B2908F" w:rsidR="007B6CCA" w:rsidRDefault="007B6CCA" w:rsidP="00F71B4B">
      <w:pPr>
        <w:pStyle w:val="ListParagraph"/>
        <w:numPr>
          <w:ilvl w:val="0"/>
          <w:numId w:val="35"/>
        </w:numPr>
        <w:tabs>
          <w:tab w:val="left" w:pos="1800"/>
        </w:tabs>
        <w:ind w:left="450"/>
      </w:pPr>
      <w:proofErr w:type="spellStart"/>
      <w:r w:rsidRPr="007B6CCA">
        <w:t>Pasien</w:t>
      </w:r>
      <w:proofErr w:type="spellEnd"/>
      <w:r w:rsidRPr="007B6CCA">
        <w:t xml:space="preserve"> Lama </w:t>
      </w:r>
      <w:proofErr w:type="spellStart"/>
      <w:r w:rsidRPr="007B6CCA">
        <w:t>Sedangkan</w:t>
      </w:r>
      <w:proofErr w:type="spellEnd"/>
      <w:r w:rsidRPr="007B6CCA">
        <w:t xml:space="preserve"> </w:t>
      </w:r>
      <w:proofErr w:type="spellStart"/>
      <w:r w:rsidRPr="007B6CCA">
        <w:t>untuk</w:t>
      </w:r>
      <w:proofErr w:type="spellEnd"/>
      <w:r w:rsidRPr="007B6CCA">
        <w:t xml:space="preserve"> </w:t>
      </w:r>
      <w:proofErr w:type="spellStart"/>
      <w:r w:rsidRPr="007B6CCA">
        <w:t>pendaftaran</w:t>
      </w:r>
      <w:proofErr w:type="spellEnd"/>
      <w:r w:rsidRPr="007B6CCA">
        <w:t xml:space="preserve"> </w:t>
      </w:r>
      <w:proofErr w:type="spellStart"/>
      <w:r w:rsidRPr="007B6CCA">
        <w:t>pasien</w:t>
      </w:r>
      <w:proofErr w:type="spellEnd"/>
      <w:r w:rsidRPr="007B6CCA">
        <w:t xml:space="preserve"> lama, </w:t>
      </w:r>
      <w:proofErr w:type="spellStart"/>
      <w:r w:rsidRPr="007B6CCA">
        <w:t>dilakukan</w:t>
      </w:r>
      <w:proofErr w:type="spellEnd"/>
      <w:r w:rsidRPr="007B6CCA">
        <w:t xml:space="preserve"> </w:t>
      </w:r>
      <w:proofErr w:type="spellStart"/>
      <w:r w:rsidRPr="007B6CCA">
        <w:t>dengan</w:t>
      </w:r>
      <w:proofErr w:type="spellEnd"/>
      <w:r w:rsidRPr="007B6CCA">
        <w:t xml:space="preserve"> </w:t>
      </w:r>
      <w:proofErr w:type="spellStart"/>
      <w:r w:rsidRPr="007B6CCA">
        <w:t>mencari</w:t>
      </w:r>
      <w:proofErr w:type="spellEnd"/>
      <w:r w:rsidRPr="007B6CCA">
        <w:t xml:space="preserve"> </w:t>
      </w:r>
      <w:proofErr w:type="spellStart"/>
      <w:r w:rsidRPr="007B6CCA">
        <w:t>berkas</w:t>
      </w:r>
      <w:proofErr w:type="spellEnd"/>
      <w:r w:rsidRPr="007B6CCA">
        <w:t xml:space="preserve"> </w:t>
      </w:r>
      <w:proofErr w:type="spellStart"/>
      <w:r w:rsidRPr="007B6CCA">
        <w:t>rekam</w:t>
      </w:r>
      <w:proofErr w:type="spellEnd"/>
      <w:r w:rsidRPr="007B6CCA">
        <w:t xml:space="preserve"> </w:t>
      </w:r>
      <w:proofErr w:type="spellStart"/>
      <w:r w:rsidRPr="007B6CCA">
        <w:t>medis</w:t>
      </w:r>
      <w:proofErr w:type="spellEnd"/>
      <w:r w:rsidRPr="007B6CCA">
        <w:t xml:space="preserve"> </w:t>
      </w:r>
      <w:proofErr w:type="spellStart"/>
      <w:r w:rsidRPr="007B6CCA">
        <w:t>pasien</w:t>
      </w:r>
      <w:proofErr w:type="spellEnd"/>
      <w:r w:rsidRPr="007B6CCA">
        <w:t xml:space="preserve"> </w:t>
      </w:r>
      <w:proofErr w:type="spellStart"/>
      <w:r w:rsidRPr="007B6CCA">
        <w:t>sesuai</w:t>
      </w:r>
      <w:proofErr w:type="spellEnd"/>
      <w:r w:rsidRPr="007B6CCA">
        <w:t xml:space="preserve"> </w:t>
      </w:r>
      <w:proofErr w:type="spellStart"/>
      <w:r w:rsidRPr="007B6CCA">
        <w:t>dengan</w:t>
      </w:r>
      <w:proofErr w:type="spellEnd"/>
      <w:r w:rsidRPr="007B6CCA">
        <w:t xml:space="preserve"> </w:t>
      </w:r>
      <w:proofErr w:type="spellStart"/>
      <w:r w:rsidRPr="007B6CCA">
        <w:t>Nomor</w:t>
      </w:r>
      <w:proofErr w:type="spellEnd"/>
      <w:r w:rsidRPr="007B6CCA">
        <w:t xml:space="preserve"> RM yang </w:t>
      </w:r>
      <w:proofErr w:type="spellStart"/>
      <w:r w:rsidRPr="007B6CCA">
        <w:t>tercantum</w:t>
      </w:r>
      <w:proofErr w:type="spellEnd"/>
      <w:r w:rsidRPr="007B6CCA">
        <w:t xml:space="preserve"> </w:t>
      </w:r>
      <w:proofErr w:type="spellStart"/>
      <w:r w:rsidRPr="007B6CCA">
        <w:t>dalam</w:t>
      </w:r>
      <w:proofErr w:type="spellEnd"/>
      <w:r w:rsidRPr="007B6CCA">
        <w:t xml:space="preserve"> </w:t>
      </w:r>
      <w:proofErr w:type="spellStart"/>
      <w:r w:rsidRPr="007B6CCA">
        <w:t>kartu</w:t>
      </w:r>
      <w:proofErr w:type="spellEnd"/>
      <w:r w:rsidRPr="007B6CCA">
        <w:t xml:space="preserve"> </w:t>
      </w:r>
      <w:proofErr w:type="spellStart"/>
      <w:r w:rsidRPr="007B6CCA">
        <w:t>berobat</w:t>
      </w:r>
      <w:proofErr w:type="spellEnd"/>
      <w:r w:rsidRPr="007B6CCA">
        <w:t>.</w:t>
      </w:r>
    </w:p>
    <w:p w14:paraId="3A964647" w14:textId="77777777" w:rsidR="00F15E35" w:rsidRPr="00F15E35" w:rsidRDefault="00F15E35" w:rsidP="00F15E35">
      <w:pPr>
        <w:pStyle w:val="ListParagraph"/>
        <w:ind w:left="1530"/>
      </w:pPr>
    </w:p>
    <w:p w14:paraId="1E7FC3F5" w14:textId="088CAD82" w:rsidR="00F15E35" w:rsidRPr="00F15E35" w:rsidRDefault="00E44CEA" w:rsidP="00F15E35">
      <w:pPr>
        <w:pStyle w:val="ListParagraph"/>
        <w:numPr>
          <w:ilvl w:val="1"/>
          <w:numId w:val="31"/>
        </w:numPr>
        <w:ind w:left="720" w:hanging="720"/>
        <w:outlineLvl w:val="1"/>
      </w:pPr>
      <w:bookmarkStart w:id="1042" w:name="_Toc94886076"/>
      <w:proofErr w:type="spellStart"/>
      <w:r>
        <w:rPr>
          <w:b/>
          <w:bCs/>
        </w:rPr>
        <w:t>Konsep</w:t>
      </w:r>
      <w:proofErr w:type="spellEnd"/>
      <w:r w:rsidR="00F15E35">
        <w:rPr>
          <w:b/>
          <w:bCs/>
        </w:rPr>
        <w:t xml:space="preserve"> Chatbot</w:t>
      </w:r>
      <w:bookmarkEnd w:id="1042"/>
    </w:p>
    <w:p w14:paraId="70E9E625" w14:textId="77777777" w:rsidR="00E44CEA" w:rsidRPr="00E44CEA" w:rsidRDefault="00E44CEA" w:rsidP="00E44CEA">
      <w:pPr>
        <w:pStyle w:val="ListParagraph"/>
        <w:numPr>
          <w:ilvl w:val="0"/>
          <w:numId w:val="31"/>
        </w:numPr>
        <w:rPr>
          <w:vanish/>
        </w:rPr>
      </w:pPr>
    </w:p>
    <w:p w14:paraId="1E4E8ADA" w14:textId="77777777" w:rsidR="00E44CEA" w:rsidRPr="00E44CEA" w:rsidRDefault="00E44CEA" w:rsidP="00E44CEA">
      <w:pPr>
        <w:pStyle w:val="ListParagraph"/>
        <w:numPr>
          <w:ilvl w:val="1"/>
          <w:numId w:val="31"/>
        </w:numPr>
        <w:rPr>
          <w:vanish/>
        </w:rPr>
      </w:pPr>
    </w:p>
    <w:p w14:paraId="7538EB9C" w14:textId="77777777" w:rsidR="00E44CEA" w:rsidRPr="00E44CEA" w:rsidRDefault="00E44CEA" w:rsidP="00E44CEA">
      <w:pPr>
        <w:pStyle w:val="ListParagraph"/>
        <w:numPr>
          <w:ilvl w:val="1"/>
          <w:numId w:val="31"/>
        </w:numPr>
        <w:rPr>
          <w:vanish/>
        </w:rPr>
      </w:pPr>
    </w:p>
    <w:p w14:paraId="3F5982C7" w14:textId="77777777" w:rsidR="00E44CEA" w:rsidRPr="00E44CEA" w:rsidRDefault="00E44CEA" w:rsidP="00E44CEA">
      <w:pPr>
        <w:pStyle w:val="ListParagraph"/>
        <w:numPr>
          <w:ilvl w:val="1"/>
          <w:numId w:val="31"/>
        </w:numPr>
        <w:rPr>
          <w:vanish/>
        </w:rPr>
      </w:pPr>
    </w:p>
    <w:p w14:paraId="1745CEE3" w14:textId="1447EB5E" w:rsidR="00F15E35" w:rsidRDefault="00E44CEA" w:rsidP="00E16DE6">
      <w:pPr>
        <w:pStyle w:val="ListParagraph"/>
        <w:numPr>
          <w:ilvl w:val="2"/>
          <w:numId w:val="34"/>
        </w:numPr>
        <w:tabs>
          <w:tab w:val="left" w:pos="810"/>
        </w:tabs>
        <w:ind w:left="720" w:hanging="720"/>
      </w:pPr>
      <w:r>
        <w:t>Chat</w:t>
      </w:r>
    </w:p>
    <w:p w14:paraId="261D3B49" w14:textId="47385591" w:rsidR="00450915" w:rsidRDefault="00450915" w:rsidP="00E16DE6">
      <w:pPr>
        <w:pStyle w:val="ListParagraph"/>
        <w:ind w:left="0" w:firstLine="720"/>
      </w:pPr>
      <w:r w:rsidRPr="00450915">
        <w:t>Chat</w:t>
      </w:r>
      <w:r>
        <w:t xml:space="preserve"> </w:t>
      </w:r>
      <w:proofErr w:type="spellStart"/>
      <w:r>
        <w:t>merupakan</w:t>
      </w:r>
      <w:proofErr w:type="spellEnd"/>
      <w:r>
        <w:t xml:space="preserve"> kata </w:t>
      </w:r>
      <w:proofErr w:type="spellStart"/>
      <w:r>
        <w:t>dalam</w:t>
      </w:r>
      <w:proofErr w:type="spellEnd"/>
      <w:r>
        <w:t xml:space="preserve"> Bahasa </w:t>
      </w:r>
      <w:proofErr w:type="spellStart"/>
      <w:r>
        <w:t>Ingris</w:t>
      </w:r>
      <w:proofErr w:type="spellEnd"/>
      <w:r>
        <w:t xml:space="preserve"> yang </w:t>
      </w:r>
      <w:proofErr w:type="spellStart"/>
      <w:r>
        <w:t>dapat</w:t>
      </w:r>
      <w:proofErr w:type="spellEnd"/>
      <w:r>
        <w:t xml:space="preserve"> </w:t>
      </w:r>
      <w:proofErr w:type="spellStart"/>
      <w:r>
        <w:t>diartikan</w:t>
      </w:r>
      <w:proofErr w:type="spellEnd"/>
      <w:r>
        <w:t xml:space="preserve"> </w:t>
      </w:r>
      <w:proofErr w:type="spellStart"/>
      <w:r>
        <w:t>sebagai</w:t>
      </w:r>
      <w:proofErr w:type="spellEnd"/>
      <w:r>
        <w:t xml:space="preserve"> </w:t>
      </w:r>
      <w:proofErr w:type="spellStart"/>
      <w:r>
        <w:t>o</w:t>
      </w:r>
      <w:r w:rsidRPr="00450915">
        <w:t>brolan</w:t>
      </w:r>
      <w:proofErr w:type="spellEnd"/>
      <w:r w:rsidRPr="00450915">
        <w:t xml:space="preserve"> daring </w:t>
      </w:r>
      <w:proofErr w:type="spellStart"/>
      <w:r>
        <w:t>yaitu</w:t>
      </w:r>
      <w:proofErr w:type="spellEnd"/>
      <w:r w:rsidRPr="00450915">
        <w:t xml:space="preserve"> </w:t>
      </w:r>
      <w:proofErr w:type="spellStart"/>
      <w:r w:rsidRPr="00450915">
        <w:t>segala</w:t>
      </w:r>
      <w:proofErr w:type="spellEnd"/>
      <w:r w:rsidRPr="00450915">
        <w:t xml:space="preserve"> </w:t>
      </w:r>
      <w:proofErr w:type="spellStart"/>
      <w:r w:rsidRPr="00450915">
        <w:t>bentuk</w:t>
      </w:r>
      <w:proofErr w:type="spellEnd"/>
      <w:r w:rsidRPr="00450915">
        <w:t xml:space="preserve"> </w:t>
      </w:r>
      <w:proofErr w:type="spellStart"/>
      <w:r w:rsidRPr="00450915">
        <w:t>komunikasi</w:t>
      </w:r>
      <w:proofErr w:type="spellEnd"/>
      <w:r w:rsidRPr="00450915">
        <w:t xml:space="preserve"> yang </w:t>
      </w:r>
      <w:proofErr w:type="spellStart"/>
      <w:r w:rsidRPr="00450915">
        <w:t>menggunakan</w:t>
      </w:r>
      <w:proofErr w:type="spellEnd"/>
      <w:r w:rsidRPr="00450915">
        <w:t xml:space="preserve"> </w:t>
      </w:r>
      <w:r>
        <w:t>i</w:t>
      </w:r>
      <w:r w:rsidRPr="00450915">
        <w:t xml:space="preserve">nternet, </w:t>
      </w:r>
      <w:proofErr w:type="spellStart"/>
      <w:r w:rsidRPr="00450915">
        <w:t>tetapi</w:t>
      </w:r>
      <w:proofErr w:type="spellEnd"/>
      <w:r w:rsidRPr="00450915">
        <w:t xml:space="preserve"> </w:t>
      </w:r>
      <w:proofErr w:type="spellStart"/>
      <w:r w:rsidRPr="00450915">
        <w:t>secara</w:t>
      </w:r>
      <w:proofErr w:type="spellEnd"/>
      <w:r w:rsidRPr="00450915">
        <w:t xml:space="preserve"> </w:t>
      </w:r>
      <w:proofErr w:type="spellStart"/>
      <w:r w:rsidRPr="00450915">
        <w:t>spesifik</w:t>
      </w:r>
      <w:proofErr w:type="spellEnd"/>
      <w:r w:rsidRPr="00450915">
        <w:t xml:space="preserve"> </w:t>
      </w:r>
      <w:proofErr w:type="spellStart"/>
      <w:r w:rsidRPr="00450915">
        <w:t>mengacu</w:t>
      </w:r>
      <w:proofErr w:type="spellEnd"/>
      <w:r w:rsidRPr="00450915">
        <w:t xml:space="preserve"> pada </w:t>
      </w:r>
      <w:proofErr w:type="spellStart"/>
      <w:r w:rsidRPr="00450915">
        <w:t>obrolan</w:t>
      </w:r>
      <w:proofErr w:type="spellEnd"/>
      <w:r w:rsidRPr="00450915">
        <w:t xml:space="preserve"> </w:t>
      </w:r>
      <w:proofErr w:type="spellStart"/>
      <w:r w:rsidRPr="00450915">
        <w:t>atau</w:t>
      </w:r>
      <w:proofErr w:type="spellEnd"/>
      <w:r w:rsidRPr="00450915">
        <w:t xml:space="preserve"> </w:t>
      </w:r>
      <w:proofErr w:type="spellStart"/>
      <w:r w:rsidRPr="00450915">
        <w:t>percakapan</w:t>
      </w:r>
      <w:proofErr w:type="spellEnd"/>
      <w:r w:rsidRPr="00450915">
        <w:t xml:space="preserve"> </w:t>
      </w:r>
      <w:proofErr w:type="spellStart"/>
      <w:r w:rsidRPr="00450915">
        <w:t>berbasis</w:t>
      </w:r>
      <w:proofErr w:type="spellEnd"/>
      <w:r w:rsidRPr="00450915">
        <w:t xml:space="preserve"> </w:t>
      </w:r>
      <w:proofErr w:type="spellStart"/>
      <w:r w:rsidRPr="00450915">
        <w:t>teks</w:t>
      </w:r>
      <w:proofErr w:type="spellEnd"/>
      <w:r w:rsidRPr="00450915">
        <w:t xml:space="preserve"> </w:t>
      </w:r>
      <w:proofErr w:type="spellStart"/>
      <w:r w:rsidRPr="00450915">
        <w:t>antara</w:t>
      </w:r>
      <w:proofErr w:type="spellEnd"/>
      <w:r w:rsidRPr="00450915">
        <w:t xml:space="preserve"> </w:t>
      </w:r>
      <w:proofErr w:type="spellStart"/>
      <w:r w:rsidRPr="00450915">
        <w:t>dua</w:t>
      </w:r>
      <w:proofErr w:type="spellEnd"/>
      <w:r w:rsidRPr="00450915">
        <w:t xml:space="preserve"> </w:t>
      </w:r>
      <w:proofErr w:type="spellStart"/>
      <w:r w:rsidRPr="00450915">
        <w:t>pengguna</w:t>
      </w:r>
      <w:proofErr w:type="spellEnd"/>
      <w:r w:rsidRPr="00450915">
        <w:t xml:space="preserve"> di Internet. </w:t>
      </w:r>
      <w:proofErr w:type="spellStart"/>
      <w:r w:rsidRPr="00450915">
        <w:t>Obrolan</w:t>
      </w:r>
      <w:proofErr w:type="spellEnd"/>
      <w:r w:rsidRPr="00450915">
        <w:t xml:space="preserve"> daring </w:t>
      </w:r>
      <w:proofErr w:type="spellStart"/>
      <w:r w:rsidRPr="00450915">
        <w:t>dapat</w:t>
      </w:r>
      <w:proofErr w:type="spellEnd"/>
      <w:r w:rsidRPr="00450915">
        <w:t xml:space="preserve"> </w:t>
      </w:r>
      <w:proofErr w:type="spellStart"/>
      <w:r w:rsidRPr="00450915">
        <w:t>menggunakan</w:t>
      </w:r>
      <w:proofErr w:type="spellEnd"/>
      <w:r w:rsidRPr="00450915">
        <w:t xml:space="preserve"> </w:t>
      </w:r>
      <w:proofErr w:type="spellStart"/>
      <w:r w:rsidRPr="00450915">
        <w:t>perangkat</w:t>
      </w:r>
      <w:proofErr w:type="spellEnd"/>
      <w:r w:rsidRPr="00450915">
        <w:t xml:space="preserve"> </w:t>
      </w:r>
      <w:proofErr w:type="spellStart"/>
      <w:r w:rsidRPr="00450915">
        <w:t>lucnak</w:t>
      </w:r>
      <w:proofErr w:type="spellEnd"/>
      <w:r w:rsidRPr="00450915">
        <w:t xml:space="preserve"> </w:t>
      </w:r>
      <w:proofErr w:type="spellStart"/>
      <w:r w:rsidRPr="00450915">
        <w:t>seperti</w:t>
      </w:r>
      <w:proofErr w:type="spellEnd"/>
      <w:r w:rsidRPr="00450915">
        <w:t xml:space="preserve"> </w:t>
      </w:r>
      <w:proofErr w:type="spellStart"/>
      <w:r w:rsidRPr="00450915">
        <w:t>pengirim</w:t>
      </w:r>
      <w:proofErr w:type="spellEnd"/>
      <w:r w:rsidRPr="00450915">
        <w:t xml:space="preserve"> </w:t>
      </w:r>
      <w:proofErr w:type="spellStart"/>
      <w:r w:rsidRPr="00450915">
        <w:t>pesan</w:t>
      </w:r>
      <w:proofErr w:type="spellEnd"/>
      <w:r w:rsidRPr="00450915">
        <w:t xml:space="preserve"> </w:t>
      </w:r>
      <w:proofErr w:type="spellStart"/>
      <w:r w:rsidRPr="00450915">
        <w:t>instan</w:t>
      </w:r>
      <w:proofErr w:type="spellEnd"/>
      <w:r>
        <w:t>.</w:t>
      </w:r>
    </w:p>
    <w:p w14:paraId="22B9E675" w14:textId="77777777" w:rsidR="00450915" w:rsidRDefault="00450915" w:rsidP="00450915">
      <w:pPr>
        <w:pStyle w:val="ListParagraph"/>
        <w:ind w:left="1224"/>
      </w:pPr>
    </w:p>
    <w:p w14:paraId="20A1F5FF" w14:textId="560EBD05" w:rsidR="00E44CEA" w:rsidRDefault="00E44CEA" w:rsidP="00E16DE6">
      <w:pPr>
        <w:pStyle w:val="ListParagraph"/>
        <w:numPr>
          <w:ilvl w:val="2"/>
          <w:numId w:val="34"/>
        </w:numPr>
        <w:ind w:left="720" w:hanging="720"/>
      </w:pPr>
      <w:r>
        <w:t>Bot</w:t>
      </w:r>
    </w:p>
    <w:p w14:paraId="0E764582" w14:textId="342C34D7" w:rsidR="00B1606F" w:rsidRDefault="00B1606F" w:rsidP="00E16DE6">
      <w:pPr>
        <w:pStyle w:val="ListParagraph"/>
        <w:ind w:left="0" w:firstLine="720"/>
      </w:pPr>
      <w:commentRangeStart w:id="1043"/>
      <w:r w:rsidRPr="00B1606F">
        <w:lastRenderedPageBreak/>
        <w:t xml:space="preserve">Bot </w:t>
      </w:r>
      <w:proofErr w:type="spellStart"/>
      <w:r w:rsidRPr="00B1606F">
        <w:t>adalah</w:t>
      </w:r>
      <w:proofErr w:type="spellEnd"/>
      <w:r w:rsidRPr="00B1606F">
        <w:t xml:space="preserve"> </w:t>
      </w:r>
      <w:proofErr w:type="spellStart"/>
      <w:r w:rsidRPr="00B1606F">
        <w:t>kependekan</w:t>
      </w:r>
      <w:proofErr w:type="spellEnd"/>
      <w:r w:rsidRPr="00B1606F">
        <w:t xml:space="preserve"> </w:t>
      </w:r>
      <w:proofErr w:type="spellStart"/>
      <w:r w:rsidRPr="00B1606F">
        <w:t>dari</w:t>
      </w:r>
      <w:proofErr w:type="spellEnd"/>
      <w:r w:rsidRPr="00B1606F">
        <w:t xml:space="preserve"> “robot” yang </w:t>
      </w:r>
      <w:proofErr w:type="spellStart"/>
      <w:r w:rsidRPr="00B1606F">
        <w:t>dapat</w:t>
      </w:r>
      <w:proofErr w:type="spellEnd"/>
      <w:r w:rsidRPr="00B1606F">
        <w:t xml:space="preserve"> </w:t>
      </w:r>
      <w:proofErr w:type="spellStart"/>
      <w:r w:rsidRPr="00B1606F">
        <w:t>diartikan</w:t>
      </w:r>
      <w:proofErr w:type="spellEnd"/>
      <w:r w:rsidRPr="00B1606F">
        <w:t xml:space="preserve"> </w:t>
      </w:r>
      <w:proofErr w:type="spellStart"/>
      <w:r w:rsidRPr="00B1606F">
        <w:t>sebagai</w:t>
      </w:r>
      <w:proofErr w:type="spellEnd"/>
      <w:r w:rsidRPr="00B1606F">
        <w:t xml:space="preserve"> </w:t>
      </w:r>
      <w:proofErr w:type="spellStart"/>
      <w:r w:rsidRPr="00B1606F">
        <w:t>sistem</w:t>
      </w:r>
      <w:proofErr w:type="spellEnd"/>
      <w:r w:rsidRPr="00B1606F">
        <w:t xml:space="preserve"> </w:t>
      </w:r>
      <w:proofErr w:type="spellStart"/>
      <w:r w:rsidRPr="00B1606F">
        <w:t>untuk</w:t>
      </w:r>
      <w:proofErr w:type="spellEnd"/>
      <w:r w:rsidRPr="00B1606F">
        <w:t xml:space="preserve"> </w:t>
      </w:r>
      <w:proofErr w:type="spellStart"/>
      <w:r w:rsidRPr="00B1606F">
        <w:t>melakukan</w:t>
      </w:r>
      <w:proofErr w:type="spellEnd"/>
      <w:r w:rsidRPr="00B1606F">
        <w:t xml:space="preserve"> </w:t>
      </w:r>
      <w:proofErr w:type="spellStart"/>
      <w:r w:rsidRPr="00B1606F">
        <w:t>tugas</w:t>
      </w:r>
      <w:proofErr w:type="spellEnd"/>
      <w:r w:rsidRPr="00B1606F">
        <w:t xml:space="preserve"> </w:t>
      </w:r>
      <w:proofErr w:type="spellStart"/>
      <w:r w:rsidRPr="00B1606F">
        <w:t>tertentu</w:t>
      </w:r>
      <w:proofErr w:type="spellEnd"/>
      <w:r w:rsidRPr="00B1606F">
        <w:t xml:space="preserve"> </w:t>
      </w:r>
      <w:proofErr w:type="spellStart"/>
      <w:r w:rsidRPr="00B1606F">
        <w:t>secara</w:t>
      </w:r>
      <w:proofErr w:type="spellEnd"/>
      <w:r w:rsidRPr="00B1606F">
        <w:t xml:space="preserve"> </w:t>
      </w:r>
      <w:proofErr w:type="spellStart"/>
      <w:r w:rsidRPr="00B1606F">
        <w:t>otomatis</w:t>
      </w:r>
      <w:proofErr w:type="spellEnd"/>
      <w:r w:rsidRPr="00B1606F">
        <w:t xml:space="preserve"> dan </w:t>
      </w:r>
      <w:proofErr w:type="spellStart"/>
      <w:r w:rsidRPr="00B1606F">
        <w:t>repetitif</w:t>
      </w:r>
      <w:proofErr w:type="spellEnd"/>
      <w:r w:rsidRPr="00B1606F">
        <w:t xml:space="preserve">. Karena bot </w:t>
      </w:r>
      <w:proofErr w:type="spellStart"/>
      <w:r w:rsidRPr="00B1606F">
        <w:t>beroperasi</w:t>
      </w:r>
      <w:proofErr w:type="spellEnd"/>
      <w:r w:rsidRPr="00B1606F">
        <w:t xml:space="preserve"> </w:t>
      </w:r>
      <w:proofErr w:type="spellStart"/>
      <w:r w:rsidRPr="00B1606F">
        <w:t>secara</w:t>
      </w:r>
      <w:proofErr w:type="spellEnd"/>
      <w:r w:rsidRPr="00B1606F">
        <w:t xml:space="preserve"> </w:t>
      </w:r>
      <w:proofErr w:type="spellStart"/>
      <w:r w:rsidRPr="00B1606F">
        <w:t>otomatis</w:t>
      </w:r>
      <w:proofErr w:type="spellEnd"/>
      <w:r w:rsidRPr="00B1606F">
        <w:t xml:space="preserve">, </w:t>
      </w:r>
      <w:proofErr w:type="spellStart"/>
      <w:r w:rsidRPr="00B1606F">
        <w:t>mereka</w:t>
      </w:r>
      <w:proofErr w:type="spellEnd"/>
      <w:r w:rsidRPr="00B1606F">
        <w:t xml:space="preserve"> </w:t>
      </w:r>
      <w:proofErr w:type="spellStart"/>
      <w:r w:rsidRPr="00B1606F">
        <w:t>dapat</w:t>
      </w:r>
      <w:proofErr w:type="spellEnd"/>
      <w:r w:rsidRPr="00B1606F">
        <w:t xml:space="preserve"> </w:t>
      </w:r>
      <w:proofErr w:type="spellStart"/>
      <w:r w:rsidRPr="00B1606F">
        <w:t>bekerja</w:t>
      </w:r>
      <w:proofErr w:type="spellEnd"/>
      <w:r w:rsidRPr="00B1606F">
        <w:t xml:space="preserve"> </w:t>
      </w:r>
      <w:proofErr w:type="spellStart"/>
      <w:r w:rsidRPr="00B1606F">
        <w:t>jauh</w:t>
      </w:r>
      <w:proofErr w:type="spellEnd"/>
      <w:r w:rsidRPr="00B1606F">
        <w:t xml:space="preserve"> </w:t>
      </w:r>
      <w:proofErr w:type="spellStart"/>
      <w:r w:rsidRPr="00B1606F">
        <w:t>lebih</w:t>
      </w:r>
      <w:proofErr w:type="spellEnd"/>
      <w:r w:rsidRPr="00B1606F">
        <w:t xml:space="preserve"> </w:t>
      </w:r>
      <w:proofErr w:type="spellStart"/>
      <w:r w:rsidRPr="00B1606F">
        <w:t>cepat</w:t>
      </w:r>
      <w:proofErr w:type="spellEnd"/>
      <w:r w:rsidRPr="00B1606F">
        <w:t xml:space="preserve"> </w:t>
      </w:r>
      <w:proofErr w:type="spellStart"/>
      <w:r w:rsidRPr="00B1606F">
        <w:t>dibandingkan</w:t>
      </w:r>
      <w:proofErr w:type="spellEnd"/>
      <w:r w:rsidRPr="00B1606F">
        <w:t xml:space="preserve"> </w:t>
      </w:r>
      <w:proofErr w:type="spellStart"/>
      <w:r w:rsidRPr="00B1606F">
        <w:t>manusia</w:t>
      </w:r>
      <w:proofErr w:type="spellEnd"/>
      <w:r w:rsidRPr="00B1606F">
        <w:t xml:space="preserve">. </w:t>
      </w:r>
      <w:proofErr w:type="spellStart"/>
      <w:r w:rsidRPr="00B1606F">
        <w:t>Selain</w:t>
      </w:r>
      <w:proofErr w:type="spellEnd"/>
      <w:r w:rsidRPr="00B1606F">
        <w:t xml:space="preserve"> </w:t>
      </w:r>
      <w:proofErr w:type="spellStart"/>
      <w:r w:rsidRPr="00B1606F">
        <w:t>itu</w:t>
      </w:r>
      <w:proofErr w:type="spellEnd"/>
      <w:r w:rsidRPr="00B1606F">
        <w:t xml:space="preserve">, bot </w:t>
      </w:r>
      <w:proofErr w:type="spellStart"/>
      <w:r w:rsidRPr="00B1606F">
        <w:t>dapat</w:t>
      </w:r>
      <w:proofErr w:type="spellEnd"/>
      <w:r w:rsidRPr="00B1606F">
        <w:t xml:space="preserve"> </w:t>
      </w:r>
      <w:proofErr w:type="spellStart"/>
      <w:r w:rsidRPr="00B1606F">
        <w:t>berjalan</w:t>
      </w:r>
      <w:proofErr w:type="spellEnd"/>
      <w:r w:rsidRPr="00B1606F">
        <w:t xml:space="preserve"> </w:t>
      </w:r>
      <w:proofErr w:type="spellStart"/>
      <w:r w:rsidRPr="00B1606F">
        <w:t>setiap</w:t>
      </w:r>
      <w:proofErr w:type="spellEnd"/>
      <w:r w:rsidRPr="00B1606F">
        <w:t xml:space="preserve"> </w:t>
      </w:r>
      <w:proofErr w:type="spellStart"/>
      <w:r w:rsidRPr="00B1606F">
        <w:t>waktu</w:t>
      </w:r>
      <w:proofErr w:type="spellEnd"/>
      <w:r w:rsidRPr="00B1606F">
        <w:t xml:space="preserve"> </w:t>
      </w:r>
      <w:proofErr w:type="spellStart"/>
      <w:r w:rsidRPr="00B1606F">
        <w:t>tanpa</w:t>
      </w:r>
      <w:proofErr w:type="spellEnd"/>
      <w:r w:rsidRPr="00B1606F">
        <w:t xml:space="preserve"> </w:t>
      </w:r>
      <w:proofErr w:type="spellStart"/>
      <w:r w:rsidRPr="00B1606F">
        <w:t>harus</w:t>
      </w:r>
      <w:proofErr w:type="spellEnd"/>
      <w:r w:rsidRPr="00B1606F">
        <w:t xml:space="preserve"> </w:t>
      </w:r>
      <w:proofErr w:type="spellStart"/>
      <w:r w:rsidRPr="00B1606F">
        <w:t>menunggu</w:t>
      </w:r>
      <w:proofErr w:type="spellEnd"/>
      <w:r w:rsidRPr="00B1606F">
        <w:t xml:space="preserve"> </w:t>
      </w:r>
      <w:proofErr w:type="spellStart"/>
      <w:r w:rsidRPr="00B1606F">
        <w:t>manusia</w:t>
      </w:r>
      <w:proofErr w:type="spellEnd"/>
      <w:r w:rsidRPr="00B1606F">
        <w:t xml:space="preserve"> </w:t>
      </w:r>
      <w:proofErr w:type="spellStart"/>
      <w:r w:rsidRPr="00B1606F">
        <w:t>mengoperasikannya</w:t>
      </w:r>
      <w:proofErr w:type="spellEnd"/>
      <w:r w:rsidRPr="00B1606F">
        <w:t xml:space="preserve"> </w:t>
      </w:r>
      <w:proofErr w:type="spellStart"/>
      <w:r w:rsidRPr="00B1606F">
        <w:t>secara</w:t>
      </w:r>
      <w:proofErr w:type="spellEnd"/>
      <w:r w:rsidRPr="00B1606F">
        <w:t xml:space="preserve"> manual. Bot </w:t>
      </w:r>
      <w:proofErr w:type="spellStart"/>
      <w:r w:rsidRPr="00B1606F">
        <w:t>biasanya</w:t>
      </w:r>
      <w:proofErr w:type="spellEnd"/>
      <w:r w:rsidRPr="00B1606F">
        <w:t xml:space="preserve"> </w:t>
      </w:r>
      <w:proofErr w:type="spellStart"/>
      <w:r w:rsidRPr="00B1606F">
        <w:t>beroperasi</w:t>
      </w:r>
      <w:proofErr w:type="spellEnd"/>
      <w:r w:rsidRPr="00B1606F">
        <w:t xml:space="preserve"> </w:t>
      </w:r>
      <w:proofErr w:type="spellStart"/>
      <w:r w:rsidRPr="00B1606F">
        <w:t>menggunakan</w:t>
      </w:r>
      <w:proofErr w:type="spellEnd"/>
      <w:r w:rsidRPr="00B1606F">
        <w:t xml:space="preserve"> </w:t>
      </w:r>
      <w:proofErr w:type="spellStart"/>
      <w:r w:rsidRPr="00B1606F">
        <w:t>jaringan</w:t>
      </w:r>
      <w:proofErr w:type="spellEnd"/>
      <w:r w:rsidRPr="00B1606F">
        <w:t xml:space="preserve"> internet dan </w:t>
      </w:r>
      <w:proofErr w:type="spellStart"/>
      <w:r w:rsidRPr="00B1606F">
        <w:t>ia</w:t>
      </w:r>
      <w:proofErr w:type="spellEnd"/>
      <w:r w:rsidRPr="00B1606F">
        <w:t xml:space="preserve"> </w:t>
      </w:r>
      <w:proofErr w:type="spellStart"/>
      <w:r w:rsidRPr="00B1606F">
        <w:t>dapat</w:t>
      </w:r>
      <w:proofErr w:type="spellEnd"/>
      <w:r w:rsidRPr="00B1606F">
        <w:t xml:space="preserve"> </w:t>
      </w:r>
      <w:proofErr w:type="spellStart"/>
      <w:r w:rsidRPr="00B1606F">
        <w:t>bekerja</w:t>
      </w:r>
      <w:proofErr w:type="spellEnd"/>
      <w:r w:rsidRPr="00B1606F">
        <w:t xml:space="preserve"> </w:t>
      </w:r>
      <w:proofErr w:type="spellStart"/>
      <w:r w:rsidRPr="00B1606F">
        <w:t>selama</w:t>
      </w:r>
      <w:proofErr w:type="spellEnd"/>
      <w:r w:rsidRPr="00B1606F">
        <w:t xml:space="preserve"> 24 jam </w:t>
      </w:r>
      <w:proofErr w:type="spellStart"/>
      <w:r w:rsidRPr="00B1606F">
        <w:t>penuh</w:t>
      </w:r>
      <w:proofErr w:type="spellEnd"/>
      <w:r w:rsidRPr="00B1606F">
        <w:t>.</w:t>
      </w:r>
      <w:commentRangeEnd w:id="1043"/>
      <w:r>
        <w:rPr>
          <w:rStyle w:val="CommentReference"/>
        </w:rPr>
        <w:commentReference w:id="1043"/>
      </w:r>
    </w:p>
    <w:p w14:paraId="1EF3FB31" w14:textId="77777777" w:rsidR="00B1606F" w:rsidRDefault="00B1606F" w:rsidP="00B1606F">
      <w:pPr>
        <w:pStyle w:val="ListParagraph"/>
        <w:ind w:firstLine="810"/>
      </w:pPr>
    </w:p>
    <w:p w14:paraId="32831411" w14:textId="616FFD2E" w:rsidR="00E44CEA" w:rsidRDefault="00E44CEA" w:rsidP="00E16DE6">
      <w:pPr>
        <w:pStyle w:val="ListParagraph"/>
        <w:numPr>
          <w:ilvl w:val="2"/>
          <w:numId w:val="34"/>
        </w:numPr>
        <w:ind w:left="720" w:hanging="720"/>
      </w:pPr>
      <w:r>
        <w:t>Chatbot</w:t>
      </w:r>
    </w:p>
    <w:p w14:paraId="2B838FAC" w14:textId="4C94EBB0" w:rsidR="00F71B4B" w:rsidRDefault="00F71B4B" w:rsidP="00E16DE6">
      <w:pPr>
        <w:pStyle w:val="ListParagraph"/>
        <w:ind w:left="0" w:firstLine="720"/>
      </w:pPr>
      <w:commentRangeStart w:id="1044"/>
      <w:r>
        <w:t xml:space="preserve">Chatbot </w:t>
      </w:r>
      <w:proofErr w:type="spellStart"/>
      <w:r w:rsidRPr="00F71B4B">
        <w:t>merupakan</w:t>
      </w:r>
      <w:proofErr w:type="spellEnd"/>
      <w:r w:rsidRPr="00F71B4B">
        <w:t xml:space="preserve"> </w:t>
      </w:r>
      <w:proofErr w:type="spellStart"/>
      <w:r w:rsidRPr="00F71B4B">
        <w:t>sebuah</w:t>
      </w:r>
      <w:proofErr w:type="spellEnd"/>
      <w:r w:rsidRPr="00F71B4B">
        <w:t xml:space="preserve"> </w:t>
      </w:r>
      <w:proofErr w:type="spellStart"/>
      <w:r w:rsidRPr="00F71B4B">
        <w:t>layanan</w:t>
      </w:r>
      <w:proofErr w:type="spellEnd"/>
      <w:r w:rsidRPr="00F71B4B">
        <w:t xml:space="preserve"> </w:t>
      </w:r>
      <w:proofErr w:type="spellStart"/>
      <w:r w:rsidRPr="00F71B4B">
        <w:t>obrolan</w:t>
      </w:r>
      <w:proofErr w:type="spellEnd"/>
      <w:r w:rsidRPr="00F71B4B">
        <w:t xml:space="preserve"> robot/</w:t>
      </w:r>
      <w:proofErr w:type="spellStart"/>
      <w:r w:rsidRPr="00F71B4B">
        <w:t>tokoh</w:t>
      </w:r>
      <w:proofErr w:type="spellEnd"/>
      <w:r w:rsidRPr="00F71B4B">
        <w:t xml:space="preserve"> virtual </w:t>
      </w:r>
      <w:proofErr w:type="spellStart"/>
      <w:r w:rsidRPr="00F71B4B">
        <w:t>dengan</w:t>
      </w:r>
      <w:proofErr w:type="spellEnd"/>
      <w:r w:rsidRPr="00F71B4B">
        <w:t xml:space="preserve"> </w:t>
      </w:r>
      <w:proofErr w:type="spellStart"/>
      <w:r w:rsidRPr="00F71B4B">
        <w:t>kecerdasan</w:t>
      </w:r>
      <w:proofErr w:type="spellEnd"/>
      <w:r w:rsidRPr="00F71B4B">
        <w:t xml:space="preserve"> </w:t>
      </w:r>
      <w:proofErr w:type="spellStart"/>
      <w:r w:rsidRPr="00F71B4B">
        <w:t>buatan</w:t>
      </w:r>
      <w:proofErr w:type="spellEnd"/>
      <w:r w:rsidRPr="00F71B4B">
        <w:t xml:space="preserve"> </w:t>
      </w:r>
      <w:proofErr w:type="spellStart"/>
      <w:r w:rsidRPr="00F71B4B">
        <w:t>atau</w:t>
      </w:r>
      <w:proofErr w:type="spellEnd"/>
      <w:r w:rsidRPr="00F71B4B">
        <w:t xml:space="preserve"> AI (Artificial Intelligent) yang </w:t>
      </w:r>
      <w:proofErr w:type="spellStart"/>
      <w:r w:rsidRPr="00F71B4B">
        <w:t>menirukan</w:t>
      </w:r>
      <w:proofErr w:type="spellEnd"/>
      <w:r w:rsidRPr="00F71B4B">
        <w:t xml:space="preserve"> </w:t>
      </w:r>
      <w:proofErr w:type="spellStart"/>
      <w:r w:rsidRPr="00F71B4B">
        <w:t>percakapan</w:t>
      </w:r>
      <w:proofErr w:type="spellEnd"/>
      <w:r w:rsidRPr="00F71B4B">
        <w:t xml:space="preserve"> </w:t>
      </w:r>
      <w:proofErr w:type="spellStart"/>
      <w:r w:rsidRPr="00F71B4B">
        <w:t>manusia</w:t>
      </w:r>
      <w:proofErr w:type="spellEnd"/>
      <w:r w:rsidRPr="00F71B4B">
        <w:t xml:space="preserve"> </w:t>
      </w:r>
      <w:proofErr w:type="spellStart"/>
      <w:r w:rsidRPr="00F71B4B">
        <w:t>melalui</w:t>
      </w:r>
      <w:proofErr w:type="spellEnd"/>
      <w:r w:rsidRPr="00F71B4B">
        <w:t xml:space="preserve"> </w:t>
      </w:r>
      <w:proofErr w:type="spellStart"/>
      <w:r w:rsidRPr="00F71B4B">
        <w:t>pesan</w:t>
      </w:r>
      <w:proofErr w:type="spellEnd"/>
      <w:r w:rsidRPr="00F71B4B">
        <w:t xml:space="preserve"> </w:t>
      </w:r>
      <w:proofErr w:type="spellStart"/>
      <w:r w:rsidRPr="00F71B4B">
        <w:t>suara</w:t>
      </w:r>
      <w:proofErr w:type="spellEnd"/>
      <w:r w:rsidRPr="00F71B4B">
        <w:t xml:space="preserve">, </w:t>
      </w:r>
      <w:proofErr w:type="spellStart"/>
      <w:r w:rsidRPr="00F71B4B">
        <w:t>obrolan</w:t>
      </w:r>
      <w:proofErr w:type="spellEnd"/>
      <w:r w:rsidRPr="00F71B4B">
        <w:t xml:space="preserve"> </w:t>
      </w:r>
      <w:proofErr w:type="spellStart"/>
      <w:r w:rsidRPr="00F71B4B">
        <w:t>teks</w:t>
      </w:r>
      <w:proofErr w:type="spellEnd"/>
      <w:r w:rsidRPr="00F71B4B">
        <w:t xml:space="preserve"> </w:t>
      </w:r>
      <w:proofErr w:type="spellStart"/>
      <w:r w:rsidRPr="00F71B4B">
        <w:t>ataupun</w:t>
      </w:r>
      <w:proofErr w:type="spellEnd"/>
      <w:r w:rsidRPr="00F71B4B">
        <w:t xml:space="preserve"> </w:t>
      </w:r>
      <w:proofErr w:type="spellStart"/>
      <w:r w:rsidRPr="00F71B4B">
        <w:t>keduanya</w:t>
      </w:r>
      <w:proofErr w:type="spellEnd"/>
      <w:r w:rsidRPr="00F71B4B">
        <w:t>.</w:t>
      </w:r>
      <w:commentRangeEnd w:id="1044"/>
      <w:r>
        <w:rPr>
          <w:rStyle w:val="CommentReference"/>
        </w:rPr>
        <w:commentReference w:id="1044"/>
      </w:r>
      <w:sdt>
        <w:sdtPr>
          <w:id w:val="-1940987326"/>
          <w:citation/>
        </w:sdtPr>
        <w:sdtContent>
          <w:r w:rsidR="00C7146F">
            <w:fldChar w:fldCharType="begin"/>
          </w:r>
          <w:r w:rsidR="00C7146F">
            <w:instrText xml:space="preserve"> CITATION idc \l 1033 </w:instrText>
          </w:r>
          <w:r w:rsidR="00C7146F">
            <w:fldChar w:fldCharType="separate"/>
          </w:r>
          <w:r w:rsidR="00C7146F">
            <w:rPr>
              <w:noProof/>
            </w:rPr>
            <w:t xml:space="preserve"> (idcloudhost, n.d.)</w:t>
          </w:r>
          <w:r w:rsidR="00C7146F">
            <w:fldChar w:fldCharType="end"/>
          </w:r>
        </w:sdtContent>
      </w:sdt>
    </w:p>
    <w:p w14:paraId="2050B3D7" w14:textId="7A96F837" w:rsidR="0032703F" w:rsidRPr="00F15E35" w:rsidRDefault="0032703F" w:rsidP="00E16DE6">
      <w:pPr>
        <w:pStyle w:val="ListParagraph"/>
        <w:ind w:left="0" w:firstLine="720"/>
      </w:pPr>
      <w:r w:rsidRPr="0032703F">
        <w:t xml:space="preserve">Chat bot </w:t>
      </w:r>
      <w:proofErr w:type="spellStart"/>
      <w:r w:rsidRPr="0032703F">
        <w:t>dirancang</w:t>
      </w:r>
      <w:proofErr w:type="spellEnd"/>
      <w:r w:rsidRPr="0032703F">
        <w:t xml:space="preserve"> </w:t>
      </w:r>
      <w:proofErr w:type="spellStart"/>
      <w:r w:rsidRPr="0032703F">
        <w:t>untuk</w:t>
      </w:r>
      <w:proofErr w:type="spellEnd"/>
      <w:r w:rsidRPr="0032703F">
        <w:t xml:space="preserve"> </w:t>
      </w:r>
      <w:proofErr w:type="spellStart"/>
      <w:r w:rsidRPr="0032703F">
        <w:t>berinteraksi</w:t>
      </w:r>
      <w:proofErr w:type="spellEnd"/>
      <w:r w:rsidRPr="0032703F">
        <w:t xml:space="preserve"> </w:t>
      </w:r>
      <w:proofErr w:type="spellStart"/>
      <w:r w:rsidRPr="0032703F">
        <w:t>dengan</w:t>
      </w:r>
      <w:proofErr w:type="spellEnd"/>
      <w:r w:rsidRPr="0032703F">
        <w:t xml:space="preserve"> </w:t>
      </w:r>
      <w:proofErr w:type="spellStart"/>
      <w:r w:rsidRPr="0032703F">
        <w:t>pengguna</w:t>
      </w:r>
      <w:proofErr w:type="spellEnd"/>
      <w:r w:rsidRPr="0032703F">
        <w:t xml:space="preserve"> </w:t>
      </w:r>
      <w:proofErr w:type="spellStart"/>
      <w:r w:rsidRPr="0032703F">
        <w:t>secara</w:t>
      </w:r>
      <w:proofErr w:type="spellEnd"/>
      <w:r w:rsidRPr="0032703F">
        <w:t xml:space="preserve"> </w:t>
      </w:r>
      <w:proofErr w:type="spellStart"/>
      <w:r w:rsidRPr="0032703F">
        <w:t>langsung</w:t>
      </w:r>
      <w:proofErr w:type="spellEnd"/>
      <w:r w:rsidRPr="0032703F">
        <w:t xml:space="preserve"> </w:t>
      </w:r>
      <w:proofErr w:type="spellStart"/>
      <w:r w:rsidRPr="0032703F">
        <w:t>dengan</w:t>
      </w:r>
      <w:proofErr w:type="spellEnd"/>
      <w:r w:rsidRPr="0032703F">
        <w:t xml:space="preserve"> </w:t>
      </w:r>
      <w:proofErr w:type="spellStart"/>
      <w:r w:rsidRPr="0032703F">
        <w:t>suara</w:t>
      </w:r>
      <w:proofErr w:type="spellEnd"/>
      <w:r w:rsidRPr="0032703F">
        <w:t xml:space="preserve"> </w:t>
      </w:r>
      <w:proofErr w:type="spellStart"/>
      <w:r w:rsidRPr="0032703F">
        <w:t>atau</w:t>
      </w:r>
      <w:proofErr w:type="spellEnd"/>
      <w:r w:rsidRPr="0032703F">
        <w:t xml:space="preserve"> tulisan. </w:t>
      </w:r>
    </w:p>
    <w:p w14:paraId="403BBE7D" w14:textId="08842F03" w:rsidR="00F52F60" w:rsidRDefault="0092662F">
      <w:pPr>
        <w:pStyle w:val="Heading1"/>
      </w:pPr>
      <w:bookmarkStart w:id="1045" w:name="_Toc294460004"/>
      <w:bookmarkStart w:id="1046" w:name="_Toc294460260"/>
      <w:bookmarkStart w:id="1047" w:name="_Toc294460518"/>
      <w:bookmarkStart w:id="1048" w:name="_Toc294460005"/>
      <w:bookmarkStart w:id="1049" w:name="_Toc294460261"/>
      <w:bookmarkStart w:id="1050" w:name="_Toc294460519"/>
      <w:bookmarkStart w:id="1051" w:name="_Toc294460006"/>
      <w:bookmarkStart w:id="1052" w:name="_Toc294460262"/>
      <w:bookmarkStart w:id="1053" w:name="_Toc294460520"/>
      <w:bookmarkEnd w:id="1045"/>
      <w:bookmarkEnd w:id="1046"/>
      <w:bookmarkEnd w:id="1047"/>
      <w:bookmarkEnd w:id="1048"/>
      <w:bookmarkEnd w:id="1049"/>
      <w:bookmarkEnd w:id="1050"/>
      <w:bookmarkEnd w:id="1051"/>
      <w:bookmarkEnd w:id="1052"/>
      <w:bookmarkEnd w:id="1053"/>
      <w:r>
        <w:lastRenderedPageBreak/>
        <w:br/>
      </w:r>
      <w:bookmarkStart w:id="1054" w:name="_Toc94886077"/>
      <w:r w:rsidR="00D848F2">
        <w:t>OBJEK PENELITIAN</w:t>
      </w:r>
      <w:bookmarkEnd w:id="1054"/>
    </w:p>
    <w:p w14:paraId="6ECAFB3A" w14:textId="0C562355" w:rsidR="00EB624D" w:rsidRDefault="00D848F2" w:rsidP="00D848F2">
      <w:pPr>
        <w:pStyle w:val="Heading2"/>
      </w:pPr>
      <w:bookmarkStart w:id="1055" w:name="_Toc294460008"/>
      <w:bookmarkStart w:id="1056" w:name="_Toc294460264"/>
      <w:bookmarkStart w:id="1057" w:name="_Toc294460522"/>
      <w:bookmarkStart w:id="1058" w:name="_Toc294460009"/>
      <w:bookmarkStart w:id="1059" w:name="_Toc294460265"/>
      <w:bookmarkStart w:id="1060" w:name="_Toc294460523"/>
      <w:bookmarkStart w:id="1061" w:name="_Toc94886078"/>
      <w:bookmarkEnd w:id="1055"/>
      <w:bookmarkEnd w:id="1056"/>
      <w:bookmarkEnd w:id="1057"/>
      <w:bookmarkEnd w:id="1058"/>
      <w:bookmarkEnd w:id="1059"/>
      <w:bookmarkEnd w:id="1060"/>
      <w:r>
        <w:t>Sejarah Perusahaan</w:t>
      </w:r>
      <w:bookmarkEnd w:id="1061"/>
    </w:p>
    <w:p w14:paraId="48B08141" w14:textId="77777777" w:rsidR="00185DC9" w:rsidRDefault="00185DC9" w:rsidP="00185DC9">
      <w:pPr>
        <w:ind w:firstLine="810"/>
      </w:pPr>
      <w:proofErr w:type="spellStart"/>
      <w:r>
        <w:t>Mulai</w:t>
      </w:r>
      <w:proofErr w:type="spellEnd"/>
      <w:r>
        <w:t xml:space="preserve"> </w:t>
      </w:r>
      <w:proofErr w:type="spellStart"/>
      <w:r>
        <w:t>dengan</w:t>
      </w:r>
      <w:proofErr w:type="spellEnd"/>
      <w:r>
        <w:t xml:space="preserve"> </w:t>
      </w:r>
      <w:proofErr w:type="spellStart"/>
      <w:r>
        <w:t>beroperasinya</w:t>
      </w:r>
      <w:proofErr w:type="spellEnd"/>
      <w:r>
        <w:t xml:space="preserve"> </w:t>
      </w:r>
      <w:proofErr w:type="spellStart"/>
      <w:r>
        <w:t>praktek</w:t>
      </w:r>
      <w:proofErr w:type="spellEnd"/>
      <w:r>
        <w:t xml:space="preserve"> </w:t>
      </w:r>
      <w:proofErr w:type="spellStart"/>
      <w:r>
        <w:t>dokter</w:t>
      </w:r>
      <w:proofErr w:type="spellEnd"/>
      <w:r>
        <w:t xml:space="preserve"> </w:t>
      </w:r>
      <w:proofErr w:type="spellStart"/>
      <w:r>
        <w:t>tahun</w:t>
      </w:r>
      <w:proofErr w:type="spellEnd"/>
      <w:r>
        <w:t xml:space="preserve"> 1992, yang </w:t>
      </w:r>
      <w:proofErr w:type="spellStart"/>
      <w:r>
        <w:t>selanjutnya</w:t>
      </w:r>
      <w:proofErr w:type="spellEnd"/>
      <w:r>
        <w:t xml:space="preserve"> </w:t>
      </w:r>
      <w:proofErr w:type="spellStart"/>
      <w:r>
        <w:t>menjadi</w:t>
      </w:r>
      <w:proofErr w:type="spellEnd"/>
      <w:r>
        <w:t xml:space="preserve"> </w:t>
      </w:r>
      <w:proofErr w:type="spellStart"/>
      <w:r>
        <w:t>praktek</w:t>
      </w:r>
      <w:proofErr w:type="spellEnd"/>
      <w:r>
        <w:t xml:space="preserve"> </w:t>
      </w:r>
      <w:proofErr w:type="spellStart"/>
      <w:r>
        <w:t>bersama</w:t>
      </w:r>
      <w:proofErr w:type="spellEnd"/>
      <w:r>
        <w:t xml:space="preserve"> </w:t>
      </w:r>
      <w:proofErr w:type="spellStart"/>
      <w:r>
        <w:t>dokter</w:t>
      </w:r>
      <w:proofErr w:type="spellEnd"/>
      <w:r>
        <w:t xml:space="preserve"> </w:t>
      </w:r>
      <w:proofErr w:type="spellStart"/>
      <w:r>
        <w:t>umum</w:t>
      </w:r>
      <w:proofErr w:type="spellEnd"/>
      <w:r>
        <w:t xml:space="preserve"> dan </w:t>
      </w:r>
      <w:proofErr w:type="spellStart"/>
      <w:r>
        <w:t>kemudian</w:t>
      </w:r>
      <w:proofErr w:type="spellEnd"/>
      <w:r>
        <w:t xml:space="preserve"> pada </w:t>
      </w:r>
      <w:proofErr w:type="spellStart"/>
      <w:r>
        <w:t>tahun</w:t>
      </w:r>
      <w:proofErr w:type="spellEnd"/>
      <w:r>
        <w:t xml:space="preserve"> 2009 </w:t>
      </w:r>
      <w:proofErr w:type="spellStart"/>
      <w:r>
        <w:t>berkembang</w:t>
      </w:r>
      <w:proofErr w:type="spellEnd"/>
      <w:r>
        <w:t xml:space="preserve"> </w:t>
      </w:r>
      <w:proofErr w:type="spellStart"/>
      <w:r>
        <w:t>menjadi</w:t>
      </w:r>
      <w:proofErr w:type="spellEnd"/>
      <w:r>
        <w:t xml:space="preserve"> </w:t>
      </w:r>
      <w:proofErr w:type="spellStart"/>
      <w:r>
        <w:t>Rumah</w:t>
      </w:r>
      <w:proofErr w:type="spellEnd"/>
      <w:r>
        <w:t xml:space="preserve"> </w:t>
      </w:r>
      <w:proofErr w:type="spellStart"/>
      <w:r>
        <w:t>Sakit</w:t>
      </w:r>
      <w:proofErr w:type="spellEnd"/>
      <w:r>
        <w:t xml:space="preserve"> Ali </w:t>
      </w:r>
      <w:proofErr w:type="spellStart"/>
      <w:r>
        <w:t>Sibroh</w:t>
      </w:r>
      <w:proofErr w:type="spellEnd"/>
      <w:r>
        <w:t xml:space="preserve"> </w:t>
      </w:r>
      <w:proofErr w:type="spellStart"/>
      <w:r>
        <w:t>Malisi</w:t>
      </w:r>
      <w:proofErr w:type="spellEnd"/>
      <w:r>
        <w:t xml:space="preserve">. Belum </w:t>
      </w:r>
      <w:proofErr w:type="spellStart"/>
      <w:r>
        <w:t>adanya</w:t>
      </w:r>
      <w:proofErr w:type="spellEnd"/>
      <w:r>
        <w:t xml:space="preserve"> </w:t>
      </w:r>
      <w:proofErr w:type="spellStart"/>
      <w:r>
        <w:t>rumah</w:t>
      </w:r>
      <w:proofErr w:type="spellEnd"/>
      <w:r>
        <w:t xml:space="preserve"> </w:t>
      </w:r>
      <w:proofErr w:type="spellStart"/>
      <w:r>
        <w:t>sakit</w:t>
      </w:r>
      <w:proofErr w:type="spellEnd"/>
      <w:r>
        <w:t xml:space="preserve"> </w:t>
      </w:r>
      <w:proofErr w:type="spellStart"/>
      <w:r>
        <w:t>umum</w:t>
      </w:r>
      <w:proofErr w:type="spellEnd"/>
      <w:r>
        <w:t xml:space="preserve"> </w:t>
      </w:r>
      <w:proofErr w:type="spellStart"/>
      <w:r>
        <w:t>pemerintah</w:t>
      </w:r>
      <w:proofErr w:type="spellEnd"/>
      <w:r>
        <w:t xml:space="preserve"> di wilayah </w:t>
      </w:r>
      <w:proofErr w:type="spellStart"/>
      <w:r>
        <w:t>jakarta</w:t>
      </w:r>
      <w:proofErr w:type="spellEnd"/>
      <w:r>
        <w:t xml:space="preserve"> </w:t>
      </w:r>
      <w:proofErr w:type="spellStart"/>
      <w:r>
        <w:t>selatan</w:t>
      </w:r>
      <w:proofErr w:type="spellEnd"/>
      <w:r>
        <w:t xml:space="preserve"> </w:t>
      </w:r>
      <w:proofErr w:type="spellStart"/>
      <w:r>
        <w:t>merupakan</w:t>
      </w:r>
      <w:proofErr w:type="spellEnd"/>
      <w:r>
        <w:t xml:space="preserve"> salah </w:t>
      </w:r>
      <w:proofErr w:type="spellStart"/>
      <w:r>
        <w:t>satu</w:t>
      </w:r>
      <w:proofErr w:type="spellEnd"/>
      <w:r>
        <w:t xml:space="preserve"> </w:t>
      </w:r>
      <w:proofErr w:type="spellStart"/>
      <w:r>
        <w:t>motivasi</w:t>
      </w:r>
      <w:proofErr w:type="spellEnd"/>
      <w:r>
        <w:t xml:space="preserve"> </w:t>
      </w:r>
      <w:proofErr w:type="spellStart"/>
      <w:r>
        <w:t>dasar</w:t>
      </w:r>
      <w:proofErr w:type="spellEnd"/>
      <w:r>
        <w:t xml:space="preserve"> dr. H. </w:t>
      </w:r>
      <w:proofErr w:type="spellStart"/>
      <w:r>
        <w:t>Sibroh</w:t>
      </w:r>
      <w:proofErr w:type="spellEnd"/>
      <w:r>
        <w:t xml:space="preserve"> </w:t>
      </w:r>
      <w:proofErr w:type="spellStart"/>
      <w:r>
        <w:t>Malisi</w:t>
      </w:r>
      <w:proofErr w:type="spellEnd"/>
      <w:r>
        <w:t xml:space="preserve">, MARS </w:t>
      </w:r>
      <w:proofErr w:type="spellStart"/>
      <w:r>
        <w:t>untuk</w:t>
      </w:r>
      <w:proofErr w:type="spellEnd"/>
      <w:r>
        <w:t xml:space="preserve"> </w:t>
      </w:r>
      <w:proofErr w:type="spellStart"/>
      <w:r>
        <w:t>membangun</w:t>
      </w:r>
      <w:proofErr w:type="spellEnd"/>
      <w:r>
        <w:t xml:space="preserve"> </w:t>
      </w:r>
      <w:proofErr w:type="spellStart"/>
      <w:r>
        <w:t>rumah</w:t>
      </w:r>
      <w:proofErr w:type="spellEnd"/>
      <w:r>
        <w:t xml:space="preserve"> </w:t>
      </w:r>
      <w:proofErr w:type="spellStart"/>
      <w:r>
        <w:t>sakit</w:t>
      </w:r>
      <w:proofErr w:type="spellEnd"/>
      <w:r>
        <w:t xml:space="preserve"> </w:t>
      </w:r>
      <w:proofErr w:type="spellStart"/>
      <w:r>
        <w:t>ini</w:t>
      </w:r>
      <w:proofErr w:type="spellEnd"/>
      <w:r>
        <w:t xml:space="preserve"> </w:t>
      </w:r>
      <w:proofErr w:type="spellStart"/>
      <w:r>
        <w:t>dengan</w:t>
      </w:r>
      <w:proofErr w:type="spellEnd"/>
      <w:r>
        <w:t xml:space="preserve"> </w:t>
      </w:r>
      <w:proofErr w:type="spellStart"/>
      <w:r>
        <w:t>tujuan</w:t>
      </w:r>
      <w:proofErr w:type="spellEnd"/>
      <w:r>
        <w:t xml:space="preserve"> agar </w:t>
      </w:r>
      <w:proofErr w:type="spellStart"/>
      <w:r>
        <w:t>dapat</w:t>
      </w:r>
      <w:proofErr w:type="spellEnd"/>
      <w:r>
        <w:t xml:space="preserve"> </w:t>
      </w:r>
      <w:proofErr w:type="spellStart"/>
      <w:r>
        <w:t>terlibat</w:t>
      </w:r>
      <w:proofErr w:type="spellEnd"/>
      <w:r>
        <w:t xml:space="preserve"> </w:t>
      </w:r>
      <w:proofErr w:type="spellStart"/>
      <w:r>
        <w:t>bersama</w:t>
      </w:r>
      <w:proofErr w:type="spellEnd"/>
      <w:r>
        <w:t xml:space="preserve"> </w:t>
      </w:r>
      <w:proofErr w:type="spellStart"/>
      <w:r>
        <w:t>pemerintah</w:t>
      </w:r>
      <w:proofErr w:type="spellEnd"/>
      <w:r>
        <w:t xml:space="preserve"> </w:t>
      </w:r>
      <w:proofErr w:type="spellStart"/>
      <w:r>
        <w:t>dalam</w:t>
      </w:r>
      <w:proofErr w:type="spellEnd"/>
      <w:r>
        <w:t xml:space="preserve"> </w:t>
      </w:r>
      <w:proofErr w:type="spellStart"/>
      <w:r>
        <w:t>meningkatkan</w:t>
      </w:r>
      <w:proofErr w:type="spellEnd"/>
      <w:r>
        <w:t xml:space="preserve"> </w:t>
      </w:r>
      <w:proofErr w:type="spellStart"/>
      <w:r>
        <w:t>statistik</w:t>
      </w:r>
      <w:proofErr w:type="spellEnd"/>
      <w:r>
        <w:t xml:space="preserve"> </w:t>
      </w:r>
      <w:proofErr w:type="spellStart"/>
      <w:r>
        <w:t>kesehatan</w:t>
      </w:r>
      <w:proofErr w:type="spellEnd"/>
      <w:r>
        <w:t xml:space="preserve"> </w:t>
      </w:r>
      <w:proofErr w:type="spellStart"/>
      <w:r>
        <w:t>masyarakat</w:t>
      </w:r>
      <w:proofErr w:type="spellEnd"/>
      <w:r>
        <w:t xml:space="preserve">. </w:t>
      </w:r>
      <w:proofErr w:type="spellStart"/>
      <w:r>
        <w:t>Disamping</w:t>
      </w:r>
      <w:proofErr w:type="spellEnd"/>
      <w:r>
        <w:t xml:space="preserve"> </w:t>
      </w:r>
      <w:proofErr w:type="spellStart"/>
      <w:r>
        <w:t>itu</w:t>
      </w:r>
      <w:proofErr w:type="spellEnd"/>
      <w:r>
        <w:t xml:space="preserve">, </w:t>
      </w:r>
      <w:proofErr w:type="spellStart"/>
      <w:r>
        <w:t>adanya</w:t>
      </w:r>
      <w:proofErr w:type="spellEnd"/>
      <w:r>
        <w:t xml:space="preserve"> </w:t>
      </w:r>
      <w:proofErr w:type="spellStart"/>
      <w:r>
        <w:t>kerinduan</w:t>
      </w:r>
      <w:proofErr w:type="spellEnd"/>
      <w:r>
        <w:t xml:space="preserve"> </w:t>
      </w:r>
      <w:proofErr w:type="spellStart"/>
      <w:r>
        <w:t>pemilik</w:t>
      </w:r>
      <w:proofErr w:type="spellEnd"/>
      <w:r>
        <w:t xml:space="preserve"> </w:t>
      </w:r>
      <w:proofErr w:type="spellStart"/>
      <w:r>
        <w:t>untuk</w:t>
      </w:r>
      <w:proofErr w:type="spellEnd"/>
      <w:r>
        <w:t xml:space="preserve"> </w:t>
      </w:r>
      <w:proofErr w:type="spellStart"/>
      <w:r>
        <w:t>mengembangkan</w:t>
      </w:r>
      <w:proofErr w:type="spellEnd"/>
      <w:r>
        <w:t xml:space="preserve"> </w:t>
      </w:r>
      <w:proofErr w:type="spellStart"/>
      <w:r>
        <w:t>sebuah</w:t>
      </w:r>
      <w:proofErr w:type="spellEnd"/>
      <w:r>
        <w:t xml:space="preserve"> </w:t>
      </w:r>
      <w:proofErr w:type="spellStart"/>
      <w:r>
        <w:t>rumah</w:t>
      </w:r>
      <w:proofErr w:type="spellEnd"/>
      <w:r>
        <w:t xml:space="preserve"> </w:t>
      </w:r>
      <w:proofErr w:type="spellStart"/>
      <w:r>
        <w:t>sakit</w:t>
      </w:r>
      <w:proofErr w:type="spellEnd"/>
      <w:r>
        <w:t xml:space="preserve"> </w:t>
      </w:r>
      <w:proofErr w:type="spellStart"/>
      <w:r>
        <w:t>bernuansa</w:t>
      </w:r>
      <w:proofErr w:type="spellEnd"/>
      <w:r>
        <w:t xml:space="preserve"> Betawi yang </w:t>
      </w:r>
      <w:proofErr w:type="spellStart"/>
      <w:r>
        <w:t>merupakan</w:t>
      </w:r>
      <w:proofErr w:type="spellEnd"/>
      <w:r>
        <w:t xml:space="preserve"> </w:t>
      </w:r>
      <w:proofErr w:type="spellStart"/>
      <w:r>
        <w:t>bagian</w:t>
      </w:r>
      <w:proofErr w:type="spellEnd"/>
      <w:r>
        <w:t xml:space="preserve"> </w:t>
      </w:r>
      <w:proofErr w:type="spellStart"/>
      <w:r>
        <w:t>penting</w:t>
      </w:r>
      <w:proofErr w:type="spellEnd"/>
      <w:r>
        <w:t xml:space="preserve"> </w:t>
      </w:r>
      <w:proofErr w:type="spellStart"/>
      <w:r>
        <w:t>bagi</w:t>
      </w:r>
      <w:proofErr w:type="spellEnd"/>
      <w:r>
        <w:t xml:space="preserve"> </w:t>
      </w:r>
      <w:proofErr w:type="spellStart"/>
      <w:r>
        <w:t>masyarakat</w:t>
      </w:r>
      <w:proofErr w:type="spellEnd"/>
      <w:r>
        <w:t xml:space="preserve"> </w:t>
      </w:r>
      <w:proofErr w:type="spellStart"/>
      <w:r>
        <w:t>sekitar</w:t>
      </w:r>
      <w:proofErr w:type="spellEnd"/>
      <w:r>
        <w:t xml:space="preserve">. </w:t>
      </w:r>
      <w:proofErr w:type="spellStart"/>
      <w:r>
        <w:t>Pengalaman</w:t>
      </w:r>
      <w:proofErr w:type="spellEnd"/>
      <w:r>
        <w:t xml:space="preserve"> </w:t>
      </w:r>
      <w:proofErr w:type="spellStart"/>
      <w:r>
        <w:t>dalam</w:t>
      </w:r>
      <w:proofErr w:type="spellEnd"/>
      <w:r>
        <w:t xml:space="preserve"> </w:t>
      </w:r>
      <w:proofErr w:type="spellStart"/>
      <w:r>
        <w:t>mengelola</w:t>
      </w:r>
      <w:proofErr w:type="spellEnd"/>
      <w:r>
        <w:t xml:space="preserve"> </w:t>
      </w:r>
      <w:proofErr w:type="spellStart"/>
      <w:r>
        <w:t>klinik</w:t>
      </w:r>
      <w:proofErr w:type="spellEnd"/>
      <w:r>
        <w:t xml:space="preserve"> </w:t>
      </w:r>
      <w:proofErr w:type="spellStart"/>
      <w:r>
        <w:t>merupakan</w:t>
      </w:r>
      <w:proofErr w:type="spellEnd"/>
      <w:r>
        <w:t xml:space="preserve"> modal </w:t>
      </w:r>
      <w:proofErr w:type="spellStart"/>
      <w:r>
        <w:t>dasar</w:t>
      </w:r>
      <w:proofErr w:type="spellEnd"/>
      <w:r>
        <w:t xml:space="preserve"> </w:t>
      </w:r>
      <w:proofErr w:type="spellStart"/>
      <w:r>
        <w:t>dikembangkannya</w:t>
      </w:r>
      <w:proofErr w:type="spellEnd"/>
      <w:r>
        <w:t xml:space="preserve"> </w:t>
      </w:r>
      <w:proofErr w:type="spellStart"/>
      <w:r>
        <w:t>rumah</w:t>
      </w:r>
      <w:proofErr w:type="spellEnd"/>
      <w:r>
        <w:t xml:space="preserve"> </w:t>
      </w:r>
      <w:proofErr w:type="spellStart"/>
      <w:r>
        <w:t>sakit</w:t>
      </w:r>
      <w:proofErr w:type="spellEnd"/>
      <w:r>
        <w:t xml:space="preserve"> </w:t>
      </w:r>
      <w:proofErr w:type="spellStart"/>
      <w:r>
        <w:t>ini</w:t>
      </w:r>
      <w:proofErr w:type="spellEnd"/>
      <w:r>
        <w:t xml:space="preserve">. Hasil </w:t>
      </w:r>
      <w:proofErr w:type="spellStart"/>
      <w:r>
        <w:t>analisis</w:t>
      </w:r>
      <w:proofErr w:type="spellEnd"/>
      <w:r>
        <w:t xml:space="preserve"> dan </w:t>
      </w:r>
      <w:proofErr w:type="spellStart"/>
      <w:r>
        <w:t>evaluasi</w:t>
      </w:r>
      <w:proofErr w:type="spellEnd"/>
      <w:r>
        <w:t xml:space="preserve"> </w:t>
      </w:r>
      <w:proofErr w:type="spellStart"/>
      <w:r>
        <w:t>selama</w:t>
      </w:r>
      <w:proofErr w:type="spellEnd"/>
      <w:r>
        <w:t xml:space="preserve"> </w:t>
      </w:r>
      <w:proofErr w:type="spellStart"/>
      <w:r>
        <w:t>ini</w:t>
      </w:r>
      <w:proofErr w:type="spellEnd"/>
      <w:r>
        <w:t xml:space="preserve"> </w:t>
      </w:r>
      <w:proofErr w:type="spellStart"/>
      <w:r>
        <w:t>dapat</w:t>
      </w:r>
      <w:proofErr w:type="spellEnd"/>
      <w:r>
        <w:t xml:space="preserve"> </w:t>
      </w:r>
      <w:proofErr w:type="spellStart"/>
      <w:r>
        <w:t>disimpulkan</w:t>
      </w:r>
      <w:proofErr w:type="spellEnd"/>
      <w:r>
        <w:t xml:space="preserve"> </w:t>
      </w:r>
      <w:proofErr w:type="spellStart"/>
      <w:r>
        <w:t>bahwa</w:t>
      </w:r>
      <w:proofErr w:type="spellEnd"/>
      <w:r>
        <w:t xml:space="preserve"> </w:t>
      </w:r>
      <w:proofErr w:type="spellStart"/>
      <w:r>
        <w:t>terjadi</w:t>
      </w:r>
      <w:proofErr w:type="spellEnd"/>
      <w:r>
        <w:t xml:space="preserve"> </w:t>
      </w:r>
      <w:proofErr w:type="spellStart"/>
      <w:r>
        <w:t>peningkatan</w:t>
      </w:r>
      <w:proofErr w:type="spellEnd"/>
      <w:r>
        <w:t xml:space="preserve"> </w:t>
      </w:r>
      <w:proofErr w:type="spellStart"/>
      <w:r>
        <w:t>akan</w:t>
      </w:r>
      <w:proofErr w:type="spellEnd"/>
      <w:r>
        <w:t xml:space="preserve"> </w:t>
      </w:r>
      <w:proofErr w:type="spellStart"/>
      <w:r>
        <w:t>kebutuhan</w:t>
      </w:r>
      <w:proofErr w:type="spellEnd"/>
      <w:r>
        <w:t xml:space="preserve"> </w:t>
      </w:r>
      <w:proofErr w:type="spellStart"/>
      <w:r>
        <w:t>rawat</w:t>
      </w:r>
      <w:proofErr w:type="spellEnd"/>
      <w:r>
        <w:t xml:space="preserve"> </w:t>
      </w:r>
      <w:proofErr w:type="spellStart"/>
      <w:r>
        <w:t>inap</w:t>
      </w:r>
      <w:proofErr w:type="spellEnd"/>
      <w:r>
        <w:t>.</w:t>
      </w:r>
    </w:p>
    <w:p w14:paraId="43FBBC7F" w14:textId="593F5E88" w:rsidR="00A8652E" w:rsidRDefault="00185DC9" w:rsidP="00185DC9">
      <w:pPr>
        <w:ind w:firstLine="810"/>
      </w:pPr>
      <w:proofErr w:type="spellStart"/>
      <w:r>
        <w:t>Rumah</w:t>
      </w:r>
      <w:proofErr w:type="spellEnd"/>
      <w:r>
        <w:t xml:space="preserve"> </w:t>
      </w:r>
      <w:proofErr w:type="spellStart"/>
      <w:r>
        <w:t>Sakit</w:t>
      </w:r>
      <w:proofErr w:type="spellEnd"/>
      <w:r>
        <w:t xml:space="preserve"> All </w:t>
      </w:r>
      <w:proofErr w:type="spellStart"/>
      <w:r>
        <w:t>Sibroh</w:t>
      </w:r>
      <w:proofErr w:type="spellEnd"/>
      <w:r>
        <w:t xml:space="preserve"> </w:t>
      </w:r>
      <w:proofErr w:type="spellStart"/>
      <w:r>
        <w:t>Malisi</w:t>
      </w:r>
      <w:proofErr w:type="spellEnd"/>
      <w:r>
        <w:t xml:space="preserve"> </w:t>
      </w:r>
      <w:proofErr w:type="spellStart"/>
      <w:r>
        <w:t>memiliki</w:t>
      </w:r>
      <w:proofErr w:type="spellEnd"/>
      <w:r>
        <w:t xml:space="preserve"> 60 </w:t>
      </w:r>
      <w:proofErr w:type="spellStart"/>
      <w:r>
        <w:t>tempat</w:t>
      </w:r>
      <w:proofErr w:type="spellEnd"/>
      <w:r>
        <w:t xml:space="preserve"> </w:t>
      </w:r>
      <w:proofErr w:type="spellStart"/>
      <w:r>
        <w:t>tidur</w:t>
      </w:r>
      <w:proofErr w:type="spellEnd"/>
      <w:r>
        <w:t xml:space="preserve"> </w:t>
      </w:r>
      <w:proofErr w:type="spellStart"/>
      <w:r>
        <w:t>untuk</w:t>
      </w:r>
      <w:proofErr w:type="spellEnd"/>
      <w:r>
        <w:t xml:space="preserve"> </w:t>
      </w:r>
      <w:proofErr w:type="spellStart"/>
      <w:r>
        <w:t>rawat</w:t>
      </w:r>
      <w:proofErr w:type="spellEnd"/>
      <w:r>
        <w:t xml:space="preserve"> </w:t>
      </w:r>
      <w:proofErr w:type="spellStart"/>
      <w:r>
        <w:t>inap</w:t>
      </w:r>
      <w:proofErr w:type="spellEnd"/>
      <w:r>
        <w:t xml:space="preserve">, </w:t>
      </w:r>
      <w:proofErr w:type="spellStart"/>
      <w:r>
        <w:t>disamping</w:t>
      </w:r>
      <w:proofErr w:type="spellEnd"/>
      <w:r>
        <w:t xml:space="preserve"> </w:t>
      </w:r>
      <w:proofErr w:type="spellStart"/>
      <w:r>
        <w:t>Instalasi</w:t>
      </w:r>
      <w:proofErr w:type="spellEnd"/>
      <w:r>
        <w:t xml:space="preserve"> </w:t>
      </w:r>
      <w:proofErr w:type="spellStart"/>
      <w:r>
        <w:t>Gawat</w:t>
      </w:r>
      <w:proofErr w:type="spellEnd"/>
      <w:r>
        <w:t xml:space="preserve"> </w:t>
      </w:r>
      <w:proofErr w:type="spellStart"/>
      <w:r>
        <w:t>Darurat</w:t>
      </w:r>
      <w:proofErr w:type="spellEnd"/>
      <w:r>
        <w:t xml:space="preserve"> (IGD) dan </w:t>
      </w:r>
      <w:proofErr w:type="spellStart"/>
      <w:r>
        <w:t>Klinik</w:t>
      </w:r>
      <w:proofErr w:type="spellEnd"/>
      <w:r>
        <w:t xml:space="preserve"> </w:t>
      </w:r>
      <w:proofErr w:type="spellStart"/>
      <w:r>
        <w:t>rawat</w:t>
      </w:r>
      <w:proofErr w:type="spellEnd"/>
      <w:r>
        <w:t xml:space="preserve"> </w:t>
      </w:r>
      <w:proofErr w:type="spellStart"/>
      <w:r>
        <w:t>jalan</w:t>
      </w:r>
      <w:proofErr w:type="spellEnd"/>
      <w:r>
        <w:t xml:space="preserve"> </w:t>
      </w:r>
      <w:proofErr w:type="spellStart"/>
      <w:r>
        <w:t>seperti</w:t>
      </w:r>
      <w:proofErr w:type="spellEnd"/>
      <w:r>
        <w:t xml:space="preserve">, Poli </w:t>
      </w:r>
      <w:proofErr w:type="spellStart"/>
      <w:r>
        <w:t>Umum</w:t>
      </w:r>
      <w:proofErr w:type="spellEnd"/>
      <w:r w:rsidR="00784E58">
        <w:t xml:space="preserve">, </w:t>
      </w:r>
      <w:r>
        <w:t xml:space="preserve">Poli </w:t>
      </w:r>
      <w:proofErr w:type="spellStart"/>
      <w:r>
        <w:t>Bedah</w:t>
      </w:r>
      <w:proofErr w:type="spellEnd"/>
      <w:r>
        <w:t xml:space="preserve"> </w:t>
      </w:r>
      <w:proofErr w:type="spellStart"/>
      <w:r>
        <w:t>Umum</w:t>
      </w:r>
      <w:proofErr w:type="spellEnd"/>
      <w:r>
        <w:t xml:space="preserve"> </w:t>
      </w:r>
      <w:proofErr w:type="spellStart"/>
      <w:r>
        <w:t>Penyakit</w:t>
      </w:r>
      <w:proofErr w:type="spellEnd"/>
      <w:r>
        <w:t xml:space="preserve"> </w:t>
      </w:r>
      <w:proofErr w:type="spellStart"/>
      <w:r>
        <w:t>Dalam</w:t>
      </w:r>
      <w:proofErr w:type="spellEnd"/>
      <w:r>
        <w:t xml:space="preserve">, Poli Anak, Poli Gigi, poli Mata. </w:t>
      </w:r>
      <w:proofErr w:type="spellStart"/>
      <w:r>
        <w:t>Layanan</w:t>
      </w:r>
      <w:proofErr w:type="spellEnd"/>
      <w:r>
        <w:t xml:space="preserve"> </w:t>
      </w:r>
      <w:proofErr w:type="spellStart"/>
      <w:r>
        <w:t>ini</w:t>
      </w:r>
      <w:proofErr w:type="spellEnd"/>
      <w:r>
        <w:t xml:space="preserve"> </w:t>
      </w:r>
      <w:proofErr w:type="spellStart"/>
      <w:r>
        <w:t>akan</w:t>
      </w:r>
      <w:proofErr w:type="spellEnd"/>
      <w:r>
        <w:t xml:space="preserve"> </w:t>
      </w:r>
      <w:proofErr w:type="spellStart"/>
      <w:r>
        <w:t>ditunjang</w:t>
      </w:r>
      <w:proofErr w:type="spellEnd"/>
      <w:r>
        <w:t xml:space="preserve"> oleh </w:t>
      </w:r>
      <w:proofErr w:type="spellStart"/>
      <w:r>
        <w:t>bidang</w:t>
      </w:r>
      <w:proofErr w:type="spellEnd"/>
      <w:r>
        <w:t xml:space="preserve"> </w:t>
      </w:r>
      <w:proofErr w:type="spellStart"/>
      <w:r>
        <w:t>penunjang</w:t>
      </w:r>
      <w:proofErr w:type="spellEnd"/>
      <w:r>
        <w:t xml:space="preserve"> </w:t>
      </w:r>
      <w:proofErr w:type="spellStart"/>
      <w:r>
        <w:t>medis</w:t>
      </w:r>
      <w:proofErr w:type="spellEnd"/>
      <w:r>
        <w:t xml:space="preserve"> </w:t>
      </w:r>
      <w:proofErr w:type="spellStart"/>
      <w:r>
        <w:t>seperti</w:t>
      </w:r>
      <w:proofErr w:type="spellEnd"/>
      <w:r>
        <w:t xml:space="preserve">; </w:t>
      </w:r>
      <w:proofErr w:type="spellStart"/>
      <w:r>
        <w:t>Farmasi</w:t>
      </w:r>
      <w:proofErr w:type="spellEnd"/>
      <w:r>
        <w:t xml:space="preserve">, </w:t>
      </w:r>
      <w:proofErr w:type="spellStart"/>
      <w:r>
        <w:t>Laboratorium</w:t>
      </w:r>
      <w:proofErr w:type="spellEnd"/>
      <w:r>
        <w:t xml:space="preserve">, </w:t>
      </w:r>
      <w:proofErr w:type="spellStart"/>
      <w:r>
        <w:t>Radiologi</w:t>
      </w:r>
      <w:proofErr w:type="spellEnd"/>
      <w:r>
        <w:t xml:space="preserve">, </w:t>
      </w:r>
      <w:proofErr w:type="spellStart"/>
      <w:r>
        <w:t>Fisiotherapi</w:t>
      </w:r>
      <w:proofErr w:type="spellEnd"/>
      <w:r>
        <w:t xml:space="preserve"> dan Ambulance.</w:t>
      </w:r>
    </w:p>
    <w:p w14:paraId="07A107C3" w14:textId="496AFE69" w:rsidR="00AF7F8B" w:rsidRDefault="00AF7F8B" w:rsidP="00185DC9">
      <w:pPr>
        <w:ind w:firstLine="810"/>
      </w:pPr>
    </w:p>
    <w:p w14:paraId="28AEE5CD" w14:textId="3E9B7DDD" w:rsidR="00AF7F8B" w:rsidRDefault="00AF7F8B" w:rsidP="00185DC9">
      <w:pPr>
        <w:ind w:firstLine="810"/>
      </w:pPr>
    </w:p>
    <w:p w14:paraId="6E3853A2" w14:textId="563D0AD5" w:rsidR="00AF7F8B" w:rsidRDefault="00AF7F8B" w:rsidP="00185DC9">
      <w:pPr>
        <w:ind w:firstLine="810"/>
      </w:pPr>
    </w:p>
    <w:p w14:paraId="7ED56CE9" w14:textId="2DE3FBB6" w:rsidR="00AF7F8B" w:rsidRDefault="00AF7F8B" w:rsidP="00185DC9">
      <w:pPr>
        <w:ind w:firstLine="810"/>
      </w:pPr>
    </w:p>
    <w:p w14:paraId="1E3C4405" w14:textId="3DF6C0D1" w:rsidR="00AF7F8B" w:rsidRDefault="00AF7F8B" w:rsidP="00185DC9">
      <w:pPr>
        <w:ind w:firstLine="810"/>
      </w:pPr>
    </w:p>
    <w:p w14:paraId="3E4FE399" w14:textId="77777777" w:rsidR="00AF7F8B" w:rsidRPr="00A8652E" w:rsidRDefault="00AF7F8B" w:rsidP="00185DC9">
      <w:pPr>
        <w:ind w:firstLine="810"/>
      </w:pPr>
    </w:p>
    <w:p w14:paraId="2B7B224A" w14:textId="4AFD38E5" w:rsidR="00D735FC" w:rsidRDefault="00D848F2" w:rsidP="00D735FC">
      <w:pPr>
        <w:pStyle w:val="Heading2"/>
      </w:pPr>
      <w:bookmarkStart w:id="1062" w:name="_Toc94886079"/>
      <w:proofErr w:type="spellStart"/>
      <w:r>
        <w:lastRenderedPageBreak/>
        <w:t>Struktur</w:t>
      </w:r>
      <w:proofErr w:type="spellEnd"/>
      <w:r>
        <w:t xml:space="preserve"> </w:t>
      </w:r>
      <w:proofErr w:type="spellStart"/>
      <w:r>
        <w:t>Organisasi</w:t>
      </w:r>
      <w:proofErr w:type="spellEnd"/>
      <w:r>
        <w:t xml:space="preserve"> Perusahaan</w:t>
      </w:r>
      <w:bookmarkEnd w:id="1062"/>
    </w:p>
    <w:p w14:paraId="4F70AD5B" w14:textId="2C1593B3" w:rsidR="00C908E6" w:rsidRDefault="00AF7F8B" w:rsidP="00AF7F8B">
      <w:pPr>
        <w:ind w:left="-540"/>
      </w:pPr>
      <w:r>
        <w:rPr>
          <w:noProof/>
        </w:rPr>
        <w:drawing>
          <wp:inline distT="0" distB="0" distL="0" distR="0" wp14:anchorId="419A2B97" wp14:editId="68307D15">
            <wp:extent cx="5486400" cy="4230370"/>
            <wp:effectExtent l="0" t="0" r="0" b="0"/>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rotWithShape="1">
                    <a:blip r:embed="rId19" cstate="print"/>
                    <a:srcRect l="16656" t="7214" r="4685" b="9415"/>
                    <a:stretch/>
                  </pic:blipFill>
                  <pic:spPr bwMode="auto">
                    <a:xfrm>
                      <a:off x="0" y="0"/>
                      <a:ext cx="5548484" cy="4278241"/>
                    </a:xfrm>
                    <a:prstGeom prst="rect">
                      <a:avLst/>
                    </a:prstGeom>
                    <a:ln>
                      <a:noFill/>
                    </a:ln>
                    <a:extLst>
                      <a:ext uri="{53640926-AAD7-44D8-BBD7-CCE9431645EC}">
                        <a14:shadowObscured xmlns:a14="http://schemas.microsoft.com/office/drawing/2010/main"/>
                      </a:ext>
                    </a:extLst>
                  </pic:spPr>
                </pic:pic>
              </a:graphicData>
            </a:graphic>
          </wp:inline>
        </w:drawing>
      </w:r>
    </w:p>
    <w:p w14:paraId="142AF4F2" w14:textId="65B58B67" w:rsidR="00C908E6" w:rsidRPr="00784E58" w:rsidRDefault="00784E58" w:rsidP="00784E58">
      <w:pPr>
        <w:jc w:val="center"/>
        <w:rPr>
          <w:sz w:val="20"/>
          <w:szCs w:val="18"/>
        </w:rPr>
      </w:pPr>
      <w:r w:rsidRPr="00784E58">
        <w:rPr>
          <w:sz w:val="20"/>
          <w:szCs w:val="18"/>
        </w:rPr>
        <w:t xml:space="preserve">Gambar 3.1 </w:t>
      </w:r>
      <w:proofErr w:type="spellStart"/>
      <w:r w:rsidRPr="00784E58">
        <w:rPr>
          <w:sz w:val="20"/>
          <w:szCs w:val="18"/>
        </w:rPr>
        <w:t>Struktur</w:t>
      </w:r>
      <w:proofErr w:type="spellEnd"/>
      <w:r w:rsidRPr="00784E58">
        <w:rPr>
          <w:sz w:val="20"/>
          <w:szCs w:val="18"/>
        </w:rPr>
        <w:t xml:space="preserve"> </w:t>
      </w:r>
      <w:proofErr w:type="spellStart"/>
      <w:r w:rsidRPr="00784E58">
        <w:rPr>
          <w:sz w:val="20"/>
          <w:szCs w:val="18"/>
        </w:rPr>
        <w:t>Organisasi</w:t>
      </w:r>
      <w:proofErr w:type="spellEnd"/>
      <w:r w:rsidRPr="00784E58">
        <w:rPr>
          <w:sz w:val="20"/>
          <w:szCs w:val="18"/>
        </w:rPr>
        <w:t xml:space="preserve"> RS Ali </w:t>
      </w:r>
      <w:proofErr w:type="spellStart"/>
      <w:r w:rsidRPr="00784E58">
        <w:rPr>
          <w:sz w:val="20"/>
          <w:szCs w:val="18"/>
        </w:rPr>
        <w:t>Sibroh</w:t>
      </w:r>
      <w:proofErr w:type="spellEnd"/>
      <w:r w:rsidRPr="00784E58">
        <w:rPr>
          <w:sz w:val="20"/>
          <w:szCs w:val="18"/>
        </w:rPr>
        <w:t xml:space="preserve"> </w:t>
      </w:r>
      <w:proofErr w:type="spellStart"/>
      <w:r w:rsidRPr="00784E58">
        <w:rPr>
          <w:sz w:val="20"/>
          <w:szCs w:val="18"/>
        </w:rPr>
        <w:t>Malisi</w:t>
      </w:r>
      <w:proofErr w:type="spellEnd"/>
    </w:p>
    <w:p w14:paraId="2DDF35AB" w14:textId="0DE4C111" w:rsidR="00A8652E" w:rsidRPr="00CB46E3" w:rsidRDefault="00A8652E" w:rsidP="00CB46E3">
      <w:pPr>
        <w:rPr>
          <w:rFonts w:eastAsia="Times New Roman"/>
          <w:b/>
          <w:bCs/>
          <w:szCs w:val="26"/>
        </w:rPr>
      </w:pPr>
    </w:p>
    <w:p w14:paraId="671AB138" w14:textId="2CE67735" w:rsidR="00D735FC" w:rsidRDefault="00185DC9" w:rsidP="00175556">
      <w:pPr>
        <w:pStyle w:val="Heading2"/>
      </w:pPr>
      <w:bookmarkStart w:id="1063" w:name="_Toc294460017"/>
      <w:bookmarkStart w:id="1064" w:name="_Toc294460273"/>
      <w:bookmarkStart w:id="1065" w:name="_Toc294460531"/>
      <w:bookmarkStart w:id="1066" w:name="_Toc94886080"/>
      <w:bookmarkEnd w:id="1063"/>
      <w:bookmarkEnd w:id="1064"/>
      <w:bookmarkEnd w:id="1065"/>
      <w:proofErr w:type="spellStart"/>
      <w:r>
        <w:t>Uraian</w:t>
      </w:r>
      <w:proofErr w:type="spellEnd"/>
      <w:r>
        <w:t xml:space="preserve"> </w:t>
      </w:r>
      <w:proofErr w:type="spellStart"/>
      <w:r>
        <w:t>Jabatan</w:t>
      </w:r>
      <w:bookmarkEnd w:id="1066"/>
      <w:proofErr w:type="spellEnd"/>
    </w:p>
    <w:p w14:paraId="2077F2B0" w14:textId="67EAF577" w:rsidR="00A0307A" w:rsidRDefault="00A0307A" w:rsidP="00A0307A">
      <w:pPr>
        <w:pStyle w:val="ListParagraph"/>
        <w:numPr>
          <w:ilvl w:val="2"/>
          <w:numId w:val="37"/>
        </w:numPr>
        <w:ind w:left="720" w:hanging="720"/>
      </w:pPr>
      <w:proofErr w:type="spellStart"/>
      <w:r>
        <w:t>Direktur</w:t>
      </w:r>
      <w:proofErr w:type="spellEnd"/>
    </w:p>
    <w:p w14:paraId="2FD4935C" w14:textId="77777777" w:rsidR="00A0307A" w:rsidRDefault="00A0307A" w:rsidP="008144BD">
      <w:pPr>
        <w:pStyle w:val="ListParagraph"/>
        <w:numPr>
          <w:ilvl w:val="3"/>
          <w:numId w:val="38"/>
        </w:numPr>
        <w:ind w:left="1080"/>
      </w:pPr>
      <w:r>
        <w:t xml:space="preserve">Menyusun </w:t>
      </w:r>
      <w:proofErr w:type="spellStart"/>
      <w:r>
        <w:t>rencana</w:t>
      </w:r>
      <w:proofErr w:type="spellEnd"/>
      <w:r>
        <w:t xml:space="preserve"> </w:t>
      </w:r>
      <w:proofErr w:type="spellStart"/>
      <w:r>
        <w:t>kerja</w:t>
      </w:r>
      <w:proofErr w:type="spellEnd"/>
      <w:r>
        <w:t xml:space="preserve"> dan </w:t>
      </w:r>
      <w:proofErr w:type="spellStart"/>
      <w:r>
        <w:t>anggaran</w:t>
      </w:r>
      <w:proofErr w:type="spellEnd"/>
      <w:r>
        <w:t>.</w:t>
      </w:r>
    </w:p>
    <w:p w14:paraId="09260612" w14:textId="77777777" w:rsidR="00A0307A" w:rsidRDefault="00A0307A" w:rsidP="008144BD">
      <w:pPr>
        <w:pStyle w:val="ListParagraph"/>
        <w:numPr>
          <w:ilvl w:val="3"/>
          <w:numId w:val="38"/>
        </w:numPr>
        <w:ind w:left="1080"/>
      </w:pPr>
      <w:r>
        <w:t xml:space="preserve">Menyusun </w:t>
      </w:r>
      <w:proofErr w:type="spellStart"/>
      <w:r>
        <w:t>dokumen</w:t>
      </w:r>
      <w:proofErr w:type="spellEnd"/>
      <w:r>
        <w:t xml:space="preserve"> </w:t>
      </w:r>
      <w:proofErr w:type="spellStart"/>
      <w:r>
        <w:t>pelaksanaan</w:t>
      </w:r>
      <w:proofErr w:type="spellEnd"/>
      <w:r>
        <w:t xml:space="preserve"> </w:t>
      </w:r>
      <w:proofErr w:type="spellStart"/>
      <w:r>
        <w:t>anggaran</w:t>
      </w:r>
      <w:proofErr w:type="spellEnd"/>
      <w:r>
        <w:t>.</w:t>
      </w:r>
    </w:p>
    <w:p w14:paraId="12C38542" w14:textId="75368EE8" w:rsidR="00A0307A" w:rsidRDefault="00A0307A" w:rsidP="008144BD">
      <w:pPr>
        <w:pStyle w:val="ListParagraph"/>
        <w:numPr>
          <w:ilvl w:val="3"/>
          <w:numId w:val="38"/>
        </w:numPr>
        <w:ind w:left="1080"/>
      </w:pPr>
      <w:proofErr w:type="spellStart"/>
      <w:r>
        <w:t>Mengkoordinasikan</w:t>
      </w:r>
      <w:proofErr w:type="spellEnd"/>
      <w:r>
        <w:t xml:space="preserve"> </w:t>
      </w:r>
      <w:proofErr w:type="spellStart"/>
      <w:r>
        <w:t>penyusunan</w:t>
      </w:r>
      <w:proofErr w:type="spellEnd"/>
      <w:r>
        <w:t xml:space="preserve"> </w:t>
      </w:r>
      <w:proofErr w:type="spellStart"/>
      <w:r>
        <w:t>rencana</w:t>
      </w:r>
      <w:proofErr w:type="spellEnd"/>
      <w:r>
        <w:t xml:space="preserve"> dan program </w:t>
      </w:r>
      <w:proofErr w:type="spellStart"/>
      <w:r>
        <w:t>kerja</w:t>
      </w:r>
      <w:proofErr w:type="spellEnd"/>
      <w:r>
        <w:t>.</w:t>
      </w:r>
    </w:p>
    <w:p w14:paraId="71DBE899" w14:textId="77777777" w:rsidR="00A0307A" w:rsidRDefault="00A0307A" w:rsidP="008144BD">
      <w:pPr>
        <w:pStyle w:val="ListParagraph"/>
        <w:numPr>
          <w:ilvl w:val="3"/>
          <w:numId w:val="38"/>
        </w:numPr>
        <w:ind w:left="1080"/>
      </w:pPr>
      <w:proofErr w:type="spellStart"/>
      <w:r>
        <w:t>Mengatur</w:t>
      </w:r>
      <w:proofErr w:type="spellEnd"/>
      <w:r>
        <w:t xml:space="preserve">, </w:t>
      </w:r>
      <w:proofErr w:type="spellStart"/>
      <w:r>
        <w:t>mendistribusikan</w:t>
      </w:r>
      <w:proofErr w:type="spellEnd"/>
      <w:r>
        <w:t xml:space="preserve"> dan </w:t>
      </w:r>
      <w:proofErr w:type="spellStart"/>
      <w:r>
        <w:t>mengkoordinasikan</w:t>
      </w:r>
      <w:proofErr w:type="spellEnd"/>
      <w:r>
        <w:t xml:space="preserve"> </w:t>
      </w:r>
      <w:proofErr w:type="spellStart"/>
      <w:r>
        <w:t>tugas-tugas</w:t>
      </w:r>
      <w:proofErr w:type="spellEnd"/>
      <w:r>
        <w:t xml:space="preserve"> </w:t>
      </w:r>
      <w:proofErr w:type="spellStart"/>
      <w:r>
        <w:t>kepada</w:t>
      </w:r>
      <w:proofErr w:type="spellEnd"/>
      <w:r>
        <w:t xml:space="preserve"> </w:t>
      </w:r>
      <w:proofErr w:type="spellStart"/>
      <w:r>
        <w:t>bawahan</w:t>
      </w:r>
      <w:proofErr w:type="spellEnd"/>
      <w:r>
        <w:t>.</w:t>
      </w:r>
    </w:p>
    <w:p w14:paraId="1C773B8E" w14:textId="77777777" w:rsidR="00A0307A" w:rsidRDefault="00A0307A" w:rsidP="008144BD">
      <w:pPr>
        <w:pStyle w:val="ListParagraph"/>
        <w:numPr>
          <w:ilvl w:val="3"/>
          <w:numId w:val="38"/>
        </w:numPr>
        <w:ind w:left="1080"/>
      </w:pPr>
      <w:proofErr w:type="spellStart"/>
      <w:r>
        <w:t>Memberikan</w:t>
      </w:r>
      <w:proofErr w:type="spellEnd"/>
      <w:r>
        <w:t xml:space="preserve"> </w:t>
      </w:r>
      <w:proofErr w:type="spellStart"/>
      <w:r>
        <w:t>petunjuk</w:t>
      </w:r>
      <w:proofErr w:type="spellEnd"/>
      <w:r>
        <w:t xml:space="preserve"> dan </w:t>
      </w:r>
      <w:proofErr w:type="spellStart"/>
      <w:r>
        <w:t>bimbingan</w:t>
      </w:r>
      <w:proofErr w:type="spellEnd"/>
      <w:r>
        <w:t xml:space="preserve"> </w:t>
      </w:r>
      <w:proofErr w:type="spellStart"/>
      <w:r>
        <w:t>teknis</w:t>
      </w:r>
      <w:proofErr w:type="spellEnd"/>
      <w:r>
        <w:t xml:space="preserve"> </w:t>
      </w:r>
      <w:proofErr w:type="spellStart"/>
      <w:r>
        <w:t>serta</w:t>
      </w:r>
      <w:proofErr w:type="spellEnd"/>
      <w:r>
        <w:t xml:space="preserve"> </w:t>
      </w:r>
      <w:proofErr w:type="spellStart"/>
      <w:r>
        <w:t>pengawasan</w:t>
      </w:r>
      <w:proofErr w:type="spellEnd"/>
      <w:r>
        <w:t xml:space="preserve"> </w:t>
      </w:r>
      <w:proofErr w:type="spellStart"/>
      <w:r>
        <w:t>kepada</w:t>
      </w:r>
      <w:proofErr w:type="spellEnd"/>
      <w:r>
        <w:t xml:space="preserve"> </w:t>
      </w:r>
      <w:proofErr w:type="spellStart"/>
      <w:r>
        <w:t>bawahan</w:t>
      </w:r>
      <w:proofErr w:type="spellEnd"/>
      <w:r>
        <w:t>.</w:t>
      </w:r>
    </w:p>
    <w:p w14:paraId="253487BC" w14:textId="36F7EE72" w:rsidR="00A0307A" w:rsidRDefault="00A0307A" w:rsidP="008144BD">
      <w:pPr>
        <w:pStyle w:val="ListParagraph"/>
        <w:numPr>
          <w:ilvl w:val="3"/>
          <w:numId w:val="38"/>
        </w:numPr>
        <w:ind w:left="1080"/>
      </w:pPr>
      <w:proofErr w:type="spellStart"/>
      <w:r>
        <w:lastRenderedPageBreak/>
        <w:t>Memimpin</w:t>
      </w:r>
      <w:proofErr w:type="spellEnd"/>
      <w:r>
        <w:t xml:space="preserve"> dan </w:t>
      </w:r>
      <w:proofErr w:type="spellStart"/>
      <w:r>
        <w:t>mengelola</w:t>
      </w:r>
      <w:proofErr w:type="spellEnd"/>
      <w:r>
        <w:t xml:space="preserve"> </w:t>
      </w:r>
      <w:r w:rsidR="008144BD">
        <w:t xml:space="preserve"> </w:t>
      </w:r>
      <w:r>
        <w:t xml:space="preserve"> </w:t>
      </w:r>
      <w:proofErr w:type="spellStart"/>
      <w:r>
        <w:t>sesuai</w:t>
      </w:r>
      <w:proofErr w:type="spellEnd"/>
      <w:r>
        <w:t xml:space="preserve"> </w:t>
      </w:r>
      <w:proofErr w:type="spellStart"/>
      <w:r>
        <w:t>dengan</w:t>
      </w:r>
      <w:proofErr w:type="spellEnd"/>
      <w:r>
        <w:t xml:space="preserve"> </w:t>
      </w:r>
      <w:proofErr w:type="spellStart"/>
      <w:r>
        <w:t>tujuan</w:t>
      </w:r>
      <w:proofErr w:type="spellEnd"/>
      <w:r>
        <w:t xml:space="preserve"> </w:t>
      </w:r>
      <w:r w:rsidR="008144BD">
        <w:t xml:space="preserve"> </w:t>
      </w:r>
      <w:r>
        <w:t xml:space="preserve"> yang </w:t>
      </w:r>
      <w:proofErr w:type="spellStart"/>
      <w:r>
        <w:t>telah</w:t>
      </w:r>
      <w:proofErr w:type="spellEnd"/>
      <w:r>
        <w:t xml:space="preserve"> </w:t>
      </w:r>
      <w:proofErr w:type="spellStart"/>
      <w:r>
        <w:t>ditetapkan</w:t>
      </w:r>
      <w:proofErr w:type="spellEnd"/>
      <w:r>
        <w:t>.</w:t>
      </w:r>
    </w:p>
    <w:p w14:paraId="6B480645" w14:textId="175C1BB6" w:rsidR="00A0307A" w:rsidRDefault="00A0307A" w:rsidP="008144BD">
      <w:pPr>
        <w:pStyle w:val="ListParagraph"/>
        <w:numPr>
          <w:ilvl w:val="3"/>
          <w:numId w:val="38"/>
        </w:numPr>
        <w:ind w:left="1080"/>
      </w:pPr>
      <w:proofErr w:type="spellStart"/>
      <w:r>
        <w:t>Menetapkan</w:t>
      </w:r>
      <w:proofErr w:type="spellEnd"/>
      <w:r>
        <w:t xml:space="preserve"> </w:t>
      </w:r>
      <w:proofErr w:type="spellStart"/>
      <w:r>
        <w:t>kebijakan</w:t>
      </w:r>
      <w:proofErr w:type="spellEnd"/>
      <w:r>
        <w:t xml:space="preserve"> </w:t>
      </w:r>
      <w:proofErr w:type="spellStart"/>
      <w:r>
        <w:t>operasional</w:t>
      </w:r>
      <w:proofErr w:type="spellEnd"/>
      <w:r>
        <w:t>.</w:t>
      </w:r>
    </w:p>
    <w:p w14:paraId="45257024" w14:textId="77777777" w:rsidR="00A0307A" w:rsidRDefault="00A0307A" w:rsidP="008144BD">
      <w:pPr>
        <w:pStyle w:val="ListParagraph"/>
        <w:numPr>
          <w:ilvl w:val="3"/>
          <w:numId w:val="38"/>
        </w:numPr>
        <w:ind w:left="1080"/>
      </w:pPr>
      <w:proofErr w:type="spellStart"/>
      <w:r>
        <w:t>Menetapkan</w:t>
      </w:r>
      <w:proofErr w:type="spellEnd"/>
      <w:r>
        <w:t xml:space="preserve"> </w:t>
      </w:r>
      <w:proofErr w:type="spellStart"/>
      <w:r>
        <w:t>pejabat</w:t>
      </w:r>
      <w:proofErr w:type="spellEnd"/>
      <w:r>
        <w:t xml:space="preserve"> </w:t>
      </w:r>
      <w:proofErr w:type="spellStart"/>
      <w:r>
        <w:t>pelaksana</w:t>
      </w:r>
      <w:proofErr w:type="spellEnd"/>
      <w:r>
        <w:t xml:space="preserve"> </w:t>
      </w:r>
      <w:proofErr w:type="spellStart"/>
      <w:r>
        <w:t>teknis</w:t>
      </w:r>
      <w:proofErr w:type="spellEnd"/>
      <w:r>
        <w:t xml:space="preserve"> </w:t>
      </w:r>
      <w:proofErr w:type="spellStart"/>
      <w:r>
        <w:t>kegiatan</w:t>
      </w:r>
      <w:proofErr w:type="spellEnd"/>
      <w:r>
        <w:t xml:space="preserve">, </w:t>
      </w:r>
      <w:proofErr w:type="spellStart"/>
      <w:r>
        <w:t>pejabat</w:t>
      </w:r>
      <w:proofErr w:type="spellEnd"/>
      <w:r>
        <w:t xml:space="preserve"> </w:t>
      </w:r>
      <w:proofErr w:type="spellStart"/>
      <w:r>
        <w:t>penatausahaan</w:t>
      </w:r>
      <w:proofErr w:type="spellEnd"/>
      <w:r>
        <w:t xml:space="preserve"> </w:t>
      </w:r>
      <w:proofErr w:type="spellStart"/>
      <w:r>
        <w:t>keuangan</w:t>
      </w:r>
      <w:proofErr w:type="spellEnd"/>
      <w:r>
        <w:t xml:space="preserve"> dan </w:t>
      </w:r>
      <w:proofErr w:type="spellStart"/>
      <w:r>
        <w:t>pejabat</w:t>
      </w:r>
      <w:proofErr w:type="spellEnd"/>
      <w:r>
        <w:t xml:space="preserve"> </w:t>
      </w:r>
      <w:proofErr w:type="spellStart"/>
      <w:r>
        <w:t>lainnya</w:t>
      </w:r>
      <w:proofErr w:type="spellEnd"/>
      <w:r>
        <w:t xml:space="preserve"> </w:t>
      </w:r>
      <w:proofErr w:type="spellStart"/>
      <w:r>
        <w:t>dalam</w:t>
      </w:r>
      <w:proofErr w:type="spellEnd"/>
      <w:r>
        <w:t xml:space="preserve"> </w:t>
      </w:r>
      <w:proofErr w:type="spellStart"/>
      <w:r>
        <w:t>rangka</w:t>
      </w:r>
      <w:proofErr w:type="spellEnd"/>
      <w:r>
        <w:t xml:space="preserve"> </w:t>
      </w:r>
      <w:proofErr w:type="spellStart"/>
      <w:r>
        <w:t>pengelolaan</w:t>
      </w:r>
      <w:proofErr w:type="spellEnd"/>
      <w:r>
        <w:t xml:space="preserve"> </w:t>
      </w:r>
      <w:proofErr w:type="spellStart"/>
      <w:r>
        <w:t>keuangan</w:t>
      </w:r>
      <w:proofErr w:type="spellEnd"/>
      <w:r>
        <w:t xml:space="preserve"> Daerah.</w:t>
      </w:r>
    </w:p>
    <w:p w14:paraId="484BDE48" w14:textId="77777777" w:rsidR="00A0307A" w:rsidRDefault="00A0307A" w:rsidP="008144BD">
      <w:pPr>
        <w:pStyle w:val="ListParagraph"/>
        <w:numPr>
          <w:ilvl w:val="3"/>
          <w:numId w:val="38"/>
        </w:numPr>
        <w:ind w:left="1080"/>
      </w:pPr>
      <w:proofErr w:type="spellStart"/>
      <w:r>
        <w:t>Menandatangani</w:t>
      </w:r>
      <w:proofErr w:type="spellEnd"/>
      <w:r>
        <w:t xml:space="preserve"> </w:t>
      </w:r>
      <w:proofErr w:type="spellStart"/>
      <w:r>
        <w:t>surat</w:t>
      </w:r>
      <w:proofErr w:type="spellEnd"/>
      <w:r>
        <w:t xml:space="preserve"> </w:t>
      </w:r>
      <w:proofErr w:type="spellStart"/>
      <w:r>
        <w:t>perintah</w:t>
      </w:r>
      <w:proofErr w:type="spellEnd"/>
      <w:r>
        <w:t xml:space="preserve"> </w:t>
      </w:r>
      <w:proofErr w:type="spellStart"/>
      <w:r>
        <w:t>membayar</w:t>
      </w:r>
      <w:proofErr w:type="spellEnd"/>
      <w:r>
        <w:t>.</w:t>
      </w:r>
    </w:p>
    <w:p w14:paraId="219B5BC1" w14:textId="77777777" w:rsidR="00A0307A" w:rsidRDefault="00A0307A" w:rsidP="008144BD">
      <w:pPr>
        <w:pStyle w:val="ListParagraph"/>
        <w:numPr>
          <w:ilvl w:val="3"/>
          <w:numId w:val="38"/>
        </w:numPr>
        <w:ind w:left="1080"/>
      </w:pPr>
      <w:proofErr w:type="spellStart"/>
      <w:r>
        <w:t>Mengelola</w:t>
      </w:r>
      <w:proofErr w:type="spellEnd"/>
      <w:r>
        <w:t xml:space="preserve"> utang dan </w:t>
      </w:r>
      <w:proofErr w:type="spellStart"/>
      <w:r>
        <w:t>piutang</w:t>
      </w:r>
      <w:proofErr w:type="spellEnd"/>
      <w:r>
        <w:t xml:space="preserve"> Daerah yang </w:t>
      </w:r>
      <w:proofErr w:type="spellStart"/>
      <w:r>
        <w:t>menjadi</w:t>
      </w:r>
      <w:proofErr w:type="spellEnd"/>
      <w:r>
        <w:t xml:space="preserve"> </w:t>
      </w:r>
      <w:proofErr w:type="spellStart"/>
      <w:r>
        <w:t>tanggung</w:t>
      </w:r>
      <w:proofErr w:type="spellEnd"/>
      <w:r>
        <w:t xml:space="preserve"> </w:t>
      </w:r>
      <w:proofErr w:type="spellStart"/>
      <w:r>
        <w:t>jawabnya</w:t>
      </w:r>
      <w:proofErr w:type="spellEnd"/>
      <w:r>
        <w:t>.</w:t>
      </w:r>
    </w:p>
    <w:p w14:paraId="601BCEA8" w14:textId="77777777" w:rsidR="00A0307A" w:rsidRDefault="00A0307A" w:rsidP="008144BD">
      <w:pPr>
        <w:pStyle w:val="ListParagraph"/>
        <w:numPr>
          <w:ilvl w:val="3"/>
          <w:numId w:val="38"/>
        </w:numPr>
        <w:ind w:left="1080"/>
      </w:pPr>
      <w:r>
        <w:t xml:space="preserve">Menyusun dan </w:t>
      </w:r>
      <w:proofErr w:type="spellStart"/>
      <w:r>
        <w:t>menyampaikan</w:t>
      </w:r>
      <w:proofErr w:type="spellEnd"/>
      <w:r>
        <w:t xml:space="preserve"> </w:t>
      </w:r>
      <w:proofErr w:type="spellStart"/>
      <w:r>
        <w:t>laporan</w:t>
      </w:r>
      <w:proofErr w:type="spellEnd"/>
      <w:r>
        <w:t xml:space="preserve"> </w:t>
      </w:r>
      <w:proofErr w:type="spellStart"/>
      <w:r>
        <w:t>keuangan</w:t>
      </w:r>
      <w:proofErr w:type="spellEnd"/>
      <w:r>
        <w:t xml:space="preserve"> Unit yang </w:t>
      </w:r>
      <w:proofErr w:type="spellStart"/>
      <w:r>
        <w:t>dipimpinnya</w:t>
      </w:r>
      <w:proofErr w:type="spellEnd"/>
      <w:r>
        <w:t>.</w:t>
      </w:r>
    </w:p>
    <w:p w14:paraId="25D3F12E" w14:textId="77777777" w:rsidR="00A0307A" w:rsidRDefault="00A0307A" w:rsidP="008144BD">
      <w:pPr>
        <w:pStyle w:val="ListParagraph"/>
        <w:numPr>
          <w:ilvl w:val="3"/>
          <w:numId w:val="38"/>
        </w:numPr>
        <w:ind w:left="1080"/>
      </w:pPr>
      <w:proofErr w:type="spellStart"/>
      <w:r>
        <w:t>Mengevaluasi</w:t>
      </w:r>
      <w:proofErr w:type="spellEnd"/>
      <w:r>
        <w:t xml:space="preserve">, </w:t>
      </w:r>
      <w:proofErr w:type="spellStart"/>
      <w:r>
        <w:t>mengendalikan</w:t>
      </w:r>
      <w:proofErr w:type="spellEnd"/>
      <w:r>
        <w:t xml:space="preserve"> dan </w:t>
      </w:r>
      <w:proofErr w:type="spellStart"/>
      <w:r>
        <w:t>membina</w:t>
      </w:r>
      <w:proofErr w:type="spellEnd"/>
      <w:r>
        <w:t xml:space="preserve"> </w:t>
      </w:r>
      <w:proofErr w:type="spellStart"/>
      <w:r>
        <w:t>pelaksanaan</w:t>
      </w:r>
      <w:proofErr w:type="spellEnd"/>
      <w:r>
        <w:t xml:space="preserve"> </w:t>
      </w:r>
      <w:proofErr w:type="spellStart"/>
      <w:r>
        <w:t>tugas</w:t>
      </w:r>
      <w:proofErr w:type="spellEnd"/>
      <w:r>
        <w:t xml:space="preserve"> </w:t>
      </w:r>
      <w:proofErr w:type="spellStart"/>
      <w:r>
        <w:t>bawahan</w:t>
      </w:r>
      <w:proofErr w:type="spellEnd"/>
      <w:r>
        <w:t>.</w:t>
      </w:r>
    </w:p>
    <w:p w14:paraId="4ED825A3" w14:textId="77777777" w:rsidR="00A0307A" w:rsidRDefault="00A0307A" w:rsidP="008144BD">
      <w:pPr>
        <w:pStyle w:val="ListParagraph"/>
        <w:numPr>
          <w:ilvl w:val="3"/>
          <w:numId w:val="38"/>
        </w:numPr>
        <w:ind w:left="1080"/>
      </w:pPr>
      <w:proofErr w:type="spellStart"/>
      <w:r>
        <w:t>Melaksanakan</w:t>
      </w:r>
      <w:proofErr w:type="spellEnd"/>
      <w:r>
        <w:t xml:space="preserve"> </w:t>
      </w:r>
      <w:proofErr w:type="spellStart"/>
      <w:r>
        <w:t>sistem</w:t>
      </w:r>
      <w:proofErr w:type="spellEnd"/>
      <w:r>
        <w:t xml:space="preserve"> </w:t>
      </w:r>
      <w:proofErr w:type="spellStart"/>
      <w:r>
        <w:t>pengendalian</w:t>
      </w:r>
      <w:proofErr w:type="spellEnd"/>
      <w:r>
        <w:t xml:space="preserve"> intern.</w:t>
      </w:r>
    </w:p>
    <w:p w14:paraId="5528B355" w14:textId="77777777" w:rsidR="00A0307A" w:rsidRDefault="00A0307A" w:rsidP="008144BD">
      <w:pPr>
        <w:pStyle w:val="ListParagraph"/>
        <w:numPr>
          <w:ilvl w:val="3"/>
          <w:numId w:val="38"/>
        </w:numPr>
        <w:ind w:left="1080"/>
      </w:pPr>
      <w:proofErr w:type="spellStart"/>
      <w:r>
        <w:t>Menilai</w:t>
      </w:r>
      <w:proofErr w:type="spellEnd"/>
      <w:r>
        <w:t xml:space="preserve"> </w:t>
      </w:r>
      <w:proofErr w:type="spellStart"/>
      <w:r>
        <w:t>hasil</w:t>
      </w:r>
      <w:proofErr w:type="spellEnd"/>
      <w:r>
        <w:t xml:space="preserve"> </w:t>
      </w:r>
      <w:proofErr w:type="spellStart"/>
      <w:r>
        <w:t>kerja</w:t>
      </w:r>
      <w:proofErr w:type="spellEnd"/>
      <w:r>
        <w:t xml:space="preserve"> </w:t>
      </w:r>
      <w:proofErr w:type="spellStart"/>
      <w:r>
        <w:t>bawahan</w:t>
      </w:r>
      <w:proofErr w:type="spellEnd"/>
      <w:r>
        <w:t xml:space="preserve"> dan </w:t>
      </w:r>
      <w:proofErr w:type="spellStart"/>
      <w:r>
        <w:t>mempertanggungjawabkan</w:t>
      </w:r>
      <w:proofErr w:type="spellEnd"/>
      <w:r>
        <w:t xml:space="preserve"> </w:t>
      </w:r>
      <w:proofErr w:type="spellStart"/>
      <w:r>
        <w:t>hasil</w:t>
      </w:r>
      <w:proofErr w:type="spellEnd"/>
      <w:r>
        <w:t xml:space="preserve"> </w:t>
      </w:r>
      <w:proofErr w:type="spellStart"/>
      <w:r>
        <w:t>kerja</w:t>
      </w:r>
      <w:proofErr w:type="spellEnd"/>
      <w:r>
        <w:t xml:space="preserve"> </w:t>
      </w:r>
      <w:proofErr w:type="spellStart"/>
      <w:r>
        <w:t>bawahan</w:t>
      </w:r>
      <w:proofErr w:type="spellEnd"/>
      <w:r>
        <w:t>.</w:t>
      </w:r>
    </w:p>
    <w:p w14:paraId="1574AAE9" w14:textId="77777777" w:rsidR="00A0307A" w:rsidRDefault="00A0307A" w:rsidP="008144BD">
      <w:pPr>
        <w:pStyle w:val="ListParagraph"/>
        <w:numPr>
          <w:ilvl w:val="3"/>
          <w:numId w:val="38"/>
        </w:numPr>
        <w:ind w:left="1080"/>
      </w:pPr>
      <w:proofErr w:type="spellStart"/>
      <w:r>
        <w:t>Melaksanakan</w:t>
      </w:r>
      <w:proofErr w:type="spellEnd"/>
      <w:r>
        <w:t xml:space="preserve"> </w:t>
      </w:r>
      <w:proofErr w:type="spellStart"/>
      <w:r>
        <w:t>tugas</w:t>
      </w:r>
      <w:proofErr w:type="spellEnd"/>
      <w:r>
        <w:t xml:space="preserve"> </w:t>
      </w:r>
      <w:proofErr w:type="spellStart"/>
      <w:r>
        <w:t>kedinasan</w:t>
      </w:r>
      <w:proofErr w:type="spellEnd"/>
      <w:r>
        <w:t xml:space="preserve"> lain yang </w:t>
      </w:r>
      <w:proofErr w:type="spellStart"/>
      <w:r>
        <w:t>ditugaskan</w:t>
      </w:r>
      <w:proofErr w:type="spellEnd"/>
      <w:r>
        <w:t xml:space="preserve"> oleh </w:t>
      </w:r>
      <w:proofErr w:type="spellStart"/>
      <w:r>
        <w:t>atasan</w:t>
      </w:r>
      <w:proofErr w:type="spellEnd"/>
      <w:r>
        <w:t>; dan</w:t>
      </w:r>
    </w:p>
    <w:p w14:paraId="3BD7D289" w14:textId="37CD56C1" w:rsidR="00A0307A" w:rsidRDefault="00A0307A" w:rsidP="008144BD">
      <w:pPr>
        <w:pStyle w:val="ListParagraph"/>
        <w:numPr>
          <w:ilvl w:val="3"/>
          <w:numId w:val="38"/>
        </w:numPr>
        <w:ind w:left="1080"/>
      </w:pPr>
      <w:proofErr w:type="spellStart"/>
      <w:r>
        <w:t>Melaporkan</w:t>
      </w:r>
      <w:proofErr w:type="spellEnd"/>
      <w:r>
        <w:t xml:space="preserve"> </w:t>
      </w:r>
      <w:proofErr w:type="spellStart"/>
      <w:r>
        <w:t>hasil</w:t>
      </w:r>
      <w:proofErr w:type="spellEnd"/>
      <w:r>
        <w:t xml:space="preserve"> </w:t>
      </w:r>
      <w:proofErr w:type="spellStart"/>
      <w:r>
        <w:t>pelaksanaan</w:t>
      </w:r>
      <w:proofErr w:type="spellEnd"/>
      <w:r>
        <w:t xml:space="preserve"> </w:t>
      </w:r>
      <w:proofErr w:type="spellStart"/>
      <w:r>
        <w:t>tugas</w:t>
      </w:r>
      <w:proofErr w:type="spellEnd"/>
      <w:r>
        <w:t xml:space="preserve"> </w:t>
      </w:r>
      <w:proofErr w:type="spellStart"/>
      <w:r>
        <w:t>kepada</w:t>
      </w:r>
      <w:proofErr w:type="spellEnd"/>
      <w:r>
        <w:t xml:space="preserve"> </w:t>
      </w:r>
      <w:proofErr w:type="spellStart"/>
      <w:r>
        <w:t>Kepala</w:t>
      </w:r>
      <w:proofErr w:type="spellEnd"/>
      <w:r>
        <w:t xml:space="preserve"> Dinas.</w:t>
      </w:r>
    </w:p>
    <w:p w14:paraId="5664E2FD" w14:textId="25B32A06" w:rsidR="00A0307A" w:rsidRDefault="00A0307A" w:rsidP="00A0307A">
      <w:pPr>
        <w:pStyle w:val="ListParagraph"/>
        <w:numPr>
          <w:ilvl w:val="2"/>
          <w:numId w:val="37"/>
        </w:numPr>
        <w:ind w:left="720" w:hanging="720"/>
      </w:pPr>
      <w:proofErr w:type="spellStart"/>
      <w:r>
        <w:t>Satuan</w:t>
      </w:r>
      <w:proofErr w:type="spellEnd"/>
      <w:r>
        <w:t xml:space="preserve"> </w:t>
      </w:r>
      <w:proofErr w:type="spellStart"/>
      <w:r>
        <w:t>Pengawas</w:t>
      </w:r>
      <w:proofErr w:type="spellEnd"/>
      <w:r>
        <w:t xml:space="preserve"> Internal (SPI)</w:t>
      </w:r>
    </w:p>
    <w:p w14:paraId="7FCD31C1" w14:textId="77777777" w:rsidR="00F177CC" w:rsidRDefault="00F177CC" w:rsidP="00F177CC">
      <w:pPr>
        <w:pStyle w:val="ListParagraph"/>
        <w:numPr>
          <w:ilvl w:val="0"/>
          <w:numId w:val="41"/>
        </w:numPr>
        <w:ind w:left="1080"/>
      </w:pPr>
      <w:proofErr w:type="spellStart"/>
      <w:r>
        <w:t>Membantu</w:t>
      </w:r>
      <w:proofErr w:type="spellEnd"/>
      <w:r>
        <w:t xml:space="preserve"> </w:t>
      </w:r>
      <w:proofErr w:type="spellStart"/>
      <w:r>
        <w:t>Direktur</w:t>
      </w:r>
      <w:proofErr w:type="spellEnd"/>
      <w:r>
        <w:t xml:space="preserve"> agar </w:t>
      </w:r>
      <w:proofErr w:type="spellStart"/>
      <w:r>
        <w:t>dapat</w:t>
      </w:r>
      <w:proofErr w:type="spellEnd"/>
      <w:r>
        <w:t xml:space="preserve"> </w:t>
      </w:r>
      <w:proofErr w:type="spellStart"/>
      <w:r>
        <w:t>secara</w:t>
      </w:r>
      <w:proofErr w:type="spellEnd"/>
      <w:r>
        <w:t xml:space="preserve"> </w:t>
      </w:r>
      <w:proofErr w:type="spellStart"/>
      <w:r>
        <w:t>efektif</w:t>
      </w:r>
      <w:proofErr w:type="spellEnd"/>
      <w:r>
        <w:t xml:space="preserve"> </w:t>
      </w:r>
      <w:proofErr w:type="spellStart"/>
      <w:r>
        <w:t>mengamankan</w:t>
      </w:r>
      <w:proofErr w:type="spellEnd"/>
      <w:r>
        <w:t xml:space="preserve"> </w:t>
      </w:r>
      <w:proofErr w:type="spellStart"/>
      <w:r>
        <w:t>investasi</w:t>
      </w:r>
      <w:proofErr w:type="spellEnd"/>
      <w:r>
        <w:t xml:space="preserve"> dan </w:t>
      </w:r>
      <w:proofErr w:type="spellStart"/>
      <w:r>
        <w:t>aset</w:t>
      </w:r>
      <w:proofErr w:type="spellEnd"/>
      <w:r>
        <w:t xml:space="preserve"> </w:t>
      </w:r>
      <w:proofErr w:type="spellStart"/>
      <w:r>
        <w:t>rumah</w:t>
      </w:r>
      <w:proofErr w:type="spellEnd"/>
      <w:r>
        <w:t xml:space="preserve"> </w:t>
      </w:r>
      <w:proofErr w:type="spellStart"/>
      <w:r>
        <w:t>sakit</w:t>
      </w:r>
      <w:proofErr w:type="spellEnd"/>
      <w:r>
        <w:t>.</w:t>
      </w:r>
    </w:p>
    <w:p w14:paraId="7DFABC29" w14:textId="77777777" w:rsidR="00F177CC" w:rsidRDefault="00F177CC" w:rsidP="00F177CC">
      <w:pPr>
        <w:pStyle w:val="ListParagraph"/>
        <w:numPr>
          <w:ilvl w:val="0"/>
          <w:numId w:val="41"/>
        </w:numPr>
        <w:ind w:left="1080"/>
      </w:pPr>
      <w:proofErr w:type="spellStart"/>
      <w:r>
        <w:t>Melakukan</w:t>
      </w:r>
      <w:proofErr w:type="spellEnd"/>
      <w:r>
        <w:t xml:space="preserve"> </w:t>
      </w:r>
      <w:proofErr w:type="spellStart"/>
      <w:r>
        <w:t>penilaian</w:t>
      </w:r>
      <w:proofErr w:type="spellEnd"/>
      <w:r>
        <w:t xml:space="preserve"> </w:t>
      </w:r>
      <w:proofErr w:type="spellStart"/>
      <w:r>
        <w:t>desain</w:t>
      </w:r>
      <w:proofErr w:type="spellEnd"/>
      <w:r>
        <w:t xml:space="preserve"> dan </w:t>
      </w:r>
      <w:proofErr w:type="spellStart"/>
      <w:r>
        <w:t>implementasi</w:t>
      </w:r>
      <w:proofErr w:type="spellEnd"/>
      <w:r>
        <w:t xml:space="preserve"> </w:t>
      </w:r>
      <w:proofErr w:type="spellStart"/>
      <w:r>
        <w:t>pengendalian</w:t>
      </w:r>
      <w:proofErr w:type="spellEnd"/>
      <w:r>
        <w:t xml:space="preserve"> intern, </w:t>
      </w:r>
      <w:proofErr w:type="spellStart"/>
      <w:r>
        <w:t>apakah</w:t>
      </w:r>
      <w:proofErr w:type="spellEnd"/>
      <w:r>
        <w:t xml:space="preserve"> </w:t>
      </w:r>
      <w:proofErr w:type="spellStart"/>
      <w:r>
        <w:t>cukup</w:t>
      </w:r>
      <w:proofErr w:type="spellEnd"/>
      <w:r>
        <w:t xml:space="preserve"> </w:t>
      </w:r>
      <w:proofErr w:type="spellStart"/>
      <w:r>
        <w:t>memadai</w:t>
      </w:r>
      <w:proofErr w:type="spellEnd"/>
      <w:r>
        <w:t xml:space="preserve"> dan </w:t>
      </w:r>
      <w:proofErr w:type="spellStart"/>
      <w:r>
        <w:t>dilaksanakan</w:t>
      </w:r>
      <w:proofErr w:type="spellEnd"/>
      <w:r>
        <w:t xml:space="preserve"> </w:t>
      </w:r>
      <w:proofErr w:type="spellStart"/>
      <w:r>
        <w:t>sistem</w:t>
      </w:r>
      <w:proofErr w:type="spellEnd"/>
      <w:r>
        <w:t xml:space="preserve"> </w:t>
      </w:r>
      <w:proofErr w:type="spellStart"/>
      <w:r>
        <w:t>pengendalian</w:t>
      </w:r>
      <w:proofErr w:type="spellEnd"/>
      <w:r>
        <w:t xml:space="preserve"> intern yang </w:t>
      </w:r>
      <w:proofErr w:type="spellStart"/>
      <w:r>
        <w:t>diciptakan</w:t>
      </w:r>
      <w:proofErr w:type="spellEnd"/>
      <w:r>
        <w:t xml:space="preserve"> </w:t>
      </w:r>
      <w:proofErr w:type="spellStart"/>
      <w:r>
        <w:t>untuk</w:t>
      </w:r>
      <w:proofErr w:type="spellEnd"/>
      <w:r>
        <w:t xml:space="preserve"> </w:t>
      </w:r>
      <w:proofErr w:type="spellStart"/>
      <w:r>
        <w:t>dapat</w:t>
      </w:r>
      <w:proofErr w:type="spellEnd"/>
      <w:r>
        <w:t xml:space="preserve"> </w:t>
      </w:r>
      <w:proofErr w:type="spellStart"/>
      <w:r>
        <w:t>menjamin</w:t>
      </w:r>
      <w:proofErr w:type="spellEnd"/>
      <w:r>
        <w:t xml:space="preserve"> data-data </w:t>
      </w:r>
      <w:proofErr w:type="spellStart"/>
      <w:r>
        <w:t>keuangan</w:t>
      </w:r>
      <w:proofErr w:type="spellEnd"/>
      <w:r>
        <w:t xml:space="preserve"> </w:t>
      </w:r>
      <w:proofErr w:type="spellStart"/>
      <w:r>
        <w:t>dapat</w:t>
      </w:r>
      <w:proofErr w:type="spellEnd"/>
      <w:r>
        <w:t xml:space="preserve"> </w:t>
      </w:r>
      <w:proofErr w:type="spellStart"/>
      <w:r>
        <w:t>dipercaya</w:t>
      </w:r>
      <w:proofErr w:type="spellEnd"/>
      <w:r>
        <w:t>.</w:t>
      </w:r>
    </w:p>
    <w:p w14:paraId="655FFFEB" w14:textId="17116543" w:rsidR="00F177CC" w:rsidRDefault="00F177CC" w:rsidP="00F177CC">
      <w:pPr>
        <w:pStyle w:val="ListParagraph"/>
        <w:numPr>
          <w:ilvl w:val="0"/>
          <w:numId w:val="41"/>
        </w:numPr>
        <w:ind w:left="1080"/>
      </w:pPr>
      <w:proofErr w:type="spellStart"/>
      <w:r>
        <w:t>Melakukan</w:t>
      </w:r>
      <w:proofErr w:type="spellEnd"/>
      <w:r>
        <w:t xml:space="preserve"> </w:t>
      </w:r>
      <w:proofErr w:type="spellStart"/>
      <w:r>
        <w:t>analisis</w:t>
      </w:r>
      <w:proofErr w:type="spellEnd"/>
      <w:r>
        <w:t xml:space="preserve"> dan </w:t>
      </w:r>
      <w:proofErr w:type="spellStart"/>
      <w:r>
        <w:t>evaluasi</w:t>
      </w:r>
      <w:proofErr w:type="spellEnd"/>
      <w:r>
        <w:t xml:space="preserve"> </w:t>
      </w:r>
      <w:proofErr w:type="spellStart"/>
      <w:r>
        <w:t>efektifitas</w:t>
      </w:r>
      <w:proofErr w:type="spellEnd"/>
      <w:r>
        <w:t xml:space="preserve"> </w:t>
      </w:r>
      <w:proofErr w:type="spellStart"/>
      <w:r>
        <w:t>sistem</w:t>
      </w:r>
      <w:proofErr w:type="spellEnd"/>
      <w:r>
        <w:t xml:space="preserve"> dan </w:t>
      </w:r>
      <w:proofErr w:type="spellStart"/>
      <w:r>
        <w:t>prosedur</w:t>
      </w:r>
      <w:proofErr w:type="spellEnd"/>
      <w:r>
        <w:t xml:space="preserve"> pada </w:t>
      </w:r>
      <w:proofErr w:type="spellStart"/>
      <w:r>
        <w:t>semua</w:t>
      </w:r>
      <w:proofErr w:type="spellEnd"/>
      <w:r>
        <w:t xml:space="preserve"> </w:t>
      </w:r>
      <w:proofErr w:type="spellStart"/>
      <w:r>
        <w:t>bagian</w:t>
      </w:r>
      <w:proofErr w:type="spellEnd"/>
      <w:r>
        <w:t xml:space="preserve"> dan unit </w:t>
      </w:r>
      <w:proofErr w:type="spellStart"/>
      <w:r>
        <w:t>kegiatan</w:t>
      </w:r>
      <w:proofErr w:type="spellEnd"/>
      <w:r>
        <w:t xml:space="preserve"> </w:t>
      </w:r>
      <w:proofErr w:type="spellStart"/>
      <w:r>
        <w:t>rumah</w:t>
      </w:r>
      <w:proofErr w:type="spellEnd"/>
      <w:r>
        <w:t xml:space="preserve"> </w:t>
      </w:r>
      <w:proofErr w:type="spellStart"/>
      <w:r>
        <w:t>sakit</w:t>
      </w:r>
      <w:proofErr w:type="spellEnd"/>
      <w:r>
        <w:t>.</w:t>
      </w:r>
    </w:p>
    <w:p w14:paraId="017A5DD2" w14:textId="23916A6E" w:rsidR="00A0307A" w:rsidRDefault="00A0307A" w:rsidP="00A0307A">
      <w:pPr>
        <w:pStyle w:val="ListParagraph"/>
        <w:numPr>
          <w:ilvl w:val="2"/>
          <w:numId w:val="37"/>
        </w:numPr>
        <w:ind w:left="720" w:hanging="720"/>
      </w:pPr>
      <w:proofErr w:type="spellStart"/>
      <w:r>
        <w:t>Komite</w:t>
      </w:r>
      <w:proofErr w:type="spellEnd"/>
    </w:p>
    <w:p w14:paraId="553C1910" w14:textId="77777777" w:rsidR="00F177CC" w:rsidRDefault="00F177CC" w:rsidP="00F177CC">
      <w:pPr>
        <w:pStyle w:val="ListParagraph"/>
        <w:numPr>
          <w:ilvl w:val="0"/>
          <w:numId w:val="42"/>
        </w:numPr>
        <w:ind w:left="1080"/>
      </w:pPr>
      <w:proofErr w:type="spellStart"/>
      <w:r>
        <w:t>Standarisasi</w:t>
      </w:r>
      <w:proofErr w:type="spellEnd"/>
      <w:r>
        <w:t xml:space="preserve"> white paper </w:t>
      </w:r>
      <w:proofErr w:type="spellStart"/>
      <w:r>
        <w:t>sebagai</w:t>
      </w:r>
      <w:proofErr w:type="spellEnd"/>
      <w:r>
        <w:t xml:space="preserve"> </w:t>
      </w:r>
      <w:proofErr w:type="spellStart"/>
      <w:r>
        <w:t>dasar</w:t>
      </w:r>
      <w:proofErr w:type="spellEnd"/>
      <w:r>
        <w:t xml:space="preserve"> </w:t>
      </w:r>
      <w:proofErr w:type="spellStart"/>
      <w:r>
        <w:t>persyaratan</w:t>
      </w:r>
      <w:proofErr w:type="spellEnd"/>
      <w:r>
        <w:t xml:space="preserve"> </w:t>
      </w:r>
      <w:proofErr w:type="spellStart"/>
      <w:r>
        <w:t>kompetensi</w:t>
      </w:r>
      <w:proofErr w:type="spellEnd"/>
      <w:r>
        <w:t xml:space="preserve"> </w:t>
      </w:r>
      <w:proofErr w:type="spellStart"/>
      <w:r>
        <w:t>tiap</w:t>
      </w:r>
      <w:proofErr w:type="spellEnd"/>
      <w:r>
        <w:t xml:space="preserve"> </w:t>
      </w:r>
      <w:proofErr w:type="spellStart"/>
      <w:r>
        <w:t>jenjang</w:t>
      </w:r>
      <w:proofErr w:type="spellEnd"/>
      <w:r>
        <w:t xml:space="preserve"> </w:t>
      </w:r>
      <w:proofErr w:type="spellStart"/>
      <w:r>
        <w:t>kompetensi</w:t>
      </w:r>
      <w:proofErr w:type="spellEnd"/>
      <w:r>
        <w:t xml:space="preserve"> </w:t>
      </w:r>
      <w:proofErr w:type="spellStart"/>
      <w:r>
        <w:t>sesuai</w:t>
      </w:r>
      <w:proofErr w:type="spellEnd"/>
      <w:r>
        <w:t xml:space="preserve"> area </w:t>
      </w:r>
      <w:proofErr w:type="spellStart"/>
      <w:r>
        <w:t>kerja</w:t>
      </w:r>
      <w:proofErr w:type="spellEnd"/>
      <w:r>
        <w:t xml:space="preserve"> </w:t>
      </w:r>
      <w:proofErr w:type="spellStart"/>
      <w:r>
        <w:t>perawat</w:t>
      </w:r>
      <w:proofErr w:type="spellEnd"/>
      <w:r>
        <w:t>.</w:t>
      </w:r>
    </w:p>
    <w:p w14:paraId="7D9A5E04" w14:textId="77777777" w:rsidR="00F177CC" w:rsidRDefault="00F177CC" w:rsidP="00F177CC">
      <w:pPr>
        <w:pStyle w:val="ListParagraph"/>
        <w:numPr>
          <w:ilvl w:val="0"/>
          <w:numId w:val="42"/>
        </w:numPr>
        <w:ind w:left="1080"/>
      </w:pPr>
      <w:proofErr w:type="spellStart"/>
      <w:r>
        <w:t>Standarisasi</w:t>
      </w:r>
      <w:proofErr w:type="spellEnd"/>
      <w:r>
        <w:t xml:space="preserve"> daftar </w:t>
      </w:r>
      <w:proofErr w:type="spellStart"/>
      <w:r>
        <w:t>kewenangan</w:t>
      </w:r>
      <w:proofErr w:type="spellEnd"/>
      <w:r>
        <w:t xml:space="preserve"> </w:t>
      </w:r>
      <w:proofErr w:type="spellStart"/>
      <w:r>
        <w:t>klinis</w:t>
      </w:r>
      <w:proofErr w:type="spellEnd"/>
      <w:r>
        <w:t xml:space="preserve"> dan </w:t>
      </w:r>
      <w:proofErr w:type="spellStart"/>
      <w:r>
        <w:t>persyaratan</w:t>
      </w:r>
      <w:proofErr w:type="spellEnd"/>
      <w:r>
        <w:t xml:space="preserve"> </w:t>
      </w:r>
      <w:proofErr w:type="spellStart"/>
      <w:r>
        <w:t>setiap</w:t>
      </w:r>
      <w:proofErr w:type="spellEnd"/>
      <w:r>
        <w:t xml:space="preserve"> </w:t>
      </w:r>
      <w:proofErr w:type="spellStart"/>
      <w:r>
        <w:t>jenis</w:t>
      </w:r>
      <w:proofErr w:type="spellEnd"/>
      <w:r>
        <w:t xml:space="preserve"> </w:t>
      </w:r>
      <w:proofErr w:type="spellStart"/>
      <w:r>
        <w:t>pelayanan</w:t>
      </w:r>
      <w:proofErr w:type="spellEnd"/>
      <w:r>
        <w:t xml:space="preserve"> </w:t>
      </w:r>
      <w:proofErr w:type="spellStart"/>
      <w:r>
        <w:t>Keperawatan</w:t>
      </w:r>
      <w:proofErr w:type="spellEnd"/>
    </w:p>
    <w:p w14:paraId="2615AC2D" w14:textId="77777777" w:rsidR="00F177CC" w:rsidRDefault="00F177CC" w:rsidP="00F177CC">
      <w:pPr>
        <w:pStyle w:val="ListParagraph"/>
        <w:numPr>
          <w:ilvl w:val="0"/>
          <w:numId w:val="42"/>
        </w:numPr>
        <w:ind w:left="1080"/>
      </w:pPr>
      <w:proofErr w:type="spellStart"/>
      <w:r>
        <w:lastRenderedPageBreak/>
        <w:t>Standarisasi</w:t>
      </w:r>
      <w:proofErr w:type="spellEnd"/>
      <w:r>
        <w:t xml:space="preserve"> </w:t>
      </w:r>
      <w:proofErr w:type="spellStart"/>
      <w:r>
        <w:t>regulasi</w:t>
      </w:r>
      <w:proofErr w:type="spellEnd"/>
      <w:r>
        <w:t xml:space="preserve"> (</w:t>
      </w:r>
      <w:proofErr w:type="spellStart"/>
      <w:r>
        <w:t>panduan</w:t>
      </w:r>
      <w:proofErr w:type="spellEnd"/>
      <w:r>
        <w:t xml:space="preserve"> dan </w:t>
      </w:r>
      <w:proofErr w:type="spellStart"/>
      <w:r>
        <w:t>dokumen</w:t>
      </w:r>
      <w:proofErr w:type="spellEnd"/>
      <w:r>
        <w:t xml:space="preserve"> </w:t>
      </w:r>
      <w:proofErr w:type="spellStart"/>
      <w:r>
        <w:t>pendukung</w:t>
      </w:r>
      <w:proofErr w:type="spellEnd"/>
      <w:r>
        <w:t xml:space="preserve">) proses </w:t>
      </w:r>
      <w:proofErr w:type="spellStart"/>
      <w:r>
        <w:t>kredensial</w:t>
      </w:r>
      <w:proofErr w:type="spellEnd"/>
      <w:r>
        <w:t xml:space="preserve"> dan </w:t>
      </w:r>
      <w:proofErr w:type="spellStart"/>
      <w:r>
        <w:t>rekredensial</w:t>
      </w:r>
      <w:proofErr w:type="spellEnd"/>
      <w:r>
        <w:t xml:space="preserve"> </w:t>
      </w:r>
    </w:p>
    <w:p w14:paraId="1CACC90B" w14:textId="287B0368" w:rsidR="00F177CC" w:rsidRDefault="00F177CC" w:rsidP="00F177CC">
      <w:pPr>
        <w:pStyle w:val="ListParagraph"/>
        <w:numPr>
          <w:ilvl w:val="0"/>
          <w:numId w:val="42"/>
        </w:numPr>
        <w:ind w:left="1080"/>
      </w:pPr>
      <w:proofErr w:type="spellStart"/>
      <w:r>
        <w:t>Melakukan</w:t>
      </w:r>
      <w:proofErr w:type="spellEnd"/>
      <w:r>
        <w:t xml:space="preserve"> monitoring dan </w:t>
      </w:r>
      <w:proofErr w:type="spellStart"/>
      <w:r>
        <w:t>evaluasi</w:t>
      </w:r>
      <w:proofErr w:type="spellEnd"/>
      <w:r>
        <w:t xml:space="preserve"> </w:t>
      </w:r>
      <w:proofErr w:type="spellStart"/>
      <w:r>
        <w:t>pelaksanaan</w:t>
      </w:r>
      <w:proofErr w:type="spellEnd"/>
      <w:r>
        <w:t xml:space="preserve"> </w:t>
      </w:r>
      <w:proofErr w:type="spellStart"/>
      <w:r>
        <w:t>regulasi</w:t>
      </w:r>
      <w:proofErr w:type="spellEnd"/>
      <w:r>
        <w:t xml:space="preserve"> dan </w:t>
      </w:r>
      <w:proofErr w:type="spellStart"/>
      <w:r>
        <w:t>penerapan</w:t>
      </w:r>
      <w:proofErr w:type="spellEnd"/>
      <w:r>
        <w:t xml:space="preserve"> </w:t>
      </w:r>
      <w:proofErr w:type="spellStart"/>
      <w:r>
        <w:t>sistem</w:t>
      </w:r>
      <w:proofErr w:type="spellEnd"/>
      <w:r>
        <w:t xml:space="preserve"> </w:t>
      </w:r>
      <w:proofErr w:type="spellStart"/>
      <w:r>
        <w:t>kredensial</w:t>
      </w:r>
      <w:proofErr w:type="spellEnd"/>
      <w:r>
        <w:t xml:space="preserve"> yang </w:t>
      </w:r>
      <w:proofErr w:type="spellStart"/>
      <w:r>
        <w:t>terstandar</w:t>
      </w:r>
      <w:proofErr w:type="spellEnd"/>
      <w:r>
        <w:t>.</w:t>
      </w:r>
    </w:p>
    <w:p w14:paraId="756717FF" w14:textId="55CCFF5E" w:rsidR="00A0307A" w:rsidRDefault="00A0307A" w:rsidP="00A0307A">
      <w:pPr>
        <w:pStyle w:val="ListParagraph"/>
        <w:numPr>
          <w:ilvl w:val="2"/>
          <w:numId w:val="37"/>
        </w:numPr>
        <w:ind w:left="720" w:hanging="720"/>
      </w:pPr>
      <w:proofErr w:type="spellStart"/>
      <w:r>
        <w:t>Kepala</w:t>
      </w:r>
      <w:proofErr w:type="spellEnd"/>
      <w:r>
        <w:t xml:space="preserve"> </w:t>
      </w:r>
      <w:proofErr w:type="spellStart"/>
      <w:r>
        <w:t>Bidang</w:t>
      </w:r>
      <w:proofErr w:type="spellEnd"/>
    </w:p>
    <w:p w14:paraId="4644290B" w14:textId="518810F6" w:rsidR="008144BD" w:rsidRDefault="008144BD" w:rsidP="008144BD">
      <w:pPr>
        <w:pStyle w:val="ListParagraph"/>
        <w:numPr>
          <w:ilvl w:val="2"/>
          <w:numId w:val="39"/>
        </w:numPr>
        <w:ind w:left="1170" w:hanging="450"/>
      </w:pPr>
      <w:r>
        <w:t xml:space="preserve">Menyusun </w:t>
      </w:r>
      <w:proofErr w:type="spellStart"/>
      <w:r>
        <w:t>rencana</w:t>
      </w:r>
      <w:proofErr w:type="spellEnd"/>
      <w:r>
        <w:t xml:space="preserve"> dan program </w:t>
      </w:r>
      <w:proofErr w:type="spellStart"/>
      <w:r>
        <w:t>kerja</w:t>
      </w:r>
      <w:proofErr w:type="spellEnd"/>
      <w:r>
        <w:t xml:space="preserve"> </w:t>
      </w:r>
      <w:proofErr w:type="spellStart"/>
      <w:r>
        <w:t>Bidang</w:t>
      </w:r>
      <w:proofErr w:type="spellEnd"/>
      <w:r>
        <w:t xml:space="preserve">. </w:t>
      </w:r>
    </w:p>
    <w:p w14:paraId="3FE75CAB" w14:textId="049F0F86" w:rsidR="008144BD" w:rsidRDefault="008144BD" w:rsidP="008144BD">
      <w:pPr>
        <w:pStyle w:val="ListParagraph"/>
        <w:numPr>
          <w:ilvl w:val="2"/>
          <w:numId w:val="39"/>
        </w:numPr>
        <w:ind w:left="1170" w:hanging="450"/>
      </w:pPr>
      <w:proofErr w:type="spellStart"/>
      <w:r>
        <w:t>Mengkoordinasikan</w:t>
      </w:r>
      <w:proofErr w:type="spellEnd"/>
      <w:r>
        <w:t xml:space="preserve"> </w:t>
      </w:r>
      <w:proofErr w:type="spellStart"/>
      <w:r>
        <w:t>rencana</w:t>
      </w:r>
      <w:proofErr w:type="spellEnd"/>
      <w:r>
        <w:t xml:space="preserve"> dan program </w:t>
      </w:r>
      <w:proofErr w:type="spellStart"/>
      <w:r>
        <w:t>kerja</w:t>
      </w:r>
      <w:proofErr w:type="spellEnd"/>
      <w:r>
        <w:t xml:space="preserve"> </w:t>
      </w:r>
      <w:proofErr w:type="spellStart"/>
      <w:r>
        <w:t>Bidang</w:t>
      </w:r>
      <w:proofErr w:type="spellEnd"/>
      <w:r>
        <w:t xml:space="preserve">. </w:t>
      </w:r>
    </w:p>
    <w:p w14:paraId="29DAE583" w14:textId="2BD7BA76" w:rsidR="008144BD" w:rsidRDefault="008144BD" w:rsidP="008144BD">
      <w:pPr>
        <w:pStyle w:val="ListParagraph"/>
        <w:numPr>
          <w:ilvl w:val="2"/>
          <w:numId w:val="39"/>
        </w:numPr>
        <w:ind w:left="1170" w:hanging="450"/>
      </w:pPr>
      <w:proofErr w:type="spellStart"/>
      <w:r>
        <w:t>Mengkoordinasikan</w:t>
      </w:r>
      <w:proofErr w:type="spellEnd"/>
      <w:r>
        <w:t xml:space="preserve"> para </w:t>
      </w:r>
      <w:proofErr w:type="spellStart"/>
      <w:r>
        <w:t>Kepala</w:t>
      </w:r>
      <w:proofErr w:type="spellEnd"/>
      <w:r>
        <w:t xml:space="preserve"> </w:t>
      </w:r>
      <w:proofErr w:type="spellStart"/>
      <w:r>
        <w:t>Seksi</w:t>
      </w:r>
      <w:proofErr w:type="spellEnd"/>
      <w:r>
        <w:t xml:space="preserve">. </w:t>
      </w:r>
    </w:p>
    <w:p w14:paraId="4DA3A0D1" w14:textId="541C1477" w:rsidR="008144BD" w:rsidRDefault="008144BD" w:rsidP="008144BD">
      <w:pPr>
        <w:pStyle w:val="ListParagraph"/>
        <w:numPr>
          <w:ilvl w:val="2"/>
          <w:numId w:val="39"/>
        </w:numPr>
        <w:ind w:left="1170" w:hanging="450"/>
      </w:pPr>
      <w:proofErr w:type="spellStart"/>
      <w:r>
        <w:t>Memberi</w:t>
      </w:r>
      <w:proofErr w:type="spellEnd"/>
      <w:r>
        <w:t xml:space="preserve"> </w:t>
      </w:r>
      <w:proofErr w:type="spellStart"/>
      <w:r>
        <w:t>petunjuk</w:t>
      </w:r>
      <w:proofErr w:type="spellEnd"/>
      <w:r>
        <w:t xml:space="preserve"> dan </w:t>
      </w:r>
      <w:proofErr w:type="spellStart"/>
      <w:r>
        <w:t>bimbingan</w:t>
      </w:r>
      <w:proofErr w:type="spellEnd"/>
      <w:r>
        <w:t xml:space="preserve"> </w:t>
      </w:r>
      <w:proofErr w:type="spellStart"/>
      <w:r>
        <w:t>teknis</w:t>
      </w:r>
      <w:proofErr w:type="spellEnd"/>
      <w:r>
        <w:t xml:space="preserve"> </w:t>
      </w:r>
      <w:proofErr w:type="spellStart"/>
      <w:r>
        <w:t>serta</w:t>
      </w:r>
      <w:proofErr w:type="spellEnd"/>
      <w:r>
        <w:t xml:space="preserve"> </w:t>
      </w:r>
      <w:proofErr w:type="spellStart"/>
      <w:r>
        <w:t>pengawasan</w:t>
      </w:r>
      <w:proofErr w:type="spellEnd"/>
      <w:r>
        <w:t xml:space="preserve"> </w:t>
      </w:r>
      <w:proofErr w:type="spellStart"/>
      <w:r>
        <w:t>kepada</w:t>
      </w:r>
      <w:proofErr w:type="spellEnd"/>
      <w:r>
        <w:t xml:space="preserve"> </w:t>
      </w:r>
      <w:proofErr w:type="spellStart"/>
      <w:r>
        <w:t>bawahan</w:t>
      </w:r>
      <w:proofErr w:type="spellEnd"/>
      <w:r>
        <w:t xml:space="preserve">. </w:t>
      </w:r>
    </w:p>
    <w:p w14:paraId="195D3DAE" w14:textId="4AC98B53" w:rsidR="008144BD" w:rsidRDefault="008144BD" w:rsidP="008144BD">
      <w:pPr>
        <w:pStyle w:val="ListParagraph"/>
        <w:numPr>
          <w:ilvl w:val="2"/>
          <w:numId w:val="39"/>
        </w:numPr>
        <w:ind w:left="1170" w:hanging="450"/>
      </w:pPr>
      <w:proofErr w:type="spellStart"/>
      <w:r>
        <w:t>Mengatur</w:t>
      </w:r>
      <w:proofErr w:type="spellEnd"/>
      <w:r>
        <w:t xml:space="preserve">, </w:t>
      </w:r>
      <w:proofErr w:type="spellStart"/>
      <w:r>
        <w:t>mendistribusikan</w:t>
      </w:r>
      <w:proofErr w:type="spellEnd"/>
      <w:r>
        <w:t xml:space="preserve"> dan </w:t>
      </w:r>
      <w:proofErr w:type="spellStart"/>
      <w:r>
        <w:t>mengkoordinasikan</w:t>
      </w:r>
      <w:proofErr w:type="spellEnd"/>
      <w:r>
        <w:t xml:space="preserve"> </w:t>
      </w:r>
      <w:proofErr w:type="spellStart"/>
      <w:r>
        <w:t>tugas</w:t>
      </w:r>
      <w:proofErr w:type="spellEnd"/>
      <w:r>
        <w:t xml:space="preserve"> </w:t>
      </w:r>
      <w:proofErr w:type="spellStart"/>
      <w:r>
        <w:t>kepada</w:t>
      </w:r>
      <w:proofErr w:type="spellEnd"/>
      <w:r>
        <w:t xml:space="preserve"> </w:t>
      </w:r>
      <w:proofErr w:type="spellStart"/>
      <w:r>
        <w:t>bawahan</w:t>
      </w:r>
      <w:proofErr w:type="spellEnd"/>
      <w:r>
        <w:t xml:space="preserve">. </w:t>
      </w:r>
    </w:p>
    <w:p w14:paraId="29140831" w14:textId="77777777" w:rsidR="008144BD" w:rsidRDefault="008144BD" w:rsidP="008144BD">
      <w:pPr>
        <w:pStyle w:val="ListParagraph"/>
        <w:numPr>
          <w:ilvl w:val="2"/>
          <w:numId w:val="39"/>
        </w:numPr>
        <w:ind w:left="1170" w:hanging="450"/>
      </w:pPr>
      <w:proofErr w:type="spellStart"/>
      <w:r>
        <w:t>Melaksanakan</w:t>
      </w:r>
      <w:proofErr w:type="spellEnd"/>
      <w:r>
        <w:t xml:space="preserve"> </w:t>
      </w:r>
      <w:proofErr w:type="spellStart"/>
      <w:r>
        <w:t>penerapan</w:t>
      </w:r>
      <w:proofErr w:type="spellEnd"/>
      <w:r>
        <w:t xml:space="preserve"> </w:t>
      </w:r>
      <w:proofErr w:type="spellStart"/>
      <w:r>
        <w:t>mekanisme</w:t>
      </w:r>
      <w:proofErr w:type="spellEnd"/>
      <w:r>
        <w:t xml:space="preserve"> </w:t>
      </w:r>
      <w:proofErr w:type="spellStart"/>
      <w:r>
        <w:t>pengaturan</w:t>
      </w:r>
      <w:proofErr w:type="spellEnd"/>
      <w:r>
        <w:t xml:space="preserve"> dan </w:t>
      </w:r>
      <w:proofErr w:type="spellStart"/>
      <w:r>
        <w:t>pengelolaan</w:t>
      </w:r>
      <w:proofErr w:type="spellEnd"/>
      <w:r>
        <w:t xml:space="preserve"> </w:t>
      </w:r>
      <w:proofErr w:type="spellStart"/>
      <w:r>
        <w:t>kegiatan</w:t>
      </w:r>
      <w:proofErr w:type="spellEnd"/>
      <w:r>
        <w:t>.</w:t>
      </w:r>
    </w:p>
    <w:p w14:paraId="008AFA53" w14:textId="0A1E8579" w:rsidR="008144BD" w:rsidRDefault="008144BD" w:rsidP="008144BD">
      <w:pPr>
        <w:pStyle w:val="ListParagraph"/>
        <w:numPr>
          <w:ilvl w:val="2"/>
          <w:numId w:val="39"/>
        </w:numPr>
        <w:ind w:left="1170" w:hanging="450"/>
      </w:pPr>
      <w:r>
        <w:t xml:space="preserve">Menyusun </w:t>
      </w:r>
      <w:proofErr w:type="spellStart"/>
      <w:r>
        <w:t>rencana</w:t>
      </w:r>
      <w:proofErr w:type="spellEnd"/>
      <w:r>
        <w:t xml:space="preserve"> </w:t>
      </w:r>
      <w:proofErr w:type="spellStart"/>
      <w:r>
        <w:t>kebutuhan</w:t>
      </w:r>
      <w:proofErr w:type="spellEnd"/>
      <w:r>
        <w:t xml:space="preserve"> </w:t>
      </w:r>
      <w:proofErr w:type="spellStart"/>
      <w:r>
        <w:t>sumber</w:t>
      </w:r>
      <w:proofErr w:type="spellEnd"/>
      <w:r>
        <w:t xml:space="preserve"> </w:t>
      </w:r>
      <w:proofErr w:type="spellStart"/>
      <w:r>
        <w:t>daya</w:t>
      </w:r>
      <w:proofErr w:type="spellEnd"/>
      <w:r>
        <w:t xml:space="preserve"> </w:t>
      </w:r>
      <w:proofErr w:type="spellStart"/>
      <w:r>
        <w:t>berupa</w:t>
      </w:r>
      <w:proofErr w:type="spellEnd"/>
      <w:r>
        <w:t xml:space="preserve"> </w:t>
      </w:r>
      <w:proofErr w:type="spellStart"/>
      <w:r>
        <w:t>sarana</w:t>
      </w:r>
      <w:proofErr w:type="spellEnd"/>
      <w:r>
        <w:t xml:space="preserve"> </w:t>
      </w:r>
      <w:proofErr w:type="spellStart"/>
      <w:r>
        <w:t>prasarana</w:t>
      </w:r>
      <w:proofErr w:type="spellEnd"/>
      <w:r>
        <w:t xml:space="preserve">, </w:t>
      </w:r>
      <w:proofErr w:type="spellStart"/>
      <w:r>
        <w:t>tenaga</w:t>
      </w:r>
      <w:proofErr w:type="spellEnd"/>
      <w:r>
        <w:t xml:space="preserve">, </w:t>
      </w:r>
      <w:proofErr w:type="spellStart"/>
      <w:r>
        <w:t>peralatan</w:t>
      </w:r>
      <w:proofErr w:type="spellEnd"/>
      <w:r>
        <w:t xml:space="preserve"> </w:t>
      </w:r>
      <w:proofErr w:type="spellStart"/>
      <w:r>
        <w:t>medik</w:t>
      </w:r>
      <w:proofErr w:type="spellEnd"/>
      <w:r>
        <w:t xml:space="preserve"> dan </w:t>
      </w:r>
      <w:proofErr w:type="spellStart"/>
      <w:r>
        <w:t>kebutuhan</w:t>
      </w:r>
      <w:proofErr w:type="spellEnd"/>
      <w:r>
        <w:t xml:space="preserve"> </w:t>
      </w:r>
      <w:proofErr w:type="spellStart"/>
      <w:r>
        <w:t>lainnya</w:t>
      </w:r>
      <w:proofErr w:type="spellEnd"/>
      <w:r>
        <w:t>.</w:t>
      </w:r>
    </w:p>
    <w:p w14:paraId="6EB1F04E" w14:textId="5AA43298" w:rsidR="008144BD" w:rsidRDefault="008144BD" w:rsidP="008144BD">
      <w:pPr>
        <w:pStyle w:val="ListParagraph"/>
        <w:numPr>
          <w:ilvl w:val="2"/>
          <w:numId w:val="39"/>
        </w:numPr>
        <w:ind w:left="1170" w:hanging="450"/>
      </w:pPr>
      <w:proofErr w:type="spellStart"/>
      <w:r>
        <w:t>Mengkoordinasikan</w:t>
      </w:r>
      <w:proofErr w:type="spellEnd"/>
      <w:r>
        <w:t xml:space="preserve"> </w:t>
      </w:r>
      <w:proofErr w:type="spellStart"/>
      <w:r>
        <w:t>pelaksanaan</w:t>
      </w:r>
      <w:proofErr w:type="spellEnd"/>
      <w:r>
        <w:t xml:space="preserve"> </w:t>
      </w:r>
      <w:proofErr w:type="spellStart"/>
      <w:r>
        <w:t>seluruh</w:t>
      </w:r>
      <w:proofErr w:type="spellEnd"/>
      <w:r>
        <w:t xml:space="preserve">   di </w:t>
      </w:r>
      <w:proofErr w:type="spellStart"/>
      <w:r>
        <w:t>Instalasi</w:t>
      </w:r>
      <w:proofErr w:type="spellEnd"/>
      <w:r>
        <w:t xml:space="preserve"> </w:t>
      </w:r>
      <w:proofErr w:type="spellStart"/>
      <w:r>
        <w:t>terkait</w:t>
      </w:r>
      <w:proofErr w:type="spellEnd"/>
      <w:r>
        <w:t>.</w:t>
      </w:r>
    </w:p>
    <w:p w14:paraId="3B5CDC58" w14:textId="47DD57AB" w:rsidR="008144BD" w:rsidRDefault="008144BD" w:rsidP="008144BD">
      <w:pPr>
        <w:pStyle w:val="ListParagraph"/>
        <w:numPr>
          <w:ilvl w:val="2"/>
          <w:numId w:val="39"/>
        </w:numPr>
        <w:ind w:left="1170" w:hanging="450"/>
      </w:pPr>
      <w:proofErr w:type="spellStart"/>
      <w:r>
        <w:t>Mengkoordinasikan</w:t>
      </w:r>
      <w:proofErr w:type="spellEnd"/>
      <w:r>
        <w:t xml:space="preserve"> </w:t>
      </w:r>
      <w:proofErr w:type="spellStart"/>
      <w:r>
        <w:t>penyusunan</w:t>
      </w:r>
      <w:proofErr w:type="spellEnd"/>
      <w:r>
        <w:t xml:space="preserve"> dan </w:t>
      </w:r>
      <w:proofErr w:type="spellStart"/>
      <w:r>
        <w:t>mengawasi</w:t>
      </w:r>
      <w:proofErr w:type="spellEnd"/>
      <w:r>
        <w:t xml:space="preserve"> </w:t>
      </w:r>
      <w:proofErr w:type="spellStart"/>
      <w:r>
        <w:t>pelaksanaan</w:t>
      </w:r>
      <w:proofErr w:type="spellEnd"/>
      <w:r>
        <w:t xml:space="preserve"> Medical Staff by Laws.</w:t>
      </w:r>
    </w:p>
    <w:p w14:paraId="747DF2A8" w14:textId="7D41F3FF" w:rsidR="008144BD" w:rsidRDefault="008144BD" w:rsidP="008144BD">
      <w:pPr>
        <w:pStyle w:val="ListParagraph"/>
        <w:numPr>
          <w:ilvl w:val="2"/>
          <w:numId w:val="39"/>
        </w:numPr>
        <w:ind w:left="1170" w:hanging="450"/>
      </w:pPr>
      <w:proofErr w:type="spellStart"/>
      <w:r>
        <w:t>Mengkoordinasikan</w:t>
      </w:r>
      <w:proofErr w:type="spellEnd"/>
      <w:r>
        <w:t xml:space="preserve"> </w:t>
      </w:r>
      <w:proofErr w:type="spellStart"/>
      <w:r>
        <w:t>pelaksanaan</w:t>
      </w:r>
      <w:proofErr w:type="spellEnd"/>
      <w:r>
        <w:t xml:space="preserve"> program </w:t>
      </w:r>
      <w:proofErr w:type="spellStart"/>
      <w:r>
        <w:t>pendidikan</w:t>
      </w:r>
      <w:proofErr w:type="spellEnd"/>
      <w:r>
        <w:t xml:space="preserve"> dan </w:t>
      </w:r>
      <w:proofErr w:type="spellStart"/>
      <w:r>
        <w:t>pengembangan</w:t>
      </w:r>
      <w:proofErr w:type="spellEnd"/>
      <w:r>
        <w:t xml:space="preserve"> </w:t>
      </w:r>
      <w:proofErr w:type="spellStart"/>
      <w:r>
        <w:t>profesi</w:t>
      </w:r>
      <w:proofErr w:type="spellEnd"/>
      <w:r>
        <w:t xml:space="preserve"> </w:t>
      </w:r>
      <w:proofErr w:type="spellStart"/>
      <w:r>
        <w:t>serta</w:t>
      </w:r>
      <w:proofErr w:type="spellEnd"/>
      <w:r>
        <w:t xml:space="preserve"> </w:t>
      </w:r>
      <w:proofErr w:type="spellStart"/>
      <w:r>
        <w:t>pelaksanaan</w:t>
      </w:r>
      <w:proofErr w:type="spellEnd"/>
      <w:r>
        <w:t xml:space="preserve"> </w:t>
      </w:r>
      <w:proofErr w:type="spellStart"/>
      <w:r>
        <w:t>orientasi</w:t>
      </w:r>
      <w:proofErr w:type="spellEnd"/>
      <w:r>
        <w:t xml:space="preserve"> </w:t>
      </w:r>
      <w:proofErr w:type="spellStart"/>
      <w:r>
        <w:t>tenaga</w:t>
      </w:r>
      <w:proofErr w:type="spellEnd"/>
      <w:r>
        <w:t xml:space="preserve"> </w:t>
      </w:r>
      <w:proofErr w:type="spellStart"/>
      <w:r>
        <w:t>medik</w:t>
      </w:r>
      <w:proofErr w:type="spellEnd"/>
      <w:r>
        <w:t xml:space="preserve"> </w:t>
      </w:r>
      <w:proofErr w:type="spellStart"/>
      <w:r>
        <w:t>baru</w:t>
      </w:r>
      <w:proofErr w:type="spellEnd"/>
      <w:r>
        <w:t xml:space="preserve"> dan </w:t>
      </w:r>
      <w:proofErr w:type="spellStart"/>
      <w:r>
        <w:t>pindahan</w:t>
      </w:r>
      <w:proofErr w:type="spellEnd"/>
      <w:r>
        <w:t>.</w:t>
      </w:r>
    </w:p>
    <w:p w14:paraId="1ED31D4E" w14:textId="61364F1A" w:rsidR="008144BD" w:rsidRDefault="008144BD" w:rsidP="008144BD">
      <w:pPr>
        <w:pStyle w:val="ListParagraph"/>
        <w:numPr>
          <w:ilvl w:val="2"/>
          <w:numId w:val="39"/>
        </w:numPr>
        <w:ind w:left="1170" w:hanging="450"/>
      </w:pPr>
      <w:proofErr w:type="spellStart"/>
      <w:r>
        <w:t>Mengkoordinasikan</w:t>
      </w:r>
      <w:proofErr w:type="spellEnd"/>
      <w:r>
        <w:t xml:space="preserve"> </w:t>
      </w:r>
      <w:proofErr w:type="spellStart"/>
      <w:r>
        <w:t>penyusunan</w:t>
      </w:r>
      <w:proofErr w:type="spellEnd"/>
      <w:r>
        <w:t xml:space="preserve"> dan </w:t>
      </w:r>
      <w:proofErr w:type="spellStart"/>
      <w:r>
        <w:t>penerapan</w:t>
      </w:r>
      <w:proofErr w:type="spellEnd"/>
      <w:r>
        <w:t xml:space="preserve"> </w:t>
      </w:r>
      <w:proofErr w:type="spellStart"/>
      <w:r>
        <w:t>regulasi</w:t>
      </w:r>
      <w:proofErr w:type="spellEnd"/>
      <w:r>
        <w:t xml:space="preserve"> </w:t>
      </w:r>
      <w:proofErr w:type="spellStart"/>
      <w:r>
        <w:t>Bidang</w:t>
      </w:r>
      <w:proofErr w:type="spellEnd"/>
      <w:r>
        <w:t>.</w:t>
      </w:r>
    </w:p>
    <w:p w14:paraId="2417FFFF" w14:textId="2C6166F9" w:rsidR="008144BD" w:rsidRDefault="008144BD" w:rsidP="008144BD">
      <w:pPr>
        <w:pStyle w:val="ListParagraph"/>
        <w:numPr>
          <w:ilvl w:val="2"/>
          <w:numId w:val="39"/>
        </w:numPr>
        <w:ind w:left="1170" w:hanging="450"/>
      </w:pPr>
      <w:proofErr w:type="spellStart"/>
      <w:r>
        <w:t>Mengkoordinasikan</w:t>
      </w:r>
      <w:proofErr w:type="spellEnd"/>
      <w:r>
        <w:t xml:space="preserve"> </w:t>
      </w:r>
      <w:proofErr w:type="spellStart"/>
      <w:r>
        <w:t>pelaksanaan</w:t>
      </w:r>
      <w:proofErr w:type="spellEnd"/>
      <w:r>
        <w:t xml:space="preserve"> dan </w:t>
      </w:r>
      <w:proofErr w:type="spellStart"/>
      <w:r>
        <w:t>pengembangan</w:t>
      </w:r>
      <w:proofErr w:type="spellEnd"/>
      <w:r>
        <w:t xml:space="preserve"> </w:t>
      </w:r>
      <w:proofErr w:type="spellStart"/>
      <w:r>
        <w:t>layanan</w:t>
      </w:r>
      <w:proofErr w:type="spellEnd"/>
      <w:r>
        <w:t xml:space="preserve"> </w:t>
      </w:r>
      <w:proofErr w:type="spellStart"/>
      <w:r>
        <w:t>kesehatan</w:t>
      </w:r>
      <w:proofErr w:type="spellEnd"/>
      <w:r>
        <w:t xml:space="preserve"> </w:t>
      </w:r>
      <w:proofErr w:type="spellStart"/>
      <w:r>
        <w:t>tradisional</w:t>
      </w:r>
      <w:proofErr w:type="spellEnd"/>
      <w:r>
        <w:t xml:space="preserve"> </w:t>
      </w:r>
      <w:proofErr w:type="spellStart"/>
      <w:r>
        <w:t>sesuai</w:t>
      </w:r>
      <w:proofErr w:type="spellEnd"/>
      <w:r>
        <w:t xml:space="preserve"> </w:t>
      </w:r>
      <w:proofErr w:type="spellStart"/>
      <w:r>
        <w:t>standar</w:t>
      </w:r>
      <w:proofErr w:type="spellEnd"/>
      <w:r>
        <w:t xml:space="preserve"> yang </w:t>
      </w:r>
      <w:proofErr w:type="spellStart"/>
      <w:r>
        <w:t>berlaku</w:t>
      </w:r>
      <w:proofErr w:type="spellEnd"/>
      <w:r>
        <w:t>.</w:t>
      </w:r>
    </w:p>
    <w:p w14:paraId="47C49820" w14:textId="7179DB0C" w:rsidR="008144BD" w:rsidRDefault="008144BD" w:rsidP="008144BD">
      <w:pPr>
        <w:pStyle w:val="ListParagraph"/>
        <w:numPr>
          <w:ilvl w:val="2"/>
          <w:numId w:val="39"/>
        </w:numPr>
        <w:ind w:left="1170" w:hanging="450"/>
      </w:pPr>
      <w:proofErr w:type="spellStart"/>
      <w:r>
        <w:t>Melaksanakan</w:t>
      </w:r>
      <w:proofErr w:type="spellEnd"/>
      <w:r>
        <w:t xml:space="preserve"> </w:t>
      </w:r>
      <w:proofErr w:type="spellStart"/>
      <w:r>
        <w:t>sistem</w:t>
      </w:r>
      <w:proofErr w:type="spellEnd"/>
      <w:r>
        <w:t xml:space="preserve"> </w:t>
      </w:r>
      <w:proofErr w:type="spellStart"/>
      <w:r>
        <w:t>pengendalian</w:t>
      </w:r>
      <w:proofErr w:type="spellEnd"/>
      <w:r>
        <w:t xml:space="preserve"> intern.</w:t>
      </w:r>
    </w:p>
    <w:p w14:paraId="5C0CF032" w14:textId="12F05FAC" w:rsidR="008144BD" w:rsidRDefault="008144BD" w:rsidP="008144BD">
      <w:pPr>
        <w:pStyle w:val="ListParagraph"/>
        <w:numPr>
          <w:ilvl w:val="2"/>
          <w:numId w:val="39"/>
        </w:numPr>
        <w:ind w:left="1170" w:hanging="450"/>
      </w:pPr>
      <w:proofErr w:type="spellStart"/>
      <w:r>
        <w:t>Menilai</w:t>
      </w:r>
      <w:proofErr w:type="spellEnd"/>
      <w:r>
        <w:t xml:space="preserve"> </w:t>
      </w:r>
      <w:proofErr w:type="spellStart"/>
      <w:r>
        <w:t>prestasi</w:t>
      </w:r>
      <w:proofErr w:type="spellEnd"/>
      <w:r>
        <w:t xml:space="preserve"> </w:t>
      </w:r>
      <w:proofErr w:type="spellStart"/>
      <w:r>
        <w:t>kerja</w:t>
      </w:r>
      <w:proofErr w:type="spellEnd"/>
      <w:r>
        <w:t xml:space="preserve"> </w:t>
      </w:r>
      <w:proofErr w:type="spellStart"/>
      <w:r>
        <w:t>bawahan</w:t>
      </w:r>
      <w:proofErr w:type="spellEnd"/>
      <w:r>
        <w:t xml:space="preserve"> dan </w:t>
      </w:r>
      <w:proofErr w:type="spellStart"/>
      <w:r>
        <w:t>mempertanggungjawabkan</w:t>
      </w:r>
      <w:proofErr w:type="spellEnd"/>
      <w:r>
        <w:t xml:space="preserve"> </w:t>
      </w:r>
      <w:proofErr w:type="spellStart"/>
      <w:r>
        <w:t>hasil</w:t>
      </w:r>
      <w:proofErr w:type="spellEnd"/>
      <w:r>
        <w:t xml:space="preserve"> </w:t>
      </w:r>
      <w:proofErr w:type="spellStart"/>
      <w:r>
        <w:t>kerja</w:t>
      </w:r>
      <w:proofErr w:type="spellEnd"/>
      <w:r>
        <w:t xml:space="preserve"> </w:t>
      </w:r>
      <w:proofErr w:type="spellStart"/>
      <w:r>
        <w:t>bawahannya</w:t>
      </w:r>
      <w:proofErr w:type="spellEnd"/>
      <w:r w:rsidR="00F177CC">
        <w:t>.</w:t>
      </w:r>
    </w:p>
    <w:p w14:paraId="77678F91" w14:textId="5E293081" w:rsidR="008144BD" w:rsidRDefault="008144BD" w:rsidP="008144BD">
      <w:pPr>
        <w:pStyle w:val="ListParagraph"/>
        <w:numPr>
          <w:ilvl w:val="2"/>
          <w:numId w:val="39"/>
        </w:numPr>
        <w:ind w:left="1170" w:hanging="450"/>
      </w:pPr>
      <w:proofErr w:type="spellStart"/>
      <w:r>
        <w:t>Melaksanakan</w:t>
      </w:r>
      <w:proofErr w:type="spellEnd"/>
      <w:r>
        <w:t xml:space="preserve"> </w:t>
      </w:r>
      <w:proofErr w:type="spellStart"/>
      <w:r>
        <w:t>tugas</w:t>
      </w:r>
      <w:proofErr w:type="spellEnd"/>
      <w:r>
        <w:t xml:space="preserve"> </w:t>
      </w:r>
      <w:proofErr w:type="spellStart"/>
      <w:r>
        <w:t>kedinasan</w:t>
      </w:r>
      <w:proofErr w:type="spellEnd"/>
      <w:r>
        <w:t xml:space="preserve"> </w:t>
      </w:r>
      <w:proofErr w:type="spellStart"/>
      <w:r>
        <w:t>lainnya</w:t>
      </w:r>
      <w:proofErr w:type="spellEnd"/>
      <w:r>
        <w:t xml:space="preserve"> yang </w:t>
      </w:r>
      <w:proofErr w:type="spellStart"/>
      <w:r>
        <w:t>ditugaskan</w:t>
      </w:r>
      <w:proofErr w:type="spellEnd"/>
      <w:r>
        <w:t xml:space="preserve"> oleh </w:t>
      </w:r>
      <w:proofErr w:type="spellStart"/>
      <w:r>
        <w:t>atasan</w:t>
      </w:r>
      <w:proofErr w:type="spellEnd"/>
      <w:r>
        <w:t>.</w:t>
      </w:r>
    </w:p>
    <w:p w14:paraId="5AFBB2F9" w14:textId="5D7FB351" w:rsidR="008144BD" w:rsidRDefault="008144BD" w:rsidP="008144BD">
      <w:pPr>
        <w:pStyle w:val="ListParagraph"/>
        <w:numPr>
          <w:ilvl w:val="2"/>
          <w:numId w:val="39"/>
        </w:numPr>
        <w:ind w:left="1170" w:hanging="450"/>
      </w:pPr>
      <w:proofErr w:type="spellStart"/>
      <w:r>
        <w:t>Melaporkan</w:t>
      </w:r>
      <w:proofErr w:type="spellEnd"/>
      <w:r>
        <w:t xml:space="preserve"> </w:t>
      </w:r>
      <w:proofErr w:type="spellStart"/>
      <w:r>
        <w:t>hasil</w:t>
      </w:r>
      <w:proofErr w:type="spellEnd"/>
      <w:r>
        <w:t xml:space="preserve"> </w:t>
      </w:r>
      <w:proofErr w:type="spellStart"/>
      <w:r>
        <w:t>pelaksanaan</w:t>
      </w:r>
      <w:proofErr w:type="spellEnd"/>
      <w:r>
        <w:t xml:space="preserve"> </w:t>
      </w:r>
      <w:proofErr w:type="spellStart"/>
      <w:r>
        <w:t>tugas</w:t>
      </w:r>
      <w:proofErr w:type="spellEnd"/>
      <w:r>
        <w:t xml:space="preserve"> </w:t>
      </w:r>
      <w:proofErr w:type="spellStart"/>
      <w:r>
        <w:t>kepada</w:t>
      </w:r>
      <w:proofErr w:type="spellEnd"/>
      <w:r>
        <w:t xml:space="preserve"> Wakil </w:t>
      </w:r>
      <w:proofErr w:type="spellStart"/>
      <w:r>
        <w:t>Direktur</w:t>
      </w:r>
      <w:proofErr w:type="spellEnd"/>
      <w:r>
        <w:t>.</w:t>
      </w:r>
    </w:p>
    <w:p w14:paraId="070F2337" w14:textId="77777777" w:rsidR="00F177CC" w:rsidRDefault="00F177CC" w:rsidP="00F177CC">
      <w:pPr>
        <w:pStyle w:val="ListParagraph"/>
        <w:ind w:left="1170"/>
      </w:pPr>
    </w:p>
    <w:p w14:paraId="346DAF63" w14:textId="77777777" w:rsidR="008144BD" w:rsidRDefault="008144BD" w:rsidP="008144BD">
      <w:pPr>
        <w:pStyle w:val="ListParagraph"/>
      </w:pPr>
    </w:p>
    <w:p w14:paraId="3FD5761A" w14:textId="3C4067D6" w:rsidR="00A0307A" w:rsidRDefault="00A0307A" w:rsidP="00A0307A">
      <w:pPr>
        <w:pStyle w:val="ListParagraph"/>
        <w:numPr>
          <w:ilvl w:val="2"/>
          <w:numId w:val="37"/>
        </w:numPr>
        <w:ind w:left="720" w:hanging="720"/>
      </w:pPr>
      <w:proofErr w:type="spellStart"/>
      <w:r>
        <w:lastRenderedPageBreak/>
        <w:t>Kepala</w:t>
      </w:r>
      <w:proofErr w:type="spellEnd"/>
      <w:r>
        <w:t xml:space="preserve"> </w:t>
      </w:r>
      <w:proofErr w:type="spellStart"/>
      <w:r>
        <w:t>Seksi</w:t>
      </w:r>
      <w:proofErr w:type="spellEnd"/>
    </w:p>
    <w:p w14:paraId="32F0DFB8" w14:textId="77777777" w:rsidR="008144BD" w:rsidRDefault="008144BD" w:rsidP="00A65E8B">
      <w:pPr>
        <w:pStyle w:val="ListParagraph"/>
        <w:numPr>
          <w:ilvl w:val="0"/>
          <w:numId w:val="40"/>
        </w:numPr>
        <w:ind w:left="1170" w:hanging="450"/>
      </w:pPr>
      <w:r>
        <w:t xml:space="preserve">Menyusun </w:t>
      </w:r>
      <w:proofErr w:type="spellStart"/>
      <w:r>
        <w:t>rencana</w:t>
      </w:r>
      <w:proofErr w:type="spellEnd"/>
      <w:r>
        <w:t xml:space="preserve"> dan program </w:t>
      </w:r>
      <w:proofErr w:type="spellStart"/>
      <w:r>
        <w:t>kerja</w:t>
      </w:r>
      <w:proofErr w:type="spellEnd"/>
      <w:r>
        <w:t xml:space="preserve"> </w:t>
      </w:r>
      <w:proofErr w:type="spellStart"/>
      <w:r>
        <w:t>Seksi</w:t>
      </w:r>
      <w:proofErr w:type="spellEnd"/>
      <w:r>
        <w:t>;</w:t>
      </w:r>
    </w:p>
    <w:p w14:paraId="5DC35EB6" w14:textId="77777777" w:rsidR="008144BD" w:rsidRDefault="008144BD" w:rsidP="00A65E8B">
      <w:pPr>
        <w:pStyle w:val="ListParagraph"/>
        <w:numPr>
          <w:ilvl w:val="0"/>
          <w:numId w:val="40"/>
        </w:numPr>
        <w:ind w:left="1170" w:hanging="450"/>
      </w:pPr>
      <w:r>
        <w:t xml:space="preserve">Menyusun dan </w:t>
      </w:r>
      <w:proofErr w:type="spellStart"/>
      <w:r>
        <w:t>menyiapkan</w:t>
      </w:r>
      <w:proofErr w:type="spellEnd"/>
      <w:r>
        <w:t xml:space="preserve"> </w:t>
      </w:r>
      <w:proofErr w:type="spellStart"/>
      <w:r>
        <w:t>regulasi</w:t>
      </w:r>
      <w:proofErr w:type="spellEnd"/>
      <w:r>
        <w:t xml:space="preserve"> </w:t>
      </w:r>
      <w:proofErr w:type="spellStart"/>
      <w:r>
        <w:t>tentang</w:t>
      </w:r>
      <w:proofErr w:type="spellEnd"/>
      <w:r>
        <w:t xml:space="preserve"> </w:t>
      </w:r>
      <w:proofErr w:type="spellStart"/>
      <w:r>
        <w:t>standar</w:t>
      </w:r>
      <w:proofErr w:type="spellEnd"/>
      <w:r>
        <w:t xml:space="preserve"> </w:t>
      </w:r>
      <w:proofErr w:type="spellStart"/>
      <w:r>
        <w:t>tenaga</w:t>
      </w:r>
      <w:proofErr w:type="spellEnd"/>
      <w:r>
        <w:t xml:space="preserve">, </w:t>
      </w:r>
      <w:proofErr w:type="spellStart"/>
      <w:r>
        <w:t>standar</w:t>
      </w:r>
      <w:proofErr w:type="spellEnd"/>
      <w:r>
        <w:t xml:space="preserve"> </w:t>
      </w:r>
      <w:proofErr w:type="spellStart"/>
      <w:r>
        <w:t>sarana</w:t>
      </w:r>
      <w:proofErr w:type="spellEnd"/>
      <w:r>
        <w:t xml:space="preserve"> </w:t>
      </w:r>
      <w:proofErr w:type="spellStart"/>
      <w:r>
        <w:t>prasarana</w:t>
      </w:r>
      <w:proofErr w:type="spellEnd"/>
      <w:r>
        <w:t xml:space="preserve"> </w:t>
      </w:r>
      <w:proofErr w:type="spellStart"/>
      <w:r>
        <w:t>sebagai</w:t>
      </w:r>
      <w:proofErr w:type="spellEnd"/>
      <w:r>
        <w:t xml:space="preserve"> </w:t>
      </w:r>
      <w:proofErr w:type="spellStart"/>
      <w:r>
        <w:t>pedoman</w:t>
      </w:r>
      <w:proofErr w:type="spellEnd"/>
      <w:r>
        <w:t xml:space="preserve"> dan </w:t>
      </w:r>
      <w:proofErr w:type="spellStart"/>
      <w:r>
        <w:t>bimbingan</w:t>
      </w:r>
      <w:proofErr w:type="spellEnd"/>
      <w:r>
        <w:t xml:space="preserve"> </w:t>
      </w:r>
      <w:proofErr w:type="spellStart"/>
      <w:r>
        <w:t>pelaksanaan</w:t>
      </w:r>
      <w:proofErr w:type="spellEnd"/>
      <w:r>
        <w:t xml:space="preserve"> program;</w:t>
      </w:r>
    </w:p>
    <w:p w14:paraId="2B154B8A" w14:textId="77777777" w:rsidR="008144BD" w:rsidRDefault="008144BD" w:rsidP="00A65E8B">
      <w:pPr>
        <w:pStyle w:val="ListParagraph"/>
        <w:numPr>
          <w:ilvl w:val="0"/>
          <w:numId w:val="40"/>
        </w:numPr>
        <w:ind w:left="1170" w:hanging="450"/>
      </w:pPr>
      <w:proofErr w:type="spellStart"/>
      <w:r>
        <w:t>Mengatur</w:t>
      </w:r>
      <w:proofErr w:type="spellEnd"/>
      <w:r>
        <w:t xml:space="preserve">, </w:t>
      </w:r>
      <w:proofErr w:type="spellStart"/>
      <w:r>
        <w:t>mendistribusikan</w:t>
      </w:r>
      <w:proofErr w:type="spellEnd"/>
      <w:r>
        <w:t xml:space="preserve"> dan </w:t>
      </w:r>
      <w:proofErr w:type="spellStart"/>
      <w:r>
        <w:t>mengkoordinasikan</w:t>
      </w:r>
      <w:proofErr w:type="spellEnd"/>
      <w:r>
        <w:t xml:space="preserve"> </w:t>
      </w:r>
      <w:proofErr w:type="spellStart"/>
      <w:r>
        <w:t>tugas</w:t>
      </w:r>
      <w:proofErr w:type="spellEnd"/>
      <w:r>
        <w:t xml:space="preserve"> </w:t>
      </w:r>
      <w:proofErr w:type="spellStart"/>
      <w:r>
        <w:t>kepada</w:t>
      </w:r>
      <w:proofErr w:type="spellEnd"/>
      <w:r>
        <w:t xml:space="preserve"> </w:t>
      </w:r>
      <w:proofErr w:type="spellStart"/>
      <w:r>
        <w:t>bawahan</w:t>
      </w:r>
      <w:proofErr w:type="spellEnd"/>
      <w:r>
        <w:t>;</w:t>
      </w:r>
    </w:p>
    <w:p w14:paraId="6AFFC000" w14:textId="77777777" w:rsidR="008144BD" w:rsidRDefault="008144BD" w:rsidP="00A65E8B">
      <w:pPr>
        <w:pStyle w:val="ListParagraph"/>
        <w:numPr>
          <w:ilvl w:val="0"/>
          <w:numId w:val="40"/>
        </w:numPr>
        <w:ind w:left="1170" w:hanging="450"/>
      </w:pPr>
      <w:proofErr w:type="spellStart"/>
      <w:r>
        <w:t>Membimbing</w:t>
      </w:r>
      <w:proofErr w:type="spellEnd"/>
      <w:r>
        <w:t xml:space="preserve"> dan </w:t>
      </w:r>
      <w:proofErr w:type="spellStart"/>
      <w:r>
        <w:t>memberikan</w:t>
      </w:r>
      <w:proofErr w:type="spellEnd"/>
      <w:r>
        <w:t xml:space="preserve"> </w:t>
      </w:r>
      <w:proofErr w:type="spellStart"/>
      <w:r>
        <w:t>petunjuk</w:t>
      </w:r>
      <w:proofErr w:type="spellEnd"/>
      <w:r>
        <w:t xml:space="preserve"> </w:t>
      </w:r>
      <w:proofErr w:type="spellStart"/>
      <w:r>
        <w:t>kepada</w:t>
      </w:r>
      <w:proofErr w:type="spellEnd"/>
      <w:r>
        <w:t xml:space="preserve"> </w:t>
      </w:r>
      <w:proofErr w:type="spellStart"/>
      <w:r>
        <w:t>bawahan</w:t>
      </w:r>
      <w:proofErr w:type="spellEnd"/>
      <w:r>
        <w:t>;</w:t>
      </w:r>
    </w:p>
    <w:p w14:paraId="7075BC27" w14:textId="77777777" w:rsidR="008144BD" w:rsidRDefault="008144BD" w:rsidP="00A65E8B">
      <w:pPr>
        <w:pStyle w:val="ListParagraph"/>
        <w:numPr>
          <w:ilvl w:val="0"/>
          <w:numId w:val="40"/>
        </w:numPr>
        <w:ind w:left="1170" w:hanging="450"/>
      </w:pPr>
      <w:proofErr w:type="spellStart"/>
      <w:r>
        <w:t>Melaksanakan</w:t>
      </w:r>
      <w:proofErr w:type="spellEnd"/>
      <w:r>
        <w:t xml:space="preserve"> </w:t>
      </w:r>
      <w:proofErr w:type="spellStart"/>
      <w:r>
        <w:t>koordinasi</w:t>
      </w:r>
      <w:proofErr w:type="spellEnd"/>
      <w:r>
        <w:t xml:space="preserve"> </w:t>
      </w:r>
      <w:proofErr w:type="spellStart"/>
      <w:r>
        <w:t>dalam</w:t>
      </w:r>
      <w:proofErr w:type="spellEnd"/>
      <w:r>
        <w:t xml:space="preserve"> </w:t>
      </w:r>
      <w:proofErr w:type="spellStart"/>
      <w:r>
        <w:t>penyusunan</w:t>
      </w:r>
      <w:proofErr w:type="spellEnd"/>
      <w:r>
        <w:t xml:space="preserve"> </w:t>
      </w:r>
      <w:proofErr w:type="spellStart"/>
      <w:r>
        <w:t>kebutuhan</w:t>
      </w:r>
      <w:proofErr w:type="spellEnd"/>
      <w:r>
        <w:t xml:space="preserve"> </w:t>
      </w:r>
      <w:proofErr w:type="spellStart"/>
      <w:r>
        <w:t>sumber</w:t>
      </w:r>
      <w:proofErr w:type="spellEnd"/>
      <w:r>
        <w:t xml:space="preserve"> </w:t>
      </w:r>
      <w:proofErr w:type="spellStart"/>
      <w:r>
        <w:t>daya</w:t>
      </w:r>
      <w:proofErr w:type="spellEnd"/>
      <w:r>
        <w:t xml:space="preserve"> </w:t>
      </w:r>
      <w:proofErr w:type="spellStart"/>
      <w:r>
        <w:t>berupa</w:t>
      </w:r>
      <w:proofErr w:type="spellEnd"/>
      <w:r>
        <w:t xml:space="preserve"> </w:t>
      </w:r>
      <w:proofErr w:type="spellStart"/>
      <w:r>
        <w:t>sarana</w:t>
      </w:r>
      <w:proofErr w:type="spellEnd"/>
      <w:r>
        <w:t xml:space="preserve"> </w:t>
      </w:r>
      <w:proofErr w:type="spellStart"/>
      <w:r>
        <w:t>prasarana</w:t>
      </w:r>
      <w:proofErr w:type="spellEnd"/>
      <w:r>
        <w:t xml:space="preserve">, </w:t>
      </w:r>
      <w:proofErr w:type="spellStart"/>
      <w:r>
        <w:t>tenaga</w:t>
      </w:r>
      <w:proofErr w:type="spellEnd"/>
      <w:r>
        <w:t xml:space="preserve">, </w:t>
      </w:r>
      <w:proofErr w:type="spellStart"/>
      <w:r>
        <w:t>peralatan</w:t>
      </w:r>
      <w:proofErr w:type="spellEnd"/>
      <w:r>
        <w:t xml:space="preserve"> </w:t>
      </w:r>
      <w:proofErr w:type="spellStart"/>
      <w:r>
        <w:t>medik</w:t>
      </w:r>
      <w:proofErr w:type="spellEnd"/>
      <w:r>
        <w:t xml:space="preserve">, </w:t>
      </w:r>
      <w:proofErr w:type="spellStart"/>
      <w:r>
        <w:t>bahan</w:t>
      </w:r>
      <w:proofErr w:type="spellEnd"/>
      <w:r>
        <w:t xml:space="preserve"> dan </w:t>
      </w:r>
      <w:proofErr w:type="spellStart"/>
      <w:r>
        <w:t>kebutuhan</w:t>
      </w:r>
      <w:proofErr w:type="spellEnd"/>
      <w:r>
        <w:t xml:space="preserve"> </w:t>
      </w:r>
      <w:proofErr w:type="spellStart"/>
      <w:r>
        <w:t>lainnya</w:t>
      </w:r>
      <w:proofErr w:type="spellEnd"/>
      <w:r>
        <w:t xml:space="preserve"> </w:t>
      </w:r>
      <w:proofErr w:type="spellStart"/>
      <w:r>
        <w:t>sesuai</w:t>
      </w:r>
      <w:proofErr w:type="spellEnd"/>
      <w:r>
        <w:t xml:space="preserve"> </w:t>
      </w:r>
      <w:proofErr w:type="spellStart"/>
      <w:r>
        <w:t>dengan</w:t>
      </w:r>
      <w:proofErr w:type="spellEnd"/>
      <w:r>
        <w:t xml:space="preserve"> strategi </w:t>
      </w:r>
      <w:proofErr w:type="spellStart"/>
      <w:r>
        <w:t>Rumah</w:t>
      </w:r>
      <w:proofErr w:type="spellEnd"/>
      <w:r>
        <w:t xml:space="preserve"> </w:t>
      </w:r>
      <w:proofErr w:type="spellStart"/>
      <w:r>
        <w:t>Sakit</w:t>
      </w:r>
      <w:proofErr w:type="spellEnd"/>
      <w:r>
        <w:t xml:space="preserve"> </w:t>
      </w:r>
      <w:proofErr w:type="spellStart"/>
      <w:r>
        <w:t>serta</w:t>
      </w:r>
      <w:proofErr w:type="spellEnd"/>
      <w:r>
        <w:t xml:space="preserve"> </w:t>
      </w:r>
      <w:proofErr w:type="spellStart"/>
      <w:r>
        <w:t>prosedur</w:t>
      </w:r>
      <w:proofErr w:type="spellEnd"/>
      <w:r>
        <w:t xml:space="preserve"> dan </w:t>
      </w:r>
      <w:proofErr w:type="spellStart"/>
      <w:r>
        <w:t>Peraturan</w:t>
      </w:r>
      <w:proofErr w:type="spellEnd"/>
      <w:r>
        <w:t xml:space="preserve"> </w:t>
      </w:r>
      <w:proofErr w:type="spellStart"/>
      <w:r>
        <w:t>Perundang-undangan</w:t>
      </w:r>
      <w:proofErr w:type="spellEnd"/>
      <w:r>
        <w:t>.</w:t>
      </w:r>
    </w:p>
    <w:p w14:paraId="6FC0239E" w14:textId="77777777" w:rsidR="008144BD" w:rsidRDefault="008144BD" w:rsidP="00A65E8B">
      <w:pPr>
        <w:pStyle w:val="ListParagraph"/>
        <w:numPr>
          <w:ilvl w:val="0"/>
          <w:numId w:val="40"/>
        </w:numPr>
        <w:ind w:left="1170" w:hanging="450"/>
      </w:pPr>
      <w:proofErr w:type="spellStart"/>
      <w:r>
        <w:t>Mengkoordinasikan</w:t>
      </w:r>
      <w:proofErr w:type="spellEnd"/>
      <w:r>
        <w:t xml:space="preserve"> </w:t>
      </w:r>
      <w:proofErr w:type="spellStart"/>
      <w:r>
        <w:t>Instalasi</w:t>
      </w:r>
      <w:proofErr w:type="spellEnd"/>
      <w:r>
        <w:t xml:space="preserve"> </w:t>
      </w:r>
      <w:proofErr w:type="spellStart"/>
      <w:r>
        <w:t>rawat</w:t>
      </w:r>
      <w:proofErr w:type="spellEnd"/>
      <w:r>
        <w:t xml:space="preserve"> </w:t>
      </w:r>
      <w:proofErr w:type="spellStart"/>
      <w:r>
        <w:t>jalan</w:t>
      </w:r>
      <w:proofErr w:type="spellEnd"/>
      <w:r>
        <w:t xml:space="preserve">, IGD, </w:t>
      </w:r>
      <w:proofErr w:type="spellStart"/>
      <w:r>
        <w:t>tindakan</w:t>
      </w:r>
      <w:proofErr w:type="spellEnd"/>
      <w:r>
        <w:t xml:space="preserve"> </w:t>
      </w:r>
      <w:proofErr w:type="spellStart"/>
      <w:r>
        <w:t>medik</w:t>
      </w:r>
      <w:proofErr w:type="spellEnd"/>
      <w:r>
        <w:t xml:space="preserve"> </w:t>
      </w:r>
      <w:proofErr w:type="spellStart"/>
      <w:r>
        <w:t>serta</w:t>
      </w:r>
      <w:proofErr w:type="spellEnd"/>
      <w:r>
        <w:t xml:space="preserve"> </w:t>
      </w:r>
      <w:proofErr w:type="spellStart"/>
      <w:r>
        <w:t>Instalasi</w:t>
      </w:r>
      <w:proofErr w:type="spellEnd"/>
      <w:r>
        <w:t xml:space="preserve"> </w:t>
      </w:r>
      <w:proofErr w:type="spellStart"/>
      <w:r>
        <w:t>terkait</w:t>
      </w:r>
      <w:proofErr w:type="spellEnd"/>
      <w:r>
        <w:t xml:space="preserve"> </w:t>
      </w:r>
      <w:proofErr w:type="spellStart"/>
      <w:r>
        <w:t>lainnya</w:t>
      </w:r>
      <w:proofErr w:type="spellEnd"/>
      <w:r>
        <w:t xml:space="preserve"> </w:t>
      </w:r>
      <w:proofErr w:type="spellStart"/>
      <w:r>
        <w:t>untuk</w:t>
      </w:r>
      <w:proofErr w:type="spellEnd"/>
      <w:r>
        <w:t xml:space="preserve"> </w:t>
      </w:r>
      <w:proofErr w:type="spellStart"/>
      <w:r>
        <w:t>melaksanakan</w:t>
      </w:r>
      <w:proofErr w:type="spellEnd"/>
      <w:r>
        <w:t xml:space="preserve"> </w:t>
      </w:r>
      <w:proofErr w:type="spellStart"/>
      <w:r>
        <w:t>pelayanan</w:t>
      </w:r>
      <w:proofErr w:type="spellEnd"/>
      <w:r>
        <w:t xml:space="preserve"> </w:t>
      </w:r>
      <w:proofErr w:type="spellStart"/>
      <w:r>
        <w:t>medis</w:t>
      </w:r>
      <w:proofErr w:type="spellEnd"/>
      <w:r>
        <w:t xml:space="preserve"> </w:t>
      </w:r>
      <w:proofErr w:type="spellStart"/>
      <w:r>
        <w:t>sesuai</w:t>
      </w:r>
      <w:proofErr w:type="spellEnd"/>
      <w:r>
        <w:t xml:space="preserve"> </w:t>
      </w:r>
      <w:proofErr w:type="spellStart"/>
      <w:r>
        <w:t>dengan</w:t>
      </w:r>
      <w:proofErr w:type="spellEnd"/>
      <w:r>
        <w:t xml:space="preserve"> </w:t>
      </w:r>
      <w:proofErr w:type="spellStart"/>
      <w:r>
        <w:t>standar</w:t>
      </w:r>
      <w:proofErr w:type="spellEnd"/>
      <w:r>
        <w:t xml:space="preserve"> </w:t>
      </w:r>
      <w:proofErr w:type="spellStart"/>
      <w:r>
        <w:t>pelayanan</w:t>
      </w:r>
      <w:proofErr w:type="spellEnd"/>
      <w:r>
        <w:t xml:space="preserve"> dan </w:t>
      </w:r>
      <w:proofErr w:type="spellStart"/>
      <w:r>
        <w:t>kode</w:t>
      </w:r>
      <w:proofErr w:type="spellEnd"/>
      <w:r>
        <w:t xml:space="preserve"> </w:t>
      </w:r>
      <w:proofErr w:type="spellStart"/>
      <w:r>
        <w:t>etik</w:t>
      </w:r>
      <w:proofErr w:type="spellEnd"/>
      <w:r>
        <w:t xml:space="preserve"> </w:t>
      </w:r>
      <w:proofErr w:type="spellStart"/>
      <w:r>
        <w:t>profesi</w:t>
      </w:r>
      <w:proofErr w:type="spellEnd"/>
      <w:r>
        <w:t xml:space="preserve"> </w:t>
      </w:r>
      <w:proofErr w:type="spellStart"/>
      <w:r>
        <w:t>serta</w:t>
      </w:r>
      <w:proofErr w:type="spellEnd"/>
      <w:r>
        <w:t xml:space="preserve"> </w:t>
      </w:r>
      <w:proofErr w:type="spellStart"/>
      <w:r>
        <w:t>kode</w:t>
      </w:r>
      <w:proofErr w:type="spellEnd"/>
      <w:r>
        <w:t xml:space="preserve"> </w:t>
      </w:r>
      <w:proofErr w:type="spellStart"/>
      <w:r>
        <w:t>etik</w:t>
      </w:r>
      <w:proofErr w:type="spellEnd"/>
      <w:r>
        <w:t xml:space="preserve"> </w:t>
      </w:r>
      <w:proofErr w:type="spellStart"/>
      <w:r>
        <w:t>Rumah</w:t>
      </w:r>
      <w:proofErr w:type="spellEnd"/>
      <w:r>
        <w:t xml:space="preserve"> </w:t>
      </w:r>
      <w:proofErr w:type="spellStart"/>
      <w:r>
        <w:t>Sakit</w:t>
      </w:r>
      <w:proofErr w:type="spellEnd"/>
      <w:r>
        <w:t>;</w:t>
      </w:r>
    </w:p>
    <w:p w14:paraId="3923638D" w14:textId="5AAD7096" w:rsidR="008144BD" w:rsidRDefault="008144BD" w:rsidP="00A65E8B">
      <w:pPr>
        <w:pStyle w:val="ListParagraph"/>
        <w:numPr>
          <w:ilvl w:val="0"/>
          <w:numId w:val="40"/>
        </w:numPr>
        <w:ind w:left="1170" w:hanging="450"/>
      </w:pPr>
      <w:proofErr w:type="spellStart"/>
      <w:r>
        <w:t>Memantau</w:t>
      </w:r>
      <w:proofErr w:type="spellEnd"/>
      <w:r>
        <w:t xml:space="preserve"> dan </w:t>
      </w:r>
      <w:proofErr w:type="spellStart"/>
      <w:r>
        <w:t>menilai</w:t>
      </w:r>
      <w:proofErr w:type="spellEnd"/>
      <w:r>
        <w:t xml:space="preserve"> </w:t>
      </w:r>
      <w:proofErr w:type="spellStart"/>
      <w:r>
        <w:t>pelaksanaan</w:t>
      </w:r>
      <w:proofErr w:type="spellEnd"/>
      <w:r>
        <w:t xml:space="preserve"> Medical Staff </w:t>
      </w:r>
      <w:r w:rsidR="00A65E8B">
        <w:t>b</w:t>
      </w:r>
      <w:r>
        <w:t>y</w:t>
      </w:r>
      <w:r w:rsidR="00A65E8B">
        <w:t xml:space="preserve"> </w:t>
      </w:r>
      <w:r>
        <w:t>Laws;</w:t>
      </w:r>
    </w:p>
    <w:p w14:paraId="1DAEFB81" w14:textId="77777777" w:rsidR="008144BD" w:rsidRDefault="008144BD" w:rsidP="00A65E8B">
      <w:pPr>
        <w:pStyle w:val="ListParagraph"/>
        <w:numPr>
          <w:ilvl w:val="0"/>
          <w:numId w:val="40"/>
        </w:numPr>
        <w:ind w:left="1170" w:hanging="450"/>
      </w:pPr>
      <w:proofErr w:type="spellStart"/>
      <w:r>
        <w:t>Melaksanakan</w:t>
      </w:r>
      <w:proofErr w:type="spellEnd"/>
      <w:r>
        <w:t xml:space="preserve"> </w:t>
      </w:r>
      <w:proofErr w:type="spellStart"/>
      <w:r>
        <w:t>penyusunan</w:t>
      </w:r>
      <w:proofErr w:type="spellEnd"/>
      <w:r>
        <w:t xml:space="preserve"> </w:t>
      </w:r>
      <w:proofErr w:type="spellStart"/>
      <w:r>
        <w:t>prosedur</w:t>
      </w:r>
      <w:proofErr w:type="spellEnd"/>
      <w:r>
        <w:t xml:space="preserve"> </w:t>
      </w:r>
      <w:proofErr w:type="spellStart"/>
      <w:r>
        <w:t>pelayanan</w:t>
      </w:r>
      <w:proofErr w:type="spellEnd"/>
      <w:r>
        <w:t xml:space="preserve"> </w:t>
      </w:r>
      <w:proofErr w:type="spellStart"/>
      <w:r>
        <w:t>medik</w:t>
      </w:r>
      <w:proofErr w:type="spellEnd"/>
      <w:r>
        <w:t>;</w:t>
      </w:r>
    </w:p>
    <w:p w14:paraId="5CF35130" w14:textId="77777777" w:rsidR="008144BD" w:rsidRDefault="008144BD" w:rsidP="00A65E8B">
      <w:pPr>
        <w:pStyle w:val="ListParagraph"/>
        <w:numPr>
          <w:ilvl w:val="0"/>
          <w:numId w:val="40"/>
        </w:numPr>
        <w:ind w:left="1170" w:hanging="450"/>
      </w:pPr>
      <w:proofErr w:type="spellStart"/>
      <w:r>
        <w:t>Mengkoordinasikan</w:t>
      </w:r>
      <w:proofErr w:type="spellEnd"/>
      <w:r>
        <w:t xml:space="preserve"> </w:t>
      </w:r>
      <w:proofErr w:type="spellStart"/>
      <w:r>
        <w:t>Instalasi</w:t>
      </w:r>
      <w:proofErr w:type="spellEnd"/>
      <w:r>
        <w:t xml:space="preserve"> </w:t>
      </w:r>
      <w:proofErr w:type="spellStart"/>
      <w:r>
        <w:t>rawat</w:t>
      </w:r>
      <w:proofErr w:type="spellEnd"/>
      <w:r>
        <w:t xml:space="preserve"> </w:t>
      </w:r>
      <w:proofErr w:type="spellStart"/>
      <w:r>
        <w:t>jalan</w:t>
      </w:r>
      <w:proofErr w:type="spellEnd"/>
      <w:r>
        <w:t xml:space="preserve">, IGD, Tindakan </w:t>
      </w:r>
      <w:proofErr w:type="spellStart"/>
      <w:r>
        <w:t>Medik</w:t>
      </w:r>
      <w:proofErr w:type="spellEnd"/>
      <w:r>
        <w:t xml:space="preserve"> </w:t>
      </w:r>
      <w:proofErr w:type="spellStart"/>
      <w:r>
        <w:t>serta</w:t>
      </w:r>
      <w:proofErr w:type="spellEnd"/>
      <w:r>
        <w:t xml:space="preserve"> </w:t>
      </w:r>
      <w:proofErr w:type="spellStart"/>
      <w:r>
        <w:t>Instalasi</w:t>
      </w:r>
      <w:proofErr w:type="spellEnd"/>
      <w:r>
        <w:t xml:space="preserve"> </w:t>
      </w:r>
      <w:proofErr w:type="spellStart"/>
      <w:r>
        <w:t>terkait</w:t>
      </w:r>
      <w:proofErr w:type="spellEnd"/>
      <w:r>
        <w:t xml:space="preserve"> </w:t>
      </w:r>
      <w:proofErr w:type="spellStart"/>
      <w:r>
        <w:t>lainnya</w:t>
      </w:r>
      <w:proofErr w:type="spellEnd"/>
      <w:r>
        <w:t xml:space="preserve"> </w:t>
      </w:r>
      <w:proofErr w:type="spellStart"/>
      <w:r>
        <w:t>untuk</w:t>
      </w:r>
      <w:proofErr w:type="spellEnd"/>
      <w:r>
        <w:t xml:space="preserve"> </w:t>
      </w:r>
      <w:proofErr w:type="spellStart"/>
      <w:r>
        <w:t>melaksanakan</w:t>
      </w:r>
      <w:proofErr w:type="spellEnd"/>
      <w:r>
        <w:t xml:space="preserve"> </w:t>
      </w:r>
      <w:proofErr w:type="spellStart"/>
      <w:r>
        <w:t>pengembangan</w:t>
      </w:r>
      <w:proofErr w:type="spellEnd"/>
      <w:r>
        <w:t xml:space="preserve"> dan </w:t>
      </w:r>
      <w:proofErr w:type="spellStart"/>
      <w:r>
        <w:t>pengendalian</w:t>
      </w:r>
      <w:proofErr w:type="spellEnd"/>
      <w:r>
        <w:t xml:space="preserve"> </w:t>
      </w:r>
      <w:proofErr w:type="spellStart"/>
      <w:r>
        <w:t>mutu</w:t>
      </w:r>
      <w:proofErr w:type="spellEnd"/>
      <w:r>
        <w:t xml:space="preserve"> </w:t>
      </w:r>
      <w:proofErr w:type="spellStart"/>
      <w:r>
        <w:t>pelayanan</w:t>
      </w:r>
      <w:proofErr w:type="spellEnd"/>
      <w:r>
        <w:t xml:space="preserve"> </w:t>
      </w:r>
      <w:proofErr w:type="spellStart"/>
      <w:r>
        <w:t>medik</w:t>
      </w:r>
      <w:proofErr w:type="spellEnd"/>
      <w:r>
        <w:t>;</w:t>
      </w:r>
    </w:p>
    <w:p w14:paraId="7D7E89A8" w14:textId="77777777" w:rsidR="008144BD" w:rsidRDefault="008144BD" w:rsidP="00A65E8B">
      <w:pPr>
        <w:pStyle w:val="ListParagraph"/>
        <w:numPr>
          <w:ilvl w:val="0"/>
          <w:numId w:val="40"/>
        </w:numPr>
        <w:ind w:left="1170" w:hanging="450"/>
      </w:pPr>
      <w:proofErr w:type="spellStart"/>
      <w:r>
        <w:t>Memantau</w:t>
      </w:r>
      <w:proofErr w:type="spellEnd"/>
      <w:r>
        <w:t xml:space="preserve">, </w:t>
      </w:r>
      <w:proofErr w:type="spellStart"/>
      <w:r>
        <w:t>membimbing</w:t>
      </w:r>
      <w:proofErr w:type="spellEnd"/>
      <w:r>
        <w:t xml:space="preserve"> dan </w:t>
      </w:r>
      <w:proofErr w:type="spellStart"/>
      <w:r>
        <w:t>menilai</w:t>
      </w:r>
      <w:proofErr w:type="spellEnd"/>
      <w:r>
        <w:t xml:space="preserve"> </w:t>
      </w:r>
      <w:proofErr w:type="spellStart"/>
      <w:r>
        <w:t>pelaksanaan</w:t>
      </w:r>
      <w:proofErr w:type="spellEnd"/>
      <w:r>
        <w:t xml:space="preserve"> </w:t>
      </w:r>
      <w:proofErr w:type="spellStart"/>
      <w:r>
        <w:t>standar</w:t>
      </w:r>
      <w:proofErr w:type="spellEnd"/>
      <w:r>
        <w:t xml:space="preserve"> </w:t>
      </w:r>
      <w:proofErr w:type="spellStart"/>
      <w:r>
        <w:t>pelayanan</w:t>
      </w:r>
      <w:proofErr w:type="spellEnd"/>
      <w:r>
        <w:t xml:space="preserve"> </w:t>
      </w:r>
      <w:proofErr w:type="spellStart"/>
      <w:r>
        <w:t>medik</w:t>
      </w:r>
      <w:proofErr w:type="spellEnd"/>
      <w:r>
        <w:t>;</w:t>
      </w:r>
    </w:p>
    <w:p w14:paraId="7A73EF75" w14:textId="77777777" w:rsidR="008144BD" w:rsidRDefault="008144BD" w:rsidP="00A65E8B">
      <w:pPr>
        <w:pStyle w:val="ListParagraph"/>
        <w:numPr>
          <w:ilvl w:val="0"/>
          <w:numId w:val="40"/>
        </w:numPr>
        <w:ind w:left="1170" w:hanging="450"/>
      </w:pPr>
      <w:proofErr w:type="spellStart"/>
      <w:r>
        <w:t>Melaksanakan</w:t>
      </w:r>
      <w:proofErr w:type="spellEnd"/>
      <w:r>
        <w:t xml:space="preserve"> </w:t>
      </w:r>
      <w:proofErr w:type="spellStart"/>
      <w:r>
        <w:t>koordinasi</w:t>
      </w:r>
      <w:proofErr w:type="spellEnd"/>
      <w:r>
        <w:t xml:space="preserve"> </w:t>
      </w:r>
      <w:proofErr w:type="spellStart"/>
      <w:r>
        <w:t>dalam</w:t>
      </w:r>
      <w:proofErr w:type="spellEnd"/>
      <w:r>
        <w:t xml:space="preserve"> </w:t>
      </w:r>
      <w:proofErr w:type="spellStart"/>
      <w:r>
        <w:t>penyusunan</w:t>
      </w:r>
      <w:proofErr w:type="spellEnd"/>
      <w:r>
        <w:t xml:space="preserve"> </w:t>
      </w:r>
      <w:proofErr w:type="spellStart"/>
      <w:r>
        <w:t>pedoman</w:t>
      </w:r>
      <w:proofErr w:type="spellEnd"/>
      <w:r>
        <w:t xml:space="preserve"> </w:t>
      </w:r>
      <w:proofErr w:type="spellStart"/>
      <w:r>
        <w:t>pelaksanaan</w:t>
      </w:r>
      <w:proofErr w:type="spellEnd"/>
      <w:r>
        <w:t xml:space="preserve"> </w:t>
      </w:r>
      <w:proofErr w:type="spellStart"/>
      <w:r>
        <w:t>penerapan</w:t>
      </w:r>
      <w:proofErr w:type="spellEnd"/>
      <w:r>
        <w:t xml:space="preserve"> </w:t>
      </w:r>
      <w:proofErr w:type="spellStart"/>
      <w:r>
        <w:t>pengendalian</w:t>
      </w:r>
      <w:proofErr w:type="spellEnd"/>
      <w:r>
        <w:t xml:space="preserve"> </w:t>
      </w:r>
      <w:proofErr w:type="spellStart"/>
      <w:r>
        <w:t>mutu</w:t>
      </w:r>
      <w:proofErr w:type="spellEnd"/>
      <w:r>
        <w:t xml:space="preserve"> </w:t>
      </w:r>
      <w:proofErr w:type="spellStart"/>
      <w:r>
        <w:t>pelayanan</w:t>
      </w:r>
      <w:proofErr w:type="spellEnd"/>
      <w:r>
        <w:t xml:space="preserve"> </w:t>
      </w:r>
      <w:proofErr w:type="spellStart"/>
      <w:r>
        <w:t>medik</w:t>
      </w:r>
      <w:proofErr w:type="spellEnd"/>
      <w:r>
        <w:t>;</w:t>
      </w:r>
    </w:p>
    <w:p w14:paraId="4CB65E67" w14:textId="77777777" w:rsidR="008144BD" w:rsidRDefault="008144BD" w:rsidP="00A65E8B">
      <w:pPr>
        <w:pStyle w:val="ListParagraph"/>
        <w:numPr>
          <w:ilvl w:val="0"/>
          <w:numId w:val="40"/>
        </w:numPr>
        <w:ind w:left="1170" w:hanging="450"/>
      </w:pPr>
      <w:proofErr w:type="spellStart"/>
      <w:r>
        <w:t>Merencanakan</w:t>
      </w:r>
      <w:proofErr w:type="spellEnd"/>
      <w:r>
        <w:t xml:space="preserve"> program </w:t>
      </w:r>
      <w:proofErr w:type="spellStart"/>
      <w:r>
        <w:t>pendidikan</w:t>
      </w:r>
      <w:proofErr w:type="spellEnd"/>
      <w:r>
        <w:t xml:space="preserve"> dan </w:t>
      </w:r>
      <w:proofErr w:type="spellStart"/>
      <w:r>
        <w:t>pengembangan</w:t>
      </w:r>
      <w:proofErr w:type="spellEnd"/>
      <w:r>
        <w:t xml:space="preserve"> </w:t>
      </w:r>
      <w:proofErr w:type="spellStart"/>
      <w:r>
        <w:t>profesi</w:t>
      </w:r>
      <w:proofErr w:type="spellEnd"/>
      <w:r>
        <w:t>;</w:t>
      </w:r>
    </w:p>
    <w:p w14:paraId="0B507BD9" w14:textId="77777777" w:rsidR="008144BD" w:rsidRDefault="008144BD" w:rsidP="00A65E8B">
      <w:pPr>
        <w:pStyle w:val="ListParagraph"/>
        <w:numPr>
          <w:ilvl w:val="0"/>
          <w:numId w:val="40"/>
        </w:numPr>
        <w:ind w:left="1170" w:hanging="450"/>
      </w:pPr>
      <w:proofErr w:type="spellStart"/>
      <w:r>
        <w:t>Melaksanakan</w:t>
      </w:r>
      <w:proofErr w:type="spellEnd"/>
      <w:r>
        <w:t xml:space="preserve"> uji </w:t>
      </w:r>
      <w:proofErr w:type="spellStart"/>
      <w:r>
        <w:t>kompetensi</w:t>
      </w:r>
      <w:proofErr w:type="spellEnd"/>
      <w:r>
        <w:t xml:space="preserve"> dan </w:t>
      </w:r>
      <w:proofErr w:type="spellStart"/>
      <w:r>
        <w:t>mengorientasikan</w:t>
      </w:r>
      <w:proofErr w:type="spellEnd"/>
      <w:r>
        <w:t xml:space="preserve"> </w:t>
      </w:r>
      <w:proofErr w:type="spellStart"/>
      <w:r>
        <w:t>tenaga</w:t>
      </w:r>
      <w:proofErr w:type="spellEnd"/>
      <w:r>
        <w:t xml:space="preserve"> </w:t>
      </w:r>
      <w:proofErr w:type="spellStart"/>
      <w:r>
        <w:t>medik</w:t>
      </w:r>
      <w:proofErr w:type="spellEnd"/>
      <w:r>
        <w:t xml:space="preserve"> </w:t>
      </w:r>
      <w:proofErr w:type="spellStart"/>
      <w:r>
        <w:t>baru</w:t>
      </w:r>
      <w:proofErr w:type="spellEnd"/>
      <w:r>
        <w:t xml:space="preserve"> </w:t>
      </w:r>
      <w:proofErr w:type="spellStart"/>
      <w:r>
        <w:t>maupun</w:t>
      </w:r>
      <w:proofErr w:type="spellEnd"/>
      <w:r>
        <w:t xml:space="preserve"> </w:t>
      </w:r>
      <w:proofErr w:type="spellStart"/>
      <w:r>
        <w:t>pindahan</w:t>
      </w:r>
      <w:proofErr w:type="spellEnd"/>
      <w:r>
        <w:t>;</w:t>
      </w:r>
    </w:p>
    <w:p w14:paraId="29ABF2EC" w14:textId="77777777" w:rsidR="008144BD" w:rsidRDefault="008144BD" w:rsidP="00A65E8B">
      <w:pPr>
        <w:pStyle w:val="ListParagraph"/>
        <w:numPr>
          <w:ilvl w:val="0"/>
          <w:numId w:val="40"/>
        </w:numPr>
        <w:ind w:left="1170" w:hanging="450"/>
      </w:pPr>
      <w:proofErr w:type="spellStart"/>
      <w:r>
        <w:t>Memfasilitasi</w:t>
      </w:r>
      <w:proofErr w:type="spellEnd"/>
      <w:r>
        <w:t xml:space="preserve"> </w:t>
      </w:r>
      <w:proofErr w:type="spellStart"/>
      <w:r>
        <w:t>pelaksanaan</w:t>
      </w:r>
      <w:proofErr w:type="spellEnd"/>
      <w:r>
        <w:t xml:space="preserve"> dan </w:t>
      </w:r>
      <w:proofErr w:type="spellStart"/>
      <w:r>
        <w:t>pengembangan</w:t>
      </w:r>
      <w:proofErr w:type="spellEnd"/>
      <w:r>
        <w:t xml:space="preserve"> </w:t>
      </w:r>
      <w:proofErr w:type="spellStart"/>
      <w:r>
        <w:t>layanan</w:t>
      </w:r>
      <w:proofErr w:type="spellEnd"/>
      <w:r>
        <w:t xml:space="preserve"> </w:t>
      </w:r>
      <w:proofErr w:type="spellStart"/>
      <w:r>
        <w:t>kesehatan</w:t>
      </w:r>
      <w:proofErr w:type="spellEnd"/>
      <w:r>
        <w:t xml:space="preserve"> </w:t>
      </w:r>
      <w:proofErr w:type="spellStart"/>
      <w:r>
        <w:t>tradisional</w:t>
      </w:r>
      <w:proofErr w:type="spellEnd"/>
      <w:r>
        <w:t xml:space="preserve"> </w:t>
      </w:r>
      <w:proofErr w:type="spellStart"/>
      <w:r>
        <w:t>sesuai</w:t>
      </w:r>
      <w:proofErr w:type="spellEnd"/>
      <w:r>
        <w:t xml:space="preserve"> </w:t>
      </w:r>
      <w:proofErr w:type="spellStart"/>
      <w:r>
        <w:t>standar</w:t>
      </w:r>
      <w:proofErr w:type="spellEnd"/>
      <w:r>
        <w:t xml:space="preserve"> yang </w:t>
      </w:r>
      <w:proofErr w:type="spellStart"/>
      <w:r>
        <w:t>berlaku</w:t>
      </w:r>
      <w:proofErr w:type="spellEnd"/>
      <w:r>
        <w:t>;</w:t>
      </w:r>
    </w:p>
    <w:p w14:paraId="44931F53" w14:textId="77777777" w:rsidR="008144BD" w:rsidRDefault="008144BD" w:rsidP="00A65E8B">
      <w:pPr>
        <w:pStyle w:val="ListParagraph"/>
        <w:numPr>
          <w:ilvl w:val="0"/>
          <w:numId w:val="40"/>
        </w:numPr>
        <w:ind w:left="1170" w:hanging="450"/>
      </w:pPr>
      <w:proofErr w:type="spellStart"/>
      <w:r>
        <w:t>Melaksanakan</w:t>
      </w:r>
      <w:proofErr w:type="spellEnd"/>
      <w:r>
        <w:t xml:space="preserve"> </w:t>
      </w:r>
      <w:proofErr w:type="spellStart"/>
      <w:r>
        <w:t>sistem</w:t>
      </w:r>
      <w:proofErr w:type="spellEnd"/>
      <w:r>
        <w:t xml:space="preserve"> </w:t>
      </w:r>
      <w:proofErr w:type="spellStart"/>
      <w:r>
        <w:t>pengendalian</w:t>
      </w:r>
      <w:proofErr w:type="spellEnd"/>
      <w:r>
        <w:t xml:space="preserve"> intern;</w:t>
      </w:r>
    </w:p>
    <w:p w14:paraId="5B2599F4" w14:textId="77777777" w:rsidR="008144BD" w:rsidRDefault="008144BD" w:rsidP="00A65E8B">
      <w:pPr>
        <w:pStyle w:val="ListParagraph"/>
        <w:numPr>
          <w:ilvl w:val="0"/>
          <w:numId w:val="40"/>
        </w:numPr>
        <w:ind w:left="1170" w:hanging="450"/>
      </w:pPr>
      <w:proofErr w:type="spellStart"/>
      <w:r>
        <w:lastRenderedPageBreak/>
        <w:t>Menilai</w:t>
      </w:r>
      <w:proofErr w:type="spellEnd"/>
      <w:r>
        <w:t xml:space="preserve"> </w:t>
      </w:r>
      <w:proofErr w:type="spellStart"/>
      <w:r>
        <w:t>prestasi</w:t>
      </w:r>
      <w:proofErr w:type="spellEnd"/>
      <w:r>
        <w:t xml:space="preserve"> </w:t>
      </w:r>
      <w:proofErr w:type="spellStart"/>
      <w:r>
        <w:t>kerja</w:t>
      </w:r>
      <w:proofErr w:type="spellEnd"/>
      <w:r>
        <w:t xml:space="preserve"> </w:t>
      </w:r>
      <w:proofErr w:type="spellStart"/>
      <w:r>
        <w:t>bawahan</w:t>
      </w:r>
      <w:proofErr w:type="spellEnd"/>
      <w:r>
        <w:t xml:space="preserve"> dan </w:t>
      </w:r>
      <w:proofErr w:type="spellStart"/>
      <w:r>
        <w:t>mempertanggungjawabkan</w:t>
      </w:r>
      <w:proofErr w:type="spellEnd"/>
      <w:r>
        <w:t xml:space="preserve"> </w:t>
      </w:r>
      <w:proofErr w:type="spellStart"/>
      <w:r>
        <w:t>hasil</w:t>
      </w:r>
      <w:proofErr w:type="spellEnd"/>
      <w:r>
        <w:t xml:space="preserve"> </w:t>
      </w:r>
      <w:proofErr w:type="spellStart"/>
      <w:r>
        <w:t>kerja</w:t>
      </w:r>
      <w:proofErr w:type="spellEnd"/>
      <w:r>
        <w:t xml:space="preserve"> </w:t>
      </w:r>
      <w:proofErr w:type="spellStart"/>
      <w:r>
        <w:t>bawahan</w:t>
      </w:r>
      <w:proofErr w:type="spellEnd"/>
      <w:r>
        <w:t>;</w:t>
      </w:r>
    </w:p>
    <w:p w14:paraId="4C900792" w14:textId="01FE423B" w:rsidR="008144BD" w:rsidRDefault="008144BD" w:rsidP="00A65E8B">
      <w:pPr>
        <w:pStyle w:val="ListParagraph"/>
        <w:numPr>
          <w:ilvl w:val="0"/>
          <w:numId w:val="40"/>
        </w:numPr>
        <w:ind w:left="1170" w:hanging="450"/>
      </w:pPr>
      <w:proofErr w:type="spellStart"/>
      <w:r>
        <w:t>Melaksanakan</w:t>
      </w:r>
      <w:proofErr w:type="spellEnd"/>
      <w:r>
        <w:t xml:space="preserve"> </w:t>
      </w:r>
      <w:proofErr w:type="spellStart"/>
      <w:r>
        <w:t>tugas</w:t>
      </w:r>
      <w:proofErr w:type="spellEnd"/>
      <w:r>
        <w:t xml:space="preserve"> </w:t>
      </w:r>
      <w:proofErr w:type="spellStart"/>
      <w:r>
        <w:t>kedinasan</w:t>
      </w:r>
      <w:proofErr w:type="spellEnd"/>
      <w:r>
        <w:t xml:space="preserve"> </w:t>
      </w:r>
      <w:proofErr w:type="spellStart"/>
      <w:r>
        <w:t>lainnya</w:t>
      </w:r>
      <w:proofErr w:type="spellEnd"/>
      <w:r>
        <w:t xml:space="preserve"> yang </w:t>
      </w:r>
      <w:proofErr w:type="spellStart"/>
      <w:r>
        <w:t>ditugaskan</w:t>
      </w:r>
      <w:proofErr w:type="spellEnd"/>
      <w:r>
        <w:t xml:space="preserve"> oleh </w:t>
      </w:r>
      <w:proofErr w:type="spellStart"/>
      <w:r>
        <w:t>atasan</w:t>
      </w:r>
      <w:proofErr w:type="spellEnd"/>
      <w:r>
        <w:t>;</w:t>
      </w:r>
    </w:p>
    <w:p w14:paraId="0DDC4E0B" w14:textId="4C7F5563" w:rsidR="008144BD" w:rsidRPr="00A0307A" w:rsidRDefault="008144BD" w:rsidP="00A65E8B">
      <w:pPr>
        <w:pStyle w:val="ListParagraph"/>
        <w:numPr>
          <w:ilvl w:val="0"/>
          <w:numId w:val="40"/>
        </w:numPr>
        <w:ind w:left="1170" w:hanging="450"/>
      </w:pPr>
      <w:proofErr w:type="spellStart"/>
      <w:r>
        <w:t>Melaporkan</w:t>
      </w:r>
      <w:proofErr w:type="spellEnd"/>
      <w:r>
        <w:t xml:space="preserve"> </w:t>
      </w:r>
      <w:proofErr w:type="spellStart"/>
      <w:r>
        <w:t>hasil</w:t>
      </w:r>
      <w:proofErr w:type="spellEnd"/>
      <w:r>
        <w:t xml:space="preserve"> </w:t>
      </w:r>
      <w:proofErr w:type="spellStart"/>
      <w:r>
        <w:t>pelaksanaan</w:t>
      </w:r>
      <w:proofErr w:type="spellEnd"/>
      <w:r>
        <w:t xml:space="preserve"> </w:t>
      </w:r>
      <w:proofErr w:type="spellStart"/>
      <w:r>
        <w:t>tugas</w:t>
      </w:r>
      <w:proofErr w:type="spellEnd"/>
      <w:r>
        <w:t xml:space="preserve"> </w:t>
      </w:r>
      <w:proofErr w:type="spellStart"/>
      <w:r>
        <w:t>kepada</w:t>
      </w:r>
      <w:proofErr w:type="spellEnd"/>
      <w:r>
        <w:t xml:space="preserve"> </w:t>
      </w:r>
      <w:proofErr w:type="spellStart"/>
      <w:r>
        <w:t>kepala</w:t>
      </w:r>
      <w:proofErr w:type="spellEnd"/>
      <w:r>
        <w:t xml:space="preserve"> </w:t>
      </w:r>
      <w:proofErr w:type="spellStart"/>
      <w:r>
        <w:t>Bidang</w:t>
      </w:r>
      <w:proofErr w:type="spellEnd"/>
      <w:r>
        <w:t>.</w:t>
      </w:r>
    </w:p>
    <w:p w14:paraId="1110EFAA" w14:textId="61325288" w:rsidR="00FD216C" w:rsidRDefault="00AF65DC" w:rsidP="00697C79">
      <w:pPr>
        <w:pStyle w:val="Heading1"/>
      </w:pPr>
      <w:bookmarkStart w:id="1067" w:name="_Toc294460019"/>
      <w:bookmarkStart w:id="1068" w:name="_Toc294460275"/>
      <w:bookmarkStart w:id="1069" w:name="_Toc294460533"/>
      <w:bookmarkStart w:id="1070" w:name="_Toc294460020"/>
      <w:bookmarkStart w:id="1071" w:name="_Toc294460276"/>
      <w:bookmarkStart w:id="1072" w:name="_Toc294460534"/>
      <w:bookmarkStart w:id="1073" w:name="_Toc294460021"/>
      <w:bookmarkStart w:id="1074" w:name="_Toc294460277"/>
      <w:bookmarkStart w:id="1075" w:name="_Toc294460535"/>
      <w:bookmarkStart w:id="1076" w:name="_Toc294460022"/>
      <w:bookmarkStart w:id="1077" w:name="_Toc294460278"/>
      <w:bookmarkStart w:id="1078" w:name="_Toc294460536"/>
      <w:bookmarkStart w:id="1079" w:name="_Toc294460024"/>
      <w:bookmarkStart w:id="1080" w:name="_Toc294460280"/>
      <w:bookmarkStart w:id="1081" w:name="_Toc294460538"/>
      <w:bookmarkStart w:id="1082" w:name="_Toc294460025"/>
      <w:bookmarkStart w:id="1083" w:name="_Toc294460281"/>
      <w:bookmarkStart w:id="1084" w:name="_Toc294460539"/>
      <w:bookmarkStart w:id="1085" w:name="_Toc294460026"/>
      <w:bookmarkStart w:id="1086" w:name="_Toc294460282"/>
      <w:bookmarkStart w:id="1087" w:name="_Toc294460540"/>
      <w:bookmarkStart w:id="1088" w:name="_Toc294460027"/>
      <w:bookmarkStart w:id="1089" w:name="_Toc294460283"/>
      <w:bookmarkStart w:id="1090" w:name="_Toc294460541"/>
      <w:bookmarkStart w:id="1091" w:name="_Toc294460029"/>
      <w:bookmarkStart w:id="1092" w:name="_Toc294460285"/>
      <w:bookmarkStart w:id="1093" w:name="_Toc294460543"/>
      <w:bookmarkStart w:id="1094" w:name="_Toc294460030"/>
      <w:bookmarkStart w:id="1095" w:name="_Toc294460286"/>
      <w:bookmarkStart w:id="1096" w:name="_Toc294460544"/>
      <w:bookmarkStart w:id="1097" w:name="_Toc294460031"/>
      <w:bookmarkStart w:id="1098" w:name="_Toc294460287"/>
      <w:bookmarkStart w:id="1099" w:name="_Toc294460545"/>
      <w:bookmarkStart w:id="1100" w:name="_Toc294460032"/>
      <w:bookmarkStart w:id="1101" w:name="_Toc294460288"/>
      <w:bookmarkStart w:id="1102" w:name="_Toc294460546"/>
      <w:bookmarkStart w:id="1103" w:name="_Toc294460033"/>
      <w:bookmarkStart w:id="1104" w:name="_Toc294460289"/>
      <w:bookmarkStart w:id="1105" w:name="_Toc294460547"/>
      <w:bookmarkStart w:id="1106" w:name="_Toc294460041"/>
      <w:bookmarkStart w:id="1107" w:name="_Toc294460297"/>
      <w:bookmarkStart w:id="1108" w:name="_Toc294460555"/>
      <w:bookmarkStart w:id="1109" w:name="_Toc294460042"/>
      <w:bookmarkStart w:id="1110" w:name="_Toc294460298"/>
      <w:bookmarkStart w:id="1111" w:name="_Toc294460556"/>
      <w:bookmarkStart w:id="1112" w:name="_Toc294460043"/>
      <w:bookmarkStart w:id="1113" w:name="_Toc294460299"/>
      <w:bookmarkStart w:id="1114" w:name="_Toc294460557"/>
      <w:bookmarkStart w:id="1115" w:name="_Toc294460044"/>
      <w:bookmarkStart w:id="1116" w:name="_Toc294460300"/>
      <w:bookmarkStart w:id="1117" w:name="_Toc294460558"/>
      <w:bookmarkStart w:id="1118" w:name="_Toc294460045"/>
      <w:bookmarkStart w:id="1119" w:name="_Toc294460301"/>
      <w:bookmarkStart w:id="1120" w:name="_Toc294460559"/>
      <w:bookmarkStart w:id="1121" w:name="_Toc294460046"/>
      <w:bookmarkStart w:id="1122" w:name="_Toc294460302"/>
      <w:bookmarkStart w:id="1123" w:name="_Toc294460560"/>
      <w:bookmarkStart w:id="1124" w:name="_Toc294460047"/>
      <w:bookmarkStart w:id="1125" w:name="_Toc294460303"/>
      <w:bookmarkStart w:id="1126" w:name="_Toc294460561"/>
      <w:bookmarkStart w:id="1127" w:name="_Toc294460048"/>
      <w:bookmarkStart w:id="1128" w:name="_Toc294460304"/>
      <w:bookmarkStart w:id="1129" w:name="_Toc294460562"/>
      <w:bookmarkStart w:id="1130" w:name="_Toc294460050"/>
      <w:bookmarkStart w:id="1131" w:name="_Toc294460306"/>
      <w:bookmarkStart w:id="1132" w:name="_Toc294460564"/>
      <w:bookmarkStart w:id="1133" w:name="_Toc294460051"/>
      <w:bookmarkStart w:id="1134" w:name="_Toc294460307"/>
      <w:bookmarkStart w:id="1135" w:name="_Toc294460565"/>
      <w:bookmarkStart w:id="1136" w:name="_Toc294460052"/>
      <w:bookmarkStart w:id="1137" w:name="_Toc294460308"/>
      <w:bookmarkStart w:id="1138" w:name="_Toc294460566"/>
      <w:bookmarkStart w:id="1139" w:name="_Toc294460053"/>
      <w:bookmarkStart w:id="1140" w:name="_Toc294460309"/>
      <w:bookmarkStart w:id="1141" w:name="_Toc294460567"/>
      <w:bookmarkStart w:id="1142" w:name="_Toc294460054"/>
      <w:bookmarkStart w:id="1143" w:name="_Toc294460310"/>
      <w:bookmarkStart w:id="1144" w:name="_Toc294460568"/>
      <w:bookmarkStart w:id="1145" w:name="_Toc294460055"/>
      <w:bookmarkStart w:id="1146" w:name="_Toc294460311"/>
      <w:bookmarkStart w:id="1147" w:name="_Toc294460569"/>
      <w:bookmarkStart w:id="1148" w:name="_Toc294460056"/>
      <w:bookmarkStart w:id="1149" w:name="_Toc294460312"/>
      <w:bookmarkStart w:id="1150" w:name="_Toc294460570"/>
      <w:bookmarkStart w:id="1151" w:name="_Toc294460057"/>
      <w:bookmarkStart w:id="1152" w:name="_Toc294460313"/>
      <w:bookmarkStart w:id="1153" w:name="_Toc294460571"/>
      <w:bookmarkStart w:id="1154" w:name="_Toc294460058"/>
      <w:bookmarkStart w:id="1155" w:name="_Toc294460314"/>
      <w:bookmarkStart w:id="1156" w:name="_Toc294460572"/>
      <w:bookmarkStart w:id="1157" w:name="_Toc294460059"/>
      <w:bookmarkStart w:id="1158" w:name="_Toc294460315"/>
      <w:bookmarkStart w:id="1159" w:name="_Toc294460573"/>
      <w:bookmarkStart w:id="1160" w:name="_Toc294460060"/>
      <w:bookmarkStart w:id="1161" w:name="_Toc294460316"/>
      <w:bookmarkStart w:id="1162" w:name="_Toc294460574"/>
      <w:bookmarkStart w:id="1163" w:name="_Toc294460061"/>
      <w:bookmarkStart w:id="1164" w:name="_Toc294460317"/>
      <w:bookmarkStart w:id="1165" w:name="_Toc294460575"/>
      <w:bookmarkStart w:id="1166" w:name="_Toc294460062"/>
      <w:bookmarkStart w:id="1167" w:name="_Toc294460318"/>
      <w:bookmarkStart w:id="1168" w:name="_Toc294460576"/>
      <w:bookmarkStart w:id="1169" w:name="_Toc294460063"/>
      <w:bookmarkStart w:id="1170" w:name="_Toc294460319"/>
      <w:bookmarkStart w:id="1171" w:name="_Toc294460577"/>
      <w:bookmarkStart w:id="1172" w:name="_Toc294460064"/>
      <w:bookmarkStart w:id="1173" w:name="_Toc294460320"/>
      <w:bookmarkStart w:id="1174" w:name="_Toc294460578"/>
      <w:bookmarkStart w:id="1175" w:name="_Toc294460065"/>
      <w:bookmarkStart w:id="1176" w:name="_Toc294460321"/>
      <w:bookmarkStart w:id="1177" w:name="_Toc294460579"/>
      <w:bookmarkStart w:id="1178" w:name="_Toc294460066"/>
      <w:bookmarkStart w:id="1179" w:name="_Toc294460322"/>
      <w:bookmarkStart w:id="1180" w:name="_Toc294460580"/>
      <w:bookmarkStart w:id="1181" w:name="_Toc294460067"/>
      <w:bookmarkStart w:id="1182" w:name="_Toc294460323"/>
      <w:bookmarkStart w:id="1183" w:name="_Toc294460581"/>
      <w:bookmarkStart w:id="1184" w:name="_Toc294460068"/>
      <w:bookmarkStart w:id="1185" w:name="_Toc294460324"/>
      <w:bookmarkStart w:id="1186" w:name="_Toc294460582"/>
      <w:bookmarkStart w:id="1187" w:name="_Toc294460069"/>
      <w:bookmarkStart w:id="1188" w:name="_Toc294460325"/>
      <w:bookmarkStart w:id="1189" w:name="_Toc294460583"/>
      <w:bookmarkStart w:id="1190" w:name="_Toc294460070"/>
      <w:bookmarkStart w:id="1191" w:name="_Toc294460326"/>
      <w:bookmarkStart w:id="1192" w:name="_Toc294460584"/>
      <w:bookmarkStart w:id="1193" w:name="_Toc294460071"/>
      <w:bookmarkStart w:id="1194" w:name="_Toc294460327"/>
      <w:bookmarkStart w:id="1195" w:name="_Toc294460467"/>
      <w:bookmarkStart w:id="1196" w:name="_Toc294460585"/>
      <w:bookmarkStart w:id="1197" w:name="_Toc294460072"/>
      <w:bookmarkStart w:id="1198" w:name="_Toc294460328"/>
      <w:bookmarkStart w:id="1199" w:name="_Toc294460586"/>
      <w:bookmarkStart w:id="1200" w:name="_Toc294460073"/>
      <w:bookmarkStart w:id="1201" w:name="_Toc294460329"/>
      <w:bookmarkStart w:id="1202" w:name="_Toc294460587"/>
      <w:bookmarkStart w:id="1203" w:name="_Toc294460074"/>
      <w:bookmarkStart w:id="1204" w:name="_Toc294460330"/>
      <w:bookmarkStart w:id="1205" w:name="_Toc294460588"/>
      <w:bookmarkStart w:id="1206" w:name="_Toc292548471"/>
      <w:bookmarkStart w:id="1207" w:name="_Toc292548524"/>
      <w:bookmarkStart w:id="1208" w:name="_Toc294460075"/>
      <w:bookmarkStart w:id="1209" w:name="_Toc294460331"/>
      <w:bookmarkStart w:id="1210" w:name="_Toc294460589"/>
      <w:bookmarkStart w:id="1211" w:name="_Toc294460076"/>
      <w:bookmarkStart w:id="1212" w:name="_Toc294460332"/>
      <w:bookmarkStart w:id="1213" w:name="_Toc294460590"/>
      <w:bookmarkStart w:id="1214" w:name="_Toc294460077"/>
      <w:bookmarkStart w:id="1215" w:name="_Toc294460333"/>
      <w:bookmarkStart w:id="1216" w:name="_Toc294460591"/>
      <w:bookmarkStart w:id="1217" w:name="_Toc294460078"/>
      <w:bookmarkStart w:id="1218" w:name="_Toc294460334"/>
      <w:bookmarkStart w:id="1219" w:name="_Toc294460592"/>
      <w:bookmarkStart w:id="1220" w:name="_Toc294460079"/>
      <w:bookmarkStart w:id="1221" w:name="_Toc294460335"/>
      <w:bookmarkStart w:id="1222" w:name="_Toc294460593"/>
      <w:bookmarkStart w:id="1223" w:name="_Toc294460080"/>
      <w:bookmarkStart w:id="1224" w:name="_Toc294460336"/>
      <w:bookmarkStart w:id="1225" w:name="_Toc294460594"/>
      <w:bookmarkStart w:id="1226" w:name="_Toc294460081"/>
      <w:bookmarkStart w:id="1227" w:name="_Toc294460337"/>
      <w:bookmarkStart w:id="1228" w:name="_Toc294460595"/>
      <w:bookmarkStart w:id="1229" w:name="_Toc294460082"/>
      <w:bookmarkStart w:id="1230" w:name="_Toc294460338"/>
      <w:bookmarkStart w:id="1231" w:name="_Toc294460596"/>
      <w:bookmarkStart w:id="1232" w:name="_Toc294460083"/>
      <w:bookmarkStart w:id="1233" w:name="_Toc294460339"/>
      <w:bookmarkStart w:id="1234" w:name="_Toc294460597"/>
      <w:bookmarkStart w:id="1235" w:name="_Toc294460084"/>
      <w:bookmarkStart w:id="1236" w:name="_Toc294460340"/>
      <w:bookmarkStart w:id="1237" w:name="_Toc294460598"/>
      <w:bookmarkStart w:id="1238" w:name="_Toc294460085"/>
      <w:bookmarkStart w:id="1239" w:name="_Toc294460341"/>
      <w:bookmarkStart w:id="1240" w:name="_Toc294460599"/>
      <w:bookmarkStart w:id="1241" w:name="_Toc294460086"/>
      <w:bookmarkStart w:id="1242" w:name="_Toc294460342"/>
      <w:bookmarkStart w:id="1243" w:name="_Toc294460600"/>
      <w:bookmarkStart w:id="1244" w:name="_Toc294460087"/>
      <w:bookmarkStart w:id="1245" w:name="_Toc294460343"/>
      <w:bookmarkStart w:id="1246" w:name="_Toc294460601"/>
      <w:bookmarkStart w:id="1247" w:name="_Toc294460088"/>
      <w:bookmarkStart w:id="1248" w:name="_Toc294460344"/>
      <w:bookmarkStart w:id="1249" w:name="_Toc294460602"/>
      <w:bookmarkStart w:id="1250" w:name="_Toc294460089"/>
      <w:bookmarkStart w:id="1251" w:name="_Toc294460345"/>
      <w:bookmarkStart w:id="1252" w:name="_Toc294460603"/>
      <w:bookmarkStart w:id="1253" w:name="_Toc294460090"/>
      <w:bookmarkStart w:id="1254" w:name="_Toc294460346"/>
      <w:bookmarkStart w:id="1255" w:name="_Toc294460604"/>
      <w:bookmarkStart w:id="1256" w:name="_Toc294460091"/>
      <w:bookmarkStart w:id="1257" w:name="_Toc294460347"/>
      <w:bookmarkStart w:id="1258" w:name="_Toc294460605"/>
      <w:bookmarkStart w:id="1259" w:name="_Toc294460092"/>
      <w:bookmarkStart w:id="1260" w:name="_Toc294460348"/>
      <w:bookmarkStart w:id="1261" w:name="_Toc294460606"/>
      <w:bookmarkStart w:id="1262" w:name="_Toc294460093"/>
      <w:bookmarkStart w:id="1263" w:name="_Toc294460349"/>
      <w:bookmarkStart w:id="1264" w:name="_Toc294460607"/>
      <w:bookmarkStart w:id="1265" w:name="_Toc294460094"/>
      <w:bookmarkStart w:id="1266" w:name="_Toc294460350"/>
      <w:bookmarkStart w:id="1267" w:name="_Toc294460608"/>
      <w:bookmarkStart w:id="1268" w:name="_Toc294460095"/>
      <w:bookmarkStart w:id="1269" w:name="_Toc294460351"/>
      <w:bookmarkStart w:id="1270" w:name="_Toc294460609"/>
      <w:bookmarkStart w:id="1271" w:name="_Toc294460096"/>
      <w:bookmarkStart w:id="1272" w:name="_Toc294460352"/>
      <w:bookmarkStart w:id="1273" w:name="_Toc294460610"/>
      <w:bookmarkStart w:id="1274" w:name="_Toc294460097"/>
      <w:bookmarkStart w:id="1275" w:name="_Toc294460353"/>
      <w:bookmarkStart w:id="1276" w:name="_Toc294460611"/>
      <w:bookmarkStart w:id="1277" w:name="_Toc294460098"/>
      <w:bookmarkStart w:id="1278" w:name="_Toc294460354"/>
      <w:bookmarkStart w:id="1279" w:name="_Toc294460612"/>
      <w:bookmarkStart w:id="1280" w:name="_Toc294460099"/>
      <w:bookmarkStart w:id="1281" w:name="_Toc294460355"/>
      <w:bookmarkStart w:id="1282" w:name="_Toc294460613"/>
      <w:bookmarkStart w:id="1283" w:name="_Toc294460100"/>
      <w:bookmarkStart w:id="1284" w:name="_Toc294460356"/>
      <w:bookmarkStart w:id="1285" w:name="_Toc294460614"/>
      <w:bookmarkStart w:id="1286" w:name="_Toc294460101"/>
      <w:bookmarkStart w:id="1287" w:name="_Toc294460357"/>
      <w:bookmarkStart w:id="1288" w:name="_Toc294460615"/>
      <w:bookmarkStart w:id="1289" w:name="_Toc294460102"/>
      <w:bookmarkStart w:id="1290" w:name="_Toc294460358"/>
      <w:bookmarkStart w:id="1291" w:name="_Toc294460616"/>
      <w:bookmarkStart w:id="1292" w:name="_Toc294460103"/>
      <w:bookmarkStart w:id="1293" w:name="_Toc294460359"/>
      <w:bookmarkStart w:id="1294" w:name="_Toc294460617"/>
      <w:bookmarkStart w:id="1295" w:name="_Toc294460104"/>
      <w:bookmarkStart w:id="1296" w:name="_Toc294460360"/>
      <w:bookmarkStart w:id="1297" w:name="_Toc294460618"/>
      <w:bookmarkStart w:id="1298" w:name="_Toc294460105"/>
      <w:bookmarkStart w:id="1299" w:name="_Toc294460361"/>
      <w:bookmarkStart w:id="1300" w:name="_Toc294460619"/>
      <w:bookmarkStart w:id="1301" w:name="_Toc294460106"/>
      <w:bookmarkStart w:id="1302" w:name="_Toc294460362"/>
      <w:bookmarkStart w:id="1303" w:name="_Toc294460620"/>
      <w:bookmarkStart w:id="1304" w:name="_Toc294460107"/>
      <w:bookmarkStart w:id="1305" w:name="_Toc294460363"/>
      <w:bookmarkStart w:id="1306" w:name="_Toc294460621"/>
      <w:bookmarkStart w:id="1307" w:name="_Toc294460108"/>
      <w:bookmarkStart w:id="1308" w:name="_Toc294460364"/>
      <w:bookmarkStart w:id="1309" w:name="_Toc294460622"/>
      <w:bookmarkStart w:id="1310" w:name="_Toc294460109"/>
      <w:bookmarkStart w:id="1311" w:name="_Toc294460365"/>
      <w:bookmarkStart w:id="1312" w:name="_Toc294460623"/>
      <w:bookmarkStart w:id="1313" w:name="_Toc294460110"/>
      <w:bookmarkStart w:id="1314" w:name="_Toc294460366"/>
      <w:bookmarkStart w:id="1315" w:name="_Toc294460624"/>
      <w:bookmarkStart w:id="1316" w:name="_Toc294460111"/>
      <w:bookmarkStart w:id="1317" w:name="_Toc294460367"/>
      <w:bookmarkStart w:id="1318" w:name="_Toc294460625"/>
      <w:bookmarkStart w:id="1319" w:name="_Toc294460112"/>
      <w:bookmarkStart w:id="1320" w:name="_Toc294460368"/>
      <w:bookmarkStart w:id="1321" w:name="_Toc294460626"/>
      <w:bookmarkStart w:id="1322" w:name="_Toc294460113"/>
      <w:bookmarkStart w:id="1323" w:name="_Toc294460369"/>
      <w:bookmarkStart w:id="1324" w:name="_Toc294460627"/>
      <w:bookmarkStart w:id="1325" w:name="_Toc294460114"/>
      <w:bookmarkStart w:id="1326" w:name="_Toc294460370"/>
      <w:bookmarkStart w:id="1327" w:name="_Toc294460628"/>
      <w:bookmarkStart w:id="1328" w:name="_Toc294460115"/>
      <w:bookmarkStart w:id="1329" w:name="_Toc294460371"/>
      <w:bookmarkStart w:id="1330" w:name="_Toc294460629"/>
      <w:bookmarkStart w:id="1331" w:name="_Toc294460116"/>
      <w:bookmarkStart w:id="1332" w:name="_Toc294460372"/>
      <w:bookmarkStart w:id="1333" w:name="_Toc294460630"/>
      <w:bookmarkStart w:id="1334" w:name="_Toc294460117"/>
      <w:bookmarkStart w:id="1335" w:name="_Toc294460373"/>
      <w:bookmarkStart w:id="1336" w:name="_Toc294460631"/>
      <w:bookmarkStart w:id="1337" w:name="_Toc294460118"/>
      <w:bookmarkStart w:id="1338" w:name="_Toc294460374"/>
      <w:bookmarkStart w:id="1339" w:name="_Toc294460632"/>
      <w:bookmarkStart w:id="1340" w:name="_Toc294460119"/>
      <w:bookmarkStart w:id="1341" w:name="_Toc294460375"/>
      <w:bookmarkStart w:id="1342" w:name="_Toc294460633"/>
      <w:bookmarkStart w:id="1343" w:name="_Toc294460120"/>
      <w:bookmarkStart w:id="1344" w:name="_Toc294460376"/>
      <w:bookmarkStart w:id="1345" w:name="_Toc294460634"/>
      <w:bookmarkStart w:id="1346" w:name="_Toc294460121"/>
      <w:bookmarkStart w:id="1347" w:name="_Toc294460377"/>
      <w:bookmarkStart w:id="1348" w:name="_Toc294460635"/>
      <w:bookmarkStart w:id="1349" w:name="_Toc294460122"/>
      <w:bookmarkStart w:id="1350" w:name="_Toc294460378"/>
      <w:bookmarkStart w:id="1351" w:name="_Toc294460636"/>
      <w:bookmarkStart w:id="1352" w:name="_Toc294460123"/>
      <w:bookmarkStart w:id="1353" w:name="_Toc294460379"/>
      <w:bookmarkStart w:id="1354" w:name="_Toc294460637"/>
      <w:bookmarkStart w:id="1355" w:name="_Toc294460124"/>
      <w:bookmarkStart w:id="1356" w:name="_Toc294460380"/>
      <w:bookmarkStart w:id="1357" w:name="_Toc294460638"/>
      <w:bookmarkStart w:id="1358" w:name="_Toc294460125"/>
      <w:bookmarkStart w:id="1359" w:name="_Toc294460381"/>
      <w:bookmarkStart w:id="1360" w:name="_Toc294460639"/>
      <w:bookmarkStart w:id="1361" w:name="_Toc294460126"/>
      <w:bookmarkStart w:id="1362" w:name="_Toc294460382"/>
      <w:bookmarkStart w:id="1363" w:name="_Toc294460640"/>
      <w:bookmarkStart w:id="1364" w:name="_Toc294460127"/>
      <w:bookmarkStart w:id="1365" w:name="_Toc294460383"/>
      <w:bookmarkStart w:id="1366" w:name="_Toc294460641"/>
      <w:bookmarkStart w:id="1367" w:name="_Toc294460128"/>
      <w:bookmarkStart w:id="1368" w:name="_Toc294460384"/>
      <w:bookmarkStart w:id="1369" w:name="_Toc294460642"/>
      <w:bookmarkStart w:id="1370" w:name="_Toc294460129"/>
      <w:bookmarkStart w:id="1371" w:name="_Toc294460385"/>
      <w:bookmarkStart w:id="1372" w:name="_Toc294460643"/>
      <w:bookmarkStart w:id="1373" w:name="_Toc294460130"/>
      <w:bookmarkStart w:id="1374" w:name="_Toc294460386"/>
      <w:bookmarkStart w:id="1375" w:name="_Toc294460644"/>
      <w:bookmarkStart w:id="1376" w:name="_Toc294460131"/>
      <w:bookmarkStart w:id="1377" w:name="_Toc294460387"/>
      <w:bookmarkStart w:id="1378" w:name="_Toc294460645"/>
      <w:bookmarkStart w:id="1379" w:name="_Toc294460132"/>
      <w:bookmarkStart w:id="1380" w:name="_Toc294460388"/>
      <w:bookmarkStart w:id="1381" w:name="_Toc294460646"/>
      <w:bookmarkStart w:id="1382" w:name="_Toc294460133"/>
      <w:bookmarkStart w:id="1383" w:name="_Toc294460389"/>
      <w:bookmarkStart w:id="1384" w:name="_Toc294460647"/>
      <w:bookmarkStart w:id="1385" w:name="_Toc294460134"/>
      <w:bookmarkStart w:id="1386" w:name="_Toc294460390"/>
      <w:bookmarkStart w:id="1387" w:name="_Toc294460648"/>
      <w:bookmarkStart w:id="1388" w:name="_Toc294460135"/>
      <w:bookmarkStart w:id="1389" w:name="_Toc294460391"/>
      <w:bookmarkStart w:id="1390" w:name="_Toc294460649"/>
      <w:bookmarkStart w:id="1391" w:name="_Toc294460136"/>
      <w:bookmarkStart w:id="1392" w:name="_Toc294460392"/>
      <w:bookmarkStart w:id="1393" w:name="_Toc294460650"/>
      <w:bookmarkStart w:id="1394" w:name="_Toc294460137"/>
      <w:bookmarkStart w:id="1395" w:name="_Toc294460393"/>
      <w:bookmarkStart w:id="1396" w:name="_Toc294460651"/>
      <w:bookmarkStart w:id="1397" w:name="_Toc294460138"/>
      <w:bookmarkStart w:id="1398" w:name="_Toc294460394"/>
      <w:bookmarkStart w:id="1399" w:name="_Toc294460652"/>
      <w:bookmarkStart w:id="1400" w:name="_Toc294460139"/>
      <w:bookmarkStart w:id="1401" w:name="_Toc294460395"/>
      <w:bookmarkStart w:id="1402" w:name="_Toc294460653"/>
      <w:bookmarkStart w:id="1403" w:name="_Toc294460140"/>
      <w:bookmarkStart w:id="1404" w:name="_Toc294460396"/>
      <w:bookmarkStart w:id="1405" w:name="_Toc294460654"/>
      <w:bookmarkStart w:id="1406" w:name="_Toc294460141"/>
      <w:bookmarkStart w:id="1407" w:name="_Toc294460397"/>
      <w:bookmarkStart w:id="1408" w:name="_Toc294460655"/>
      <w:bookmarkStart w:id="1409" w:name="_Toc294460142"/>
      <w:bookmarkStart w:id="1410" w:name="_Toc294460398"/>
      <w:bookmarkStart w:id="1411" w:name="_Toc294460656"/>
      <w:bookmarkStart w:id="1412" w:name="_Toc294460143"/>
      <w:bookmarkStart w:id="1413" w:name="_Toc294460399"/>
      <w:bookmarkStart w:id="1414" w:name="_Toc294460657"/>
      <w:bookmarkStart w:id="1415" w:name="_Toc294460144"/>
      <w:bookmarkStart w:id="1416" w:name="_Toc294460400"/>
      <w:bookmarkStart w:id="1417" w:name="_Toc294460658"/>
      <w:bookmarkStart w:id="1418" w:name="_Toc294460145"/>
      <w:bookmarkStart w:id="1419" w:name="_Toc294460401"/>
      <w:bookmarkStart w:id="1420" w:name="_Toc294460659"/>
      <w:bookmarkStart w:id="1421" w:name="_Toc294460146"/>
      <w:bookmarkStart w:id="1422" w:name="_Toc294460402"/>
      <w:bookmarkStart w:id="1423" w:name="_Toc294460660"/>
      <w:bookmarkStart w:id="1424" w:name="_Toc294460147"/>
      <w:bookmarkStart w:id="1425" w:name="_Toc294460403"/>
      <w:bookmarkStart w:id="1426" w:name="_Toc294460661"/>
      <w:bookmarkStart w:id="1427" w:name="_Toc294460148"/>
      <w:bookmarkStart w:id="1428" w:name="_Toc294460404"/>
      <w:bookmarkStart w:id="1429" w:name="_Toc294460662"/>
      <w:bookmarkStart w:id="1430" w:name="_Toc294460149"/>
      <w:bookmarkStart w:id="1431" w:name="_Toc294460405"/>
      <w:bookmarkStart w:id="1432" w:name="_Toc294460663"/>
      <w:bookmarkStart w:id="1433" w:name="_Toc294460150"/>
      <w:bookmarkStart w:id="1434" w:name="_Toc294460406"/>
      <w:bookmarkStart w:id="1435" w:name="_Toc294460664"/>
      <w:bookmarkStart w:id="1436" w:name="_Toc294460151"/>
      <w:bookmarkStart w:id="1437" w:name="_Toc294460407"/>
      <w:bookmarkStart w:id="1438" w:name="_Toc294460665"/>
      <w:bookmarkStart w:id="1439" w:name="_Toc294460152"/>
      <w:bookmarkStart w:id="1440" w:name="_Toc294460408"/>
      <w:bookmarkStart w:id="1441" w:name="_Toc294460666"/>
      <w:bookmarkStart w:id="1442" w:name="_Toc294460153"/>
      <w:bookmarkStart w:id="1443" w:name="_Toc294460409"/>
      <w:bookmarkStart w:id="1444" w:name="_Toc294460667"/>
      <w:bookmarkStart w:id="1445" w:name="_Toc294460154"/>
      <w:bookmarkStart w:id="1446" w:name="_Toc294460410"/>
      <w:bookmarkStart w:id="1447" w:name="_Toc294460668"/>
      <w:bookmarkStart w:id="1448" w:name="_Toc294460155"/>
      <w:bookmarkStart w:id="1449" w:name="_Toc294460411"/>
      <w:bookmarkStart w:id="1450" w:name="_Toc294460669"/>
      <w:bookmarkStart w:id="1451" w:name="_Toc294460156"/>
      <w:bookmarkStart w:id="1452" w:name="_Toc294460412"/>
      <w:bookmarkStart w:id="1453" w:name="_Toc294460670"/>
      <w:bookmarkStart w:id="1454" w:name="_Toc294460157"/>
      <w:bookmarkStart w:id="1455" w:name="_Toc294460413"/>
      <w:bookmarkStart w:id="1456" w:name="_Toc294460671"/>
      <w:bookmarkStart w:id="1457" w:name="_Toc294460158"/>
      <w:bookmarkStart w:id="1458" w:name="_Toc294460414"/>
      <w:bookmarkStart w:id="1459" w:name="_Toc294460672"/>
      <w:bookmarkStart w:id="1460" w:name="_Toc294460159"/>
      <w:bookmarkStart w:id="1461" w:name="_Toc294460415"/>
      <w:bookmarkStart w:id="1462" w:name="_Toc294460673"/>
      <w:bookmarkStart w:id="1463" w:name="_Toc294460160"/>
      <w:bookmarkStart w:id="1464" w:name="_Toc294460416"/>
      <w:bookmarkStart w:id="1465" w:name="_Toc294460674"/>
      <w:bookmarkStart w:id="1466" w:name="_Toc294460161"/>
      <w:bookmarkStart w:id="1467" w:name="_Toc294460417"/>
      <w:bookmarkStart w:id="1468" w:name="_Toc294460675"/>
      <w:bookmarkStart w:id="1469" w:name="_Toc294460162"/>
      <w:bookmarkStart w:id="1470" w:name="_Toc294460418"/>
      <w:bookmarkStart w:id="1471" w:name="_Toc294460676"/>
      <w:bookmarkStart w:id="1472" w:name="_Toc294460163"/>
      <w:bookmarkStart w:id="1473" w:name="_Toc294460419"/>
      <w:bookmarkStart w:id="1474" w:name="_Toc294460677"/>
      <w:bookmarkStart w:id="1475" w:name="_Toc294460164"/>
      <w:bookmarkStart w:id="1476" w:name="_Toc294460420"/>
      <w:bookmarkStart w:id="1477" w:name="_Toc294460678"/>
      <w:bookmarkStart w:id="1478" w:name="_Toc294460165"/>
      <w:bookmarkStart w:id="1479" w:name="_Toc294460421"/>
      <w:bookmarkStart w:id="1480" w:name="_Toc294460679"/>
      <w:bookmarkStart w:id="1481" w:name="_Toc294460166"/>
      <w:bookmarkStart w:id="1482" w:name="_Toc294460422"/>
      <w:bookmarkStart w:id="1483" w:name="_Toc294460680"/>
      <w:bookmarkStart w:id="1484" w:name="_Toc294460167"/>
      <w:bookmarkStart w:id="1485" w:name="_Toc294460423"/>
      <w:bookmarkStart w:id="1486" w:name="_Toc294460681"/>
      <w:bookmarkStart w:id="1487" w:name="_Toc294460168"/>
      <w:bookmarkStart w:id="1488" w:name="_Toc294460424"/>
      <w:bookmarkStart w:id="1489" w:name="_Toc294460682"/>
      <w:bookmarkStart w:id="1490" w:name="_Toc294460169"/>
      <w:bookmarkStart w:id="1491" w:name="_Toc294460425"/>
      <w:bookmarkStart w:id="1492" w:name="_Toc294460683"/>
      <w:bookmarkStart w:id="1493" w:name="_Toc294460170"/>
      <w:bookmarkStart w:id="1494" w:name="_Toc294460426"/>
      <w:bookmarkStart w:id="1495" w:name="_Toc294460684"/>
      <w:bookmarkStart w:id="1496" w:name="_Toc294460171"/>
      <w:bookmarkStart w:id="1497" w:name="_Toc294460427"/>
      <w:bookmarkStart w:id="1498" w:name="_Toc294460685"/>
      <w:bookmarkStart w:id="1499" w:name="_Toc294460172"/>
      <w:bookmarkStart w:id="1500" w:name="_Toc294460428"/>
      <w:bookmarkStart w:id="1501" w:name="_Toc294460686"/>
      <w:bookmarkStart w:id="1502" w:name="_Toc294460173"/>
      <w:bookmarkStart w:id="1503" w:name="_Toc294460429"/>
      <w:bookmarkStart w:id="1504" w:name="_Toc294460687"/>
      <w:bookmarkStart w:id="1505" w:name="_Toc294460174"/>
      <w:bookmarkStart w:id="1506" w:name="_Toc294460430"/>
      <w:bookmarkStart w:id="1507" w:name="_Toc294460688"/>
      <w:bookmarkStart w:id="1508" w:name="_Toc294460175"/>
      <w:bookmarkStart w:id="1509" w:name="_Toc294460431"/>
      <w:bookmarkStart w:id="1510" w:name="_Toc294460689"/>
      <w:bookmarkStart w:id="1511" w:name="_Toc294460176"/>
      <w:bookmarkStart w:id="1512" w:name="_Toc294460432"/>
      <w:bookmarkStart w:id="1513" w:name="_Toc294460690"/>
      <w:bookmarkStart w:id="1514" w:name="_Toc294460177"/>
      <w:bookmarkStart w:id="1515" w:name="_Toc294460433"/>
      <w:bookmarkStart w:id="1516" w:name="_Toc294460691"/>
      <w:bookmarkStart w:id="1517" w:name="_Toc294460178"/>
      <w:bookmarkStart w:id="1518" w:name="_Toc294460434"/>
      <w:bookmarkStart w:id="1519" w:name="_Toc294460692"/>
      <w:bookmarkStart w:id="1520" w:name="_Toc294460179"/>
      <w:bookmarkStart w:id="1521" w:name="_Toc294460435"/>
      <w:bookmarkStart w:id="1522" w:name="_Toc294460693"/>
      <w:bookmarkStart w:id="1523" w:name="_Toc294460180"/>
      <w:bookmarkStart w:id="1524" w:name="_Toc294460436"/>
      <w:bookmarkStart w:id="1525" w:name="_Toc294460694"/>
      <w:bookmarkStart w:id="1526" w:name="_Toc294460181"/>
      <w:bookmarkStart w:id="1527" w:name="_Toc294460437"/>
      <w:bookmarkStart w:id="1528" w:name="_Toc294460695"/>
      <w:bookmarkStart w:id="1529" w:name="_Toc294460182"/>
      <w:bookmarkStart w:id="1530" w:name="_Toc294460438"/>
      <w:bookmarkStart w:id="1531" w:name="_Toc294460696"/>
      <w:bookmarkStart w:id="1532" w:name="_Toc294460183"/>
      <w:bookmarkStart w:id="1533" w:name="_Toc294460439"/>
      <w:bookmarkStart w:id="1534" w:name="_Toc294460697"/>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bookmarkEnd w:id="1343"/>
      <w:bookmarkEnd w:id="1344"/>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bookmarkEnd w:id="1393"/>
      <w:bookmarkEnd w:id="1394"/>
      <w:bookmarkEnd w:id="1395"/>
      <w:bookmarkEnd w:id="1396"/>
      <w:bookmarkEnd w:id="1397"/>
      <w:bookmarkEnd w:id="1398"/>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bookmarkEnd w:id="1418"/>
      <w:bookmarkEnd w:id="1419"/>
      <w:bookmarkEnd w:id="1420"/>
      <w:bookmarkEnd w:id="1421"/>
      <w:bookmarkEnd w:id="1422"/>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bookmarkEnd w:id="1451"/>
      <w:bookmarkEnd w:id="1452"/>
      <w:bookmarkEnd w:id="1453"/>
      <w:bookmarkEnd w:id="1454"/>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bookmarkEnd w:id="1482"/>
      <w:bookmarkEnd w:id="1483"/>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bookmarkEnd w:id="1510"/>
      <w:bookmarkEnd w:id="1511"/>
      <w:bookmarkEnd w:id="1512"/>
      <w:bookmarkEnd w:id="1513"/>
      <w:bookmarkEnd w:id="1514"/>
      <w:bookmarkEnd w:id="1515"/>
      <w:bookmarkEnd w:id="1516"/>
      <w:bookmarkEnd w:id="1517"/>
      <w:bookmarkEnd w:id="1518"/>
      <w:bookmarkEnd w:id="1519"/>
      <w:bookmarkEnd w:id="1520"/>
      <w:bookmarkEnd w:id="1521"/>
      <w:bookmarkEnd w:id="1522"/>
      <w:bookmarkEnd w:id="1523"/>
      <w:bookmarkEnd w:id="1524"/>
      <w:bookmarkEnd w:id="1525"/>
      <w:bookmarkEnd w:id="1526"/>
      <w:bookmarkEnd w:id="1527"/>
      <w:bookmarkEnd w:id="1528"/>
      <w:bookmarkEnd w:id="1529"/>
      <w:bookmarkEnd w:id="1530"/>
      <w:bookmarkEnd w:id="1531"/>
      <w:bookmarkEnd w:id="1532"/>
      <w:bookmarkEnd w:id="1533"/>
      <w:bookmarkEnd w:id="1534"/>
      <w:r>
        <w:lastRenderedPageBreak/>
        <w:br/>
      </w:r>
      <w:bookmarkStart w:id="1535" w:name="_Toc94886081"/>
      <w:r w:rsidR="00F177CC" w:rsidRPr="0067701E">
        <w:rPr>
          <w:rFonts w:ascii="Book Antiqua" w:eastAsia="Calibri" w:hAnsi="Book Antiqua"/>
          <w:lang w:val="en-ID"/>
        </w:rPr>
        <w:t>ANALISIS DAN PEMBAHASAN</w:t>
      </w:r>
      <w:bookmarkEnd w:id="1535"/>
    </w:p>
    <w:p w14:paraId="116DD10B" w14:textId="73A2A8AA" w:rsidR="00130591" w:rsidRDefault="00F177CC" w:rsidP="00130591">
      <w:pPr>
        <w:pStyle w:val="Heading2"/>
        <w:rPr>
          <w:rFonts w:eastAsia="Calibri"/>
          <w:lang w:val="en-ID"/>
        </w:rPr>
      </w:pPr>
      <w:bookmarkStart w:id="1536" w:name="_Toc294460185"/>
      <w:bookmarkStart w:id="1537" w:name="_Toc294460441"/>
      <w:bookmarkStart w:id="1538" w:name="_Toc294460699"/>
      <w:bookmarkStart w:id="1539" w:name="_Toc294460186"/>
      <w:bookmarkStart w:id="1540" w:name="_Toc294460442"/>
      <w:bookmarkStart w:id="1541" w:name="_Toc294460700"/>
      <w:bookmarkStart w:id="1542" w:name="_Toc294460187"/>
      <w:bookmarkStart w:id="1543" w:name="_Toc294460443"/>
      <w:bookmarkStart w:id="1544" w:name="_Toc294460701"/>
      <w:bookmarkStart w:id="1545" w:name="_Toc294460188"/>
      <w:bookmarkStart w:id="1546" w:name="_Toc294460444"/>
      <w:bookmarkStart w:id="1547" w:name="_Toc294460702"/>
      <w:bookmarkStart w:id="1548" w:name="_Toc294460189"/>
      <w:bookmarkStart w:id="1549" w:name="_Toc294460445"/>
      <w:bookmarkStart w:id="1550" w:name="_Toc294460703"/>
      <w:bookmarkStart w:id="1551" w:name="_Toc294460190"/>
      <w:bookmarkStart w:id="1552" w:name="_Toc294460446"/>
      <w:bookmarkStart w:id="1553" w:name="_Toc294460704"/>
      <w:bookmarkStart w:id="1554" w:name="_Toc94886082"/>
      <w:bookmarkEnd w:id="1536"/>
      <w:bookmarkEnd w:id="1537"/>
      <w:bookmarkEnd w:id="1538"/>
      <w:bookmarkEnd w:id="1539"/>
      <w:bookmarkEnd w:id="1540"/>
      <w:bookmarkEnd w:id="1541"/>
      <w:bookmarkEnd w:id="1542"/>
      <w:bookmarkEnd w:id="1543"/>
      <w:bookmarkEnd w:id="1544"/>
      <w:bookmarkEnd w:id="1545"/>
      <w:bookmarkEnd w:id="1546"/>
      <w:bookmarkEnd w:id="1547"/>
      <w:bookmarkEnd w:id="1548"/>
      <w:bookmarkEnd w:id="1549"/>
      <w:bookmarkEnd w:id="1550"/>
      <w:bookmarkEnd w:id="1551"/>
      <w:bookmarkEnd w:id="1552"/>
      <w:bookmarkEnd w:id="1553"/>
      <w:proofErr w:type="spellStart"/>
      <w:r w:rsidRPr="0067701E">
        <w:rPr>
          <w:rFonts w:eastAsia="Calibri"/>
          <w:lang w:val="en-ID"/>
        </w:rPr>
        <w:t>Deskripsi</w:t>
      </w:r>
      <w:proofErr w:type="spellEnd"/>
      <w:r w:rsidRPr="0067701E">
        <w:rPr>
          <w:rFonts w:eastAsia="Calibri"/>
          <w:lang w:val="en-ID"/>
        </w:rPr>
        <w:t xml:space="preserve"> </w:t>
      </w:r>
      <w:proofErr w:type="spellStart"/>
      <w:r w:rsidRPr="0067701E">
        <w:rPr>
          <w:rFonts w:eastAsia="Calibri"/>
          <w:lang w:val="en-ID"/>
        </w:rPr>
        <w:t>Sistem</w:t>
      </w:r>
      <w:proofErr w:type="spellEnd"/>
      <w:r w:rsidRPr="0067701E">
        <w:rPr>
          <w:rFonts w:eastAsia="Calibri"/>
          <w:lang w:val="en-ID"/>
        </w:rPr>
        <w:t xml:space="preserve"> </w:t>
      </w:r>
      <w:proofErr w:type="spellStart"/>
      <w:r w:rsidRPr="0067701E">
        <w:rPr>
          <w:rFonts w:eastAsia="Calibri"/>
          <w:lang w:val="en-ID"/>
        </w:rPr>
        <w:t>Berjalan</w:t>
      </w:r>
      <w:bookmarkEnd w:id="1554"/>
      <w:proofErr w:type="spellEnd"/>
    </w:p>
    <w:p w14:paraId="1B237B97" w14:textId="6B58AA31" w:rsidR="00F46F7F" w:rsidRDefault="00DD3094" w:rsidP="00F46F7F">
      <w:pPr>
        <w:pStyle w:val="ListParagraph"/>
        <w:numPr>
          <w:ilvl w:val="1"/>
          <w:numId w:val="32"/>
        </w:numPr>
        <w:ind w:left="1260" w:right="18" w:hanging="540"/>
        <w:rPr>
          <w:lang w:val="en-ID"/>
        </w:rPr>
      </w:pPr>
      <w:proofErr w:type="spellStart"/>
      <w:r>
        <w:rPr>
          <w:lang w:val="en-ID"/>
        </w:rPr>
        <w:t>Petugas</w:t>
      </w:r>
      <w:proofErr w:type="spellEnd"/>
      <w:r>
        <w:rPr>
          <w:lang w:val="en-ID"/>
        </w:rPr>
        <w:t xml:space="preserve"> customer service </w:t>
      </w:r>
      <w:proofErr w:type="spellStart"/>
      <w:r>
        <w:rPr>
          <w:lang w:val="en-ID"/>
        </w:rPr>
        <w:t>mengelola</w:t>
      </w:r>
      <w:proofErr w:type="spellEnd"/>
      <w:r>
        <w:rPr>
          <w:lang w:val="en-ID"/>
        </w:rPr>
        <w:t xml:space="preserve"> </w:t>
      </w:r>
      <w:proofErr w:type="spellStart"/>
      <w:r>
        <w:rPr>
          <w:lang w:val="en-ID"/>
        </w:rPr>
        <w:t>pesan</w:t>
      </w:r>
      <w:proofErr w:type="spellEnd"/>
      <w:r>
        <w:rPr>
          <w:lang w:val="en-ID"/>
        </w:rPr>
        <w:t xml:space="preserve"> </w:t>
      </w:r>
      <w:proofErr w:type="spellStart"/>
      <w:r>
        <w:rPr>
          <w:lang w:val="en-ID"/>
        </w:rPr>
        <w:t>masuk</w:t>
      </w:r>
      <w:proofErr w:type="spellEnd"/>
      <w:r>
        <w:rPr>
          <w:lang w:val="en-ID"/>
        </w:rPr>
        <w:t xml:space="preserve"> </w:t>
      </w:r>
      <w:proofErr w:type="spellStart"/>
      <w:r>
        <w:rPr>
          <w:lang w:val="en-ID"/>
        </w:rPr>
        <w:t>dari</w:t>
      </w:r>
      <w:proofErr w:type="spellEnd"/>
      <w:r>
        <w:rPr>
          <w:lang w:val="en-ID"/>
        </w:rPr>
        <w:t xml:space="preserve"> </w:t>
      </w:r>
      <w:proofErr w:type="spellStart"/>
      <w:r>
        <w:rPr>
          <w:lang w:val="en-ID"/>
        </w:rPr>
        <w:t>pasien</w:t>
      </w:r>
      <w:proofErr w:type="spellEnd"/>
      <w:r>
        <w:rPr>
          <w:lang w:val="en-ID"/>
        </w:rPr>
        <w:t xml:space="preserve"> </w:t>
      </w:r>
      <w:proofErr w:type="spellStart"/>
      <w:r>
        <w:rPr>
          <w:lang w:val="en-ID"/>
        </w:rPr>
        <w:t>melalui</w:t>
      </w:r>
      <w:proofErr w:type="spellEnd"/>
      <w:r>
        <w:rPr>
          <w:lang w:val="en-ID"/>
        </w:rPr>
        <w:t xml:space="preserve"> </w:t>
      </w:r>
      <w:proofErr w:type="spellStart"/>
      <w:r>
        <w:rPr>
          <w:lang w:val="en-ID"/>
        </w:rPr>
        <w:t>aplikasi</w:t>
      </w:r>
      <w:proofErr w:type="spellEnd"/>
      <w:r>
        <w:rPr>
          <w:lang w:val="en-ID"/>
        </w:rPr>
        <w:t xml:space="preserve"> </w:t>
      </w:r>
      <w:proofErr w:type="spellStart"/>
      <w:r>
        <w:rPr>
          <w:lang w:val="en-ID"/>
        </w:rPr>
        <w:t>whatsapp</w:t>
      </w:r>
      <w:proofErr w:type="spellEnd"/>
      <w:r w:rsidR="00130591">
        <w:rPr>
          <w:lang w:val="en-ID"/>
        </w:rPr>
        <w:t xml:space="preserve"> </w:t>
      </w:r>
      <w:proofErr w:type="spellStart"/>
      <w:r>
        <w:rPr>
          <w:lang w:val="en-ID"/>
        </w:rPr>
        <w:t>kemudian</w:t>
      </w:r>
      <w:proofErr w:type="spellEnd"/>
      <w:r>
        <w:rPr>
          <w:lang w:val="en-ID"/>
        </w:rPr>
        <w:t xml:space="preserve"> </w:t>
      </w:r>
      <w:proofErr w:type="spellStart"/>
      <w:r>
        <w:rPr>
          <w:lang w:val="en-ID"/>
        </w:rPr>
        <w:t>diteruskan</w:t>
      </w:r>
      <w:proofErr w:type="spellEnd"/>
      <w:r>
        <w:rPr>
          <w:lang w:val="en-ID"/>
        </w:rPr>
        <w:t xml:space="preserve"> </w:t>
      </w:r>
      <w:proofErr w:type="spellStart"/>
      <w:r>
        <w:rPr>
          <w:lang w:val="en-ID"/>
        </w:rPr>
        <w:t>ke</w:t>
      </w:r>
      <w:proofErr w:type="spellEnd"/>
      <w:r>
        <w:rPr>
          <w:lang w:val="en-ID"/>
        </w:rPr>
        <w:t xml:space="preserve"> </w:t>
      </w:r>
      <w:proofErr w:type="spellStart"/>
      <w:r>
        <w:rPr>
          <w:lang w:val="en-ID"/>
        </w:rPr>
        <w:t>bagian</w:t>
      </w:r>
      <w:proofErr w:type="spellEnd"/>
      <w:r>
        <w:rPr>
          <w:lang w:val="en-ID"/>
        </w:rPr>
        <w:t xml:space="preserve"> </w:t>
      </w:r>
      <w:proofErr w:type="spellStart"/>
      <w:r>
        <w:rPr>
          <w:lang w:val="en-ID"/>
        </w:rPr>
        <w:t>pendaftaran</w:t>
      </w:r>
      <w:proofErr w:type="spellEnd"/>
      <w:r w:rsidR="00F46F7F">
        <w:rPr>
          <w:lang w:val="en-ID"/>
        </w:rPr>
        <w:t>.</w:t>
      </w:r>
      <w:r>
        <w:rPr>
          <w:lang w:val="en-ID"/>
        </w:rPr>
        <w:t xml:space="preserve"> </w:t>
      </w:r>
    </w:p>
    <w:p w14:paraId="6A16FEE8" w14:textId="77777777" w:rsidR="00F46F7F" w:rsidRDefault="00F46F7F" w:rsidP="00F46F7F">
      <w:pPr>
        <w:pStyle w:val="ListParagraph"/>
        <w:numPr>
          <w:ilvl w:val="1"/>
          <w:numId w:val="32"/>
        </w:numPr>
        <w:ind w:left="1260" w:right="18" w:hanging="540"/>
        <w:rPr>
          <w:lang w:val="en-ID"/>
        </w:rPr>
      </w:pPr>
      <w:proofErr w:type="spellStart"/>
      <w:r>
        <w:rPr>
          <w:lang w:val="en-ID"/>
        </w:rPr>
        <w:t>P</w:t>
      </w:r>
      <w:r w:rsidR="00DD3094">
        <w:rPr>
          <w:lang w:val="en-ID"/>
        </w:rPr>
        <w:t>etugas</w:t>
      </w:r>
      <w:proofErr w:type="spellEnd"/>
      <w:r w:rsidR="00DD3094">
        <w:rPr>
          <w:lang w:val="en-ID"/>
        </w:rPr>
        <w:t xml:space="preserve"> </w:t>
      </w:r>
      <w:proofErr w:type="spellStart"/>
      <w:r w:rsidR="00DD3094">
        <w:rPr>
          <w:lang w:val="en-ID"/>
        </w:rPr>
        <w:t>pendaftaran</w:t>
      </w:r>
      <w:proofErr w:type="spellEnd"/>
      <w:r w:rsidR="00DD3094">
        <w:rPr>
          <w:lang w:val="en-ID"/>
        </w:rPr>
        <w:t xml:space="preserve"> </w:t>
      </w:r>
      <w:proofErr w:type="spellStart"/>
      <w:r>
        <w:rPr>
          <w:lang w:val="en-ID"/>
        </w:rPr>
        <w:t>memasukkan</w:t>
      </w:r>
      <w:proofErr w:type="spellEnd"/>
      <w:r>
        <w:rPr>
          <w:lang w:val="en-ID"/>
        </w:rPr>
        <w:t xml:space="preserve"> data </w:t>
      </w:r>
      <w:proofErr w:type="spellStart"/>
      <w:r>
        <w:rPr>
          <w:lang w:val="en-ID"/>
        </w:rPr>
        <w:t>pasien</w:t>
      </w:r>
      <w:proofErr w:type="spellEnd"/>
      <w:r>
        <w:rPr>
          <w:lang w:val="en-ID"/>
        </w:rPr>
        <w:t xml:space="preserve"> </w:t>
      </w:r>
      <w:proofErr w:type="spellStart"/>
      <w:r>
        <w:rPr>
          <w:lang w:val="en-ID"/>
        </w:rPr>
        <w:t>ke</w:t>
      </w:r>
      <w:proofErr w:type="spellEnd"/>
      <w:r>
        <w:rPr>
          <w:lang w:val="en-ID"/>
        </w:rPr>
        <w:t xml:space="preserve"> </w:t>
      </w:r>
      <w:proofErr w:type="spellStart"/>
      <w:r>
        <w:rPr>
          <w:lang w:val="en-ID"/>
        </w:rPr>
        <w:t>dalam</w:t>
      </w:r>
      <w:proofErr w:type="spellEnd"/>
      <w:r>
        <w:rPr>
          <w:lang w:val="en-ID"/>
        </w:rPr>
        <w:t xml:space="preserve"> </w:t>
      </w:r>
      <w:proofErr w:type="spellStart"/>
      <w:r>
        <w:rPr>
          <w:lang w:val="en-ID"/>
        </w:rPr>
        <w:t>sistem</w:t>
      </w:r>
      <w:proofErr w:type="spellEnd"/>
      <w:r>
        <w:rPr>
          <w:lang w:val="en-ID"/>
        </w:rPr>
        <w:t xml:space="preserve"> </w:t>
      </w:r>
    </w:p>
    <w:p w14:paraId="474F6825" w14:textId="4717C858" w:rsidR="00130591" w:rsidRDefault="00F46F7F" w:rsidP="00F46F7F">
      <w:pPr>
        <w:pStyle w:val="ListParagraph"/>
        <w:numPr>
          <w:ilvl w:val="1"/>
          <w:numId w:val="32"/>
        </w:numPr>
        <w:ind w:left="1260" w:right="18" w:hanging="540"/>
        <w:rPr>
          <w:lang w:val="en-ID"/>
        </w:rPr>
      </w:pPr>
      <w:proofErr w:type="spellStart"/>
      <w:r>
        <w:rPr>
          <w:lang w:val="en-ID"/>
        </w:rPr>
        <w:t>Petugas</w:t>
      </w:r>
      <w:proofErr w:type="spellEnd"/>
      <w:r>
        <w:rPr>
          <w:lang w:val="en-ID"/>
        </w:rPr>
        <w:t xml:space="preserve"> </w:t>
      </w:r>
      <w:proofErr w:type="spellStart"/>
      <w:r>
        <w:rPr>
          <w:lang w:val="en-ID"/>
        </w:rPr>
        <w:t>pendaftaran</w:t>
      </w:r>
      <w:proofErr w:type="spellEnd"/>
      <w:r>
        <w:rPr>
          <w:lang w:val="en-ID"/>
        </w:rPr>
        <w:t xml:space="preserve"> </w:t>
      </w:r>
      <w:proofErr w:type="spellStart"/>
      <w:r w:rsidR="00DD3094">
        <w:rPr>
          <w:lang w:val="en-ID"/>
        </w:rPr>
        <w:t>menginformasikan</w:t>
      </w:r>
      <w:proofErr w:type="spellEnd"/>
      <w:r w:rsidR="00DD3094">
        <w:rPr>
          <w:lang w:val="en-ID"/>
        </w:rPr>
        <w:t xml:space="preserve"> detail </w:t>
      </w:r>
      <w:proofErr w:type="spellStart"/>
      <w:r w:rsidR="00DD3094">
        <w:rPr>
          <w:lang w:val="en-ID"/>
        </w:rPr>
        <w:t>pendaftaran</w:t>
      </w:r>
      <w:proofErr w:type="spellEnd"/>
      <w:r w:rsidR="00DD3094">
        <w:rPr>
          <w:lang w:val="en-ID"/>
        </w:rPr>
        <w:t xml:space="preserve"> </w:t>
      </w:r>
      <w:proofErr w:type="spellStart"/>
      <w:r w:rsidR="00DD3094">
        <w:rPr>
          <w:lang w:val="en-ID"/>
        </w:rPr>
        <w:t>pasien</w:t>
      </w:r>
      <w:proofErr w:type="spellEnd"/>
      <w:r w:rsidR="00DD3094">
        <w:rPr>
          <w:lang w:val="en-ID"/>
        </w:rPr>
        <w:t xml:space="preserve"> </w:t>
      </w:r>
      <w:proofErr w:type="spellStart"/>
      <w:r w:rsidR="00DD3094">
        <w:rPr>
          <w:lang w:val="en-ID"/>
        </w:rPr>
        <w:t>ke</w:t>
      </w:r>
      <w:proofErr w:type="spellEnd"/>
      <w:r w:rsidR="00DD3094">
        <w:rPr>
          <w:lang w:val="en-ID"/>
        </w:rPr>
        <w:t xml:space="preserve"> </w:t>
      </w:r>
      <w:proofErr w:type="spellStart"/>
      <w:r w:rsidR="00DD3094">
        <w:rPr>
          <w:lang w:val="en-ID"/>
        </w:rPr>
        <w:t>petugas</w:t>
      </w:r>
      <w:proofErr w:type="spellEnd"/>
      <w:r w:rsidR="00DD3094">
        <w:rPr>
          <w:lang w:val="en-ID"/>
        </w:rPr>
        <w:t xml:space="preserve"> customer service.</w:t>
      </w:r>
    </w:p>
    <w:p w14:paraId="766DB33A" w14:textId="20F6245C" w:rsidR="00F46F7F" w:rsidRPr="00130591" w:rsidRDefault="00F46F7F" w:rsidP="00F46F7F">
      <w:pPr>
        <w:pStyle w:val="ListParagraph"/>
        <w:numPr>
          <w:ilvl w:val="1"/>
          <w:numId w:val="32"/>
        </w:numPr>
        <w:ind w:left="1260" w:right="18" w:hanging="540"/>
        <w:rPr>
          <w:lang w:val="en-ID"/>
        </w:rPr>
      </w:pPr>
      <w:proofErr w:type="spellStart"/>
      <w:r>
        <w:rPr>
          <w:lang w:val="en-ID"/>
        </w:rPr>
        <w:t>Petugas</w:t>
      </w:r>
      <w:proofErr w:type="spellEnd"/>
      <w:r>
        <w:rPr>
          <w:lang w:val="en-ID"/>
        </w:rPr>
        <w:t xml:space="preserve"> customer service </w:t>
      </w:r>
      <w:proofErr w:type="spellStart"/>
      <w:r w:rsidR="00697E6B">
        <w:rPr>
          <w:lang w:val="en-ID"/>
        </w:rPr>
        <w:t>menginformasikan</w:t>
      </w:r>
      <w:proofErr w:type="spellEnd"/>
      <w:r w:rsidR="00697E6B">
        <w:rPr>
          <w:lang w:val="en-ID"/>
        </w:rPr>
        <w:t xml:space="preserve"> detail </w:t>
      </w:r>
      <w:proofErr w:type="spellStart"/>
      <w:r w:rsidR="00697E6B">
        <w:rPr>
          <w:lang w:val="en-ID"/>
        </w:rPr>
        <w:t>pendaftaran</w:t>
      </w:r>
      <w:proofErr w:type="spellEnd"/>
      <w:r w:rsidR="00697E6B">
        <w:rPr>
          <w:lang w:val="en-ID"/>
        </w:rPr>
        <w:t xml:space="preserve"> </w:t>
      </w:r>
      <w:proofErr w:type="spellStart"/>
      <w:r w:rsidR="00697E6B">
        <w:rPr>
          <w:lang w:val="en-ID"/>
        </w:rPr>
        <w:t>kepada</w:t>
      </w:r>
      <w:proofErr w:type="spellEnd"/>
      <w:r w:rsidR="00697E6B">
        <w:rPr>
          <w:lang w:val="en-ID"/>
        </w:rPr>
        <w:t xml:space="preserve"> </w:t>
      </w:r>
      <w:proofErr w:type="spellStart"/>
      <w:r w:rsidR="00697E6B">
        <w:rPr>
          <w:lang w:val="en-ID"/>
        </w:rPr>
        <w:t>pasien</w:t>
      </w:r>
      <w:proofErr w:type="spellEnd"/>
      <w:r w:rsidR="00697E6B">
        <w:rPr>
          <w:lang w:val="en-ID"/>
        </w:rPr>
        <w:t xml:space="preserve"> </w:t>
      </w:r>
      <w:proofErr w:type="spellStart"/>
      <w:r w:rsidR="00697E6B">
        <w:rPr>
          <w:lang w:val="en-ID"/>
        </w:rPr>
        <w:t>melalui</w:t>
      </w:r>
      <w:proofErr w:type="spellEnd"/>
      <w:r w:rsidR="00697E6B">
        <w:rPr>
          <w:lang w:val="en-ID"/>
        </w:rPr>
        <w:t xml:space="preserve"> </w:t>
      </w:r>
      <w:proofErr w:type="spellStart"/>
      <w:r w:rsidR="00697E6B">
        <w:rPr>
          <w:lang w:val="en-ID"/>
        </w:rPr>
        <w:t>aplikasi</w:t>
      </w:r>
      <w:proofErr w:type="spellEnd"/>
      <w:r w:rsidR="00697E6B">
        <w:rPr>
          <w:lang w:val="en-ID"/>
        </w:rPr>
        <w:t xml:space="preserve"> </w:t>
      </w:r>
      <w:proofErr w:type="spellStart"/>
      <w:r w:rsidR="00697E6B">
        <w:rPr>
          <w:lang w:val="en-ID"/>
        </w:rPr>
        <w:t>whatsapp</w:t>
      </w:r>
      <w:proofErr w:type="spellEnd"/>
      <w:r w:rsidR="00697E6B">
        <w:rPr>
          <w:lang w:val="en-ID"/>
        </w:rPr>
        <w:t>.</w:t>
      </w:r>
    </w:p>
    <w:p w14:paraId="5DDC5755" w14:textId="0230827D" w:rsidR="00697E6B" w:rsidRDefault="00130591" w:rsidP="00697E6B">
      <w:pPr>
        <w:pStyle w:val="Heading2"/>
        <w:rPr>
          <w:lang w:val="en-ID"/>
        </w:rPr>
      </w:pPr>
      <w:bookmarkStart w:id="1555" w:name="_Toc94886083"/>
      <w:proofErr w:type="spellStart"/>
      <w:r w:rsidRPr="00130591">
        <w:rPr>
          <w:lang w:val="en-ID"/>
        </w:rPr>
        <w:t>Analisis</w:t>
      </w:r>
      <w:proofErr w:type="spellEnd"/>
      <w:r w:rsidRPr="00130591">
        <w:rPr>
          <w:lang w:val="en-ID"/>
        </w:rPr>
        <w:t xml:space="preserve"> </w:t>
      </w:r>
      <w:proofErr w:type="spellStart"/>
      <w:r w:rsidRPr="00130591">
        <w:rPr>
          <w:lang w:val="en-ID"/>
        </w:rPr>
        <w:t>Permasalahan</w:t>
      </w:r>
      <w:proofErr w:type="spellEnd"/>
      <w:r w:rsidRPr="00130591">
        <w:rPr>
          <w:lang w:val="en-ID"/>
        </w:rPr>
        <w:t xml:space="preserve"> </w:t>
      </w:r>
      <w:proofErr w:type="spellStart"/>
      <w:r w:rsidRPr="00130591">
        <w:rPr>
          <w:lang w:val="en-ID"/>
        </w:rPr>
        <w:t>Sistem</w:t>
      </w:r>
      <w:bookmarkEnd w:id="1555"/>
      <w:proofErr w:type="spellEnd"/>
    </w:p>
    <w:p w14:paraId="1A52C4E8" w14:textId="6A773DF9" w:rsidR="00697E6B" w:rsidRDefault="00697E6B" w:rsidP="00697E6B">
      <w:pPr>
        <w:pStyle w:val="BodyText"/>
        <w:spacing w:line="480" w:lineRule="auto"/>
        <w:ind w:left="695" w:right="18" w:firstLine="540"/>
      </w:pPr>
      <w:proofErr w:type="spellStart"/>
      <w:r>
        <w:t>Berdasarkan</w:t>
      </w:r>
      <w:proofErr w:type="spellEnd"/>
      <w:r>
        <w:t xml:space="preserve"> </w:t>
      </w:r>
      <w:proofErr w:type="spellStart"/>
      <w:r>
        <w:t>analisis</w:t>
      </w:r>
      <w:proofErr w:type="spellEnd"/>
      <w:r>
        <w:t xml:space="preserve"> </w:t>
      </w:r>
      <w:proofErr w:type="spellStart"/>
      <w:r>
        <w:t>prosedur</w:t>
      </w:r>
      <w:proofErr w:type="spellEnd"/>
      <w:r>
        <w:t xml:space="preserve"> </w:t>
      </w:r>
      <w:proofErr w:type="spellStart"/>
      <w:r>
        <w:t>dari</w:t>
      </w:r>
      <w:proofErr w:type="spellEnd"/>
      <w:r>
        <w:t xml:space="preserve"> </w:t>
      </w:r>
      <w:proofErr w:type="spellStart"/>
      <w:r>
        <w:t>sistem</w:t>
      </w:r>
      <w:proofErr w:type="spellEnd"/>
      <w:r>
        <w:t xml:space="preserve"> yang </w:t>
      </w:r>
      <w:proofErr w:type="spellStart"/>
      <w:r>
        <w:t>sedang</w:t>
      </w:r>
      <w:proofErr w:type="spellEnd"/>
      <w:r>
        <w:rPr>
          <w:spacing w:val="-57"/>
        </w:rPr>
        <w:t xml:space="preserve"> </w:t>
      </w:r>
      <w:proofErr w:type="spellStart"/>
      <w:r>
        <w:t>berjalan</w:t>
      </w:r>
      <w:proofErr w:type="spellEnd"/>
      <w:r>
        <w:t xml:space="preserve"> pada RS Al </w:t>
      </w:r>
      <w:proofErr w:type="spellStart"/>
      <w:r>
        <w:t>Sibroh</w:t>
      </w:r>
      <w:proofErr w:type="spellEnd"/>
      <w:r>
        <w:t xml:space="preserve"> </w:t>
      </w:r>
      <w:proofErr w:type="spellStart"/>
      <w:r>
        <w:t>Malisi</w:t>
      </w:r>
      <w:proofErr w:type="spellEnd"/>
      <w:r>
        <w:t xml:space="preserve">, </w:t>
      </w:r>
      <w:proofErr w:type="spellStart"/>
      <w:r>
        <w:t>maka</w:t>
      </w:r>
      <w:proofErr w:type="spellEnd"/>
      <w:r>
        <w:t xml:space="preserve"> </w:t>
      </w:r>
      <w:proofErr w:type="spellStart"/>
      <w:r>
        <w:t>dapat</w:t>
      </w:r>
      <w:proofErr w:type="spellEnd"/>
      <w:r>
        <w:t xml:space="preserve"> </w:t>
      </w:r>
      <w:proofErr w:type="spellStart"/>
      <w:r>
        <w:t>diketahui</w:t>
      </w:r>
      <w:proofErr w:type="spellEnd"/>
      <w:r>
        <w:t xml:space="preserve"> </w:t>
      </w:r>
      <w:proofErr w:type="spellStart"/>
      <w:r>
        <w:t>beberapa</w:t>
      </w:r>
      <w:proofErr w:type="spellEnd"/>
      <w:r>
        <w:t xml:space="preserve"> </w:t>
      </w:r>
      <w:proofErr w:type="spellStart"/>
      <w:r>
        <w:t>kelemahan</w:t>
      </w:r>
      <w:proofErr w:type="spellEnd"/>
      <w:r>
        <w:t xml:space="preserve"> yang</w:t>
      </w:r>
      <w:r>
        <w:rPr>
          <w:spacing w:val="1"/>
        </w:rPr>
        <w:t xml:space="preserve"> </w:t>
      </w:r>
      <w:proofErr w:type="spellStart"/>
      <w:r>
        <w:t>ada</w:t>
      </w:r>
      <w:proofErr w:type="spellEnd"/>
      <w:r>
        <w:rPr>
          <w:spacing w:val="-2"/>
        </w:rPr>
        <w:t xml:space="preserve"> </w:t>
      </w:r>
      <w:r>
        <w:t>pada</w:t>
      </w:r>
      <w:r>
        <w:rPr>
          <w:spacing w:val="-1"/>
        </w:rPr>
        <w:t xml:space="preserve"> </w:t>
      </w:r>
      <w:proofErr w:type="spellStart"/>
      <w:r>
        <w:t>sistem</w:t>
      </w:r>
      <w:proofErr w:type="spellEnd"/>
      <w:r>
        <w:t xml:space="preserve"> </w:t>
      </w:r>
      <w:proofErr w:type="spellStart"/>
      <w:r>
        <w:t>tersebut</w:t>
      </w:r>
      <w:proofErr w:type="spellEnd"/>
      <w:r>
        <w:t>:</w:t>
      </w:r>
    </w:p>
    <w:p w14:paraId="660D8865" w14:textId="77777777" w:rsidR="00697E6B" w:rsidRPr="00F46F7F" w:rsidRDefault="00697E6B" w:rsidP="00697E6B">
      <w:pPr>
        <w:pStyle w:val="ListParagraph"/>
        <w:numPr>
          <w:ilvl w:val="0"/>
          <w:numId w:val="47"/>
        </w:numPr>
        <w:ind w:left="1260" w:right="18" w:hanging="540"/>
        <w:rPr>
          <w:lang w:val="en-ID"/>
        </w:rPr>
      </w:pPr>
      <w:r>
        <w:t>Proses</w:t>
      </w:r>
      <w:r w:rsidRPr="00130591">
        <w:rPr>
          <w:spacing w:val="1"/>
        </w:rPr>
        <w:t xml:space="preserve"> </w:t>
      </w:r>
      <w:proofErr w:type="spellStart"/>
      <w:r>
        <w:t>pendaftaran</w:t>
      </w:r>
      <w:proofErr w:type="spellEnd"/>
      <w:r>
        <w:t xml:space="preserve"> </w:t>
      </w:r>
      <w:proofErr w:type="spellStart"/>
      <w:r>
        <w:t>pasien</w:t>
      </w:r>
      <w:proofErr w:type="spellEnd"/>
      <w:r w:rsidRPr="00130591">
        <w:rPr>
          <w:spacing w:val="1"/>
        </w:rPr>
        <w:t xml:space="preserve"> </w:t>
      </w:r>
      <w:proofErr w:type="spellStart"/>
      <w:r>
        <w:t>secara</w:t>
      </w:r>
      <w:proofErr w:type="spellEnd"/>
      <w:r w:rsidRPr="00130591">
        <w:rPr>
          <w:spacing w:val="1"/>
        </w:rPr>
        <w:t xml:space="preserve"> </w:t>
      </w:r>
      <w:r>
        <w:t>manual</w:t>
      </w:r>
      <w:r w:rsidRPr="00130591">
        <w:rPr>
          <w:spacing w:val="1"/>
        </w:rPr>
        <w:t xml:space="preserve"> </w:t>
      </w:r>
      <w:r>
        <w:rPr>
          <w:spacing w:val="1"/>
        </w:rPr>
        <w:t xml:space="preserve">oleh </w:t>
      </w:r>
      <w:proofErr w:type="spellStart"/>
      <w:r>
        <w:rPr>
          <w:spacing w:val="1"/>
        </w:rPr>
        <w:t>petugas</w:t>
      </w:r>
      <w:proofErr w:type="spellEnd"/>
      <w:r>
        <w:rPr>
          <w:spacing w:val="1"/>
        </w:rPr>
        <w:t xml:space="preserve"> </w:t>
      </w:r>
      <w:proofErr w:type="spellStart"/>
      <w:r>
        <w:rPr>
          <w:spacing w:val="1"/>
        </w:rPr>
        <w:t>pendaftaran</w:t>
      </w:r>
      <w:proofErr w:type="spellEnd"/>
      <w:r>
        <w:rPr>
          <w:spacing w:val="1"/>
        </w:rPr>
        <w:t xml:space="preserve"> </w:t>
      </w:r>
      <w:r>
        <w:t>yang</w:t>
      </w:r>
      <w:r w:rsidRPr="00130591">
        <w:rPr>
          <w:spacing w:val="1"/>
        </w:rPr>
        <w:t xml:space="preserve"> </w:t>
      </w:r>
      <w:proofErr w:type="spellStart"/>
      <w:r>
        <w:t>saat</w:t>
      </w:r>
      <w:proofErr w:type="spellEnd"/>
      <w:r>
        <w:t xml:space="preserve"> </w:t>
      </w:r>
      <w:proofErr w:type="spellStart"/>
      <w:r>
        <w:t>ini</w:t>
      </w:r>
      <w:proofErr w:type="spellEnd"/>
      <w:r>
        <w:t xml:space="preserve"> </w:t>
      </w:r>
      <w:proofErr w:type="spellStart"/>
      <w:r>
        <w:t>berjalan</w:t>
      </w:r>
      <w:proofErr w:type="spellEnd"/>
      <w:r>
        <w:t xml:space="preserve"> </w:t>
      </w:r>
      <w:proofErr w:type="spellStart"/>
      <w:r>
        <w:t>kurang</w:t>
      </w:r>
      <w:proofErr w:type="spellEnd"/>
      <w:r>
        <w:t xml:space="preserve"> </w:t>
      </w:r>
      <w:proofErr w:type="spellStart"/>
      <w:r>
        <w:t>efektif</w:t>
      </w:r>
      <w:proofErr w:type="spellEnd"/>
      <w:r>
        <w:t xml:space="preserve"> dan </w:t>
      </w:r>
      <w:proofErr w:type="spellStart"/>
      <w:r>
        <w:t>efisien</w:t>
      </w:r>
      <w:proofErr w:type="spellEnd"/>
      <w:r>
        <w:t>.</w:t>
      </w:r>
    </w:p>
    <w:p w14:paraId="3036813B" w14:textId="77777777" w:rsidR="00697E6B" w:rsidRPr="00130591" w:rsidRDefault="00697E6B" w:rsidP="00697E6B">
      <w:pPr>
        <w:pStyle w:val="ListParagraph"/>
        <w:numPr>
          <w:ilvl w:val="0"/>
          <w:numId w:val="47"/>
        </w:numPr>
        <w:ind w:left="1260" w:right="18" w:hanging="540"/>
        <w:rPr>
          <w:lang w:val="en-ID"/>
        </w:rPr>
      </w:pPr>
      <w:proofErr w:type="spellStart"/>
      <w:r>
        <w:t>Adanya</w:t>
      </w:r>
      <w:proofErr w:type="spellEnd"/>
      <w:r>
        <w:t xml:space="preserve"> proses manual </w:t>
      </w:r>
      <w:proofErr w:type="spellStart"/>
      <w:r>
        <w:t>tersebut</w:t>
      </w:r>
      <w:proofErr w:type="spellEnd"/>
      <w:r>
        <w:t xml:space="preserve"> </w:t>
      </w:r>
      <w:proofErr w:type="spellStart"/>
      <w:r>
        <w:t>dapat</w:t>
      </w:r>
      <w:proofErr w:type="spellEnd"/>
      <w:r>
        <w:t xml:space="preserve"> </w:t>
      </w:r>
      <w:proofErr w:type="spellStart"/>
      <w:r>
        <w:t>menambah</w:t>
      </w:r>
      <w:proofErr w:type="spellEnd"/>
      <w:r>
        <w:t xml:space="preserve"> lama </w:t>
      </w:r>
      <w:proofErr w:type="spellStart"/>
      <w:r>
        <w:t>pelayanan</w:t>
      </w:r>
      <w:proofErr w:type="spellEnd"/>
      <w:r>
        <w:t xml:space="preserve"> </w:t>
      </w:r>
      <w:proofErr w:type="spellStart"/>
      <w:r>
        <w:t>karena</w:t>
      </w:r>
      <w:proofErr w:type="spellEnd"/>
      <w:r>
        <w:t xml:space="preserve"> </w:t>
      </w:r>
      <w:proofErr w:type="spellStart"/>
      <w:r>
        <w:t>petugas</w:t>
      </w:r>
      <w:proofErr w:type="spellEnd"/>
      <w:r>
        <w:t xml:space="preserve"> </w:t>
      </w:r>
      <w:proofErr w:type="spellStart"/>
      <w:r>
        <w:t>tidak</w:t>
      </w:r>
      <w:proofErr w:type="spellEnd"/>
      <w:r>
        <w:t xml:space="preserve"> </w:t>
      </w:r>
      <w:proofErr w:type="spellStart"/>
      <w:r>
        <w:t>selalu</w:t>
      </w:r>
      <w:proofErr w:type="spellEnd"/>
      <w:r>
        <w:t xml:space="preserve"> </w:t>
      </w:r>
      <w:proofErr w:type="spellStart"/>
      <w:r>
        <w:t>siap</w:t>
      </w:r>
      <w:proofErr w:type="spellEnd"/>
      <w:r>
        <w:t xml:space="preserve"> </w:t>
      </w:r>
      <w:proofErr w:type="spellStart"/>
      <w:r>
        <w:t>setiap</w:t>
      </w:r>
      <w:proofErr w:type="spellEnd"/>
      <w:r>
        <w:t xml:space="preserve"> </w:t>
      </w:r>
      <w:proofErr w:type="spellStart"/>
      <w:r>
        <w:t>ada</w:t>
      </w:r>
      <w:proofErr w:type="spellEnd"/>
      <w:r>
        <w:t xml:space="preserve"> </w:t>
      </w:r>
      <w:proofErr w:type="spellStart"/>
      <w:r>
        <w:t>pasien</w:t>
      </w:r>
      <w:proofErr w:type="spellEnd"/>
      <w:r>
        <w:t xml:space="preserve"> yang </w:t>
      </w:r>
      <w:proofErr w:type="spellStart"/>
      <w:r>
        <w:t>melakukan</w:t>
      </w:r>
      <w:proofErr w:type="spellEnd"/>
      <w:r>
        <w:t xml:space="preserve"> </w:t>
      </w:r>
      <w:proofErr w:type="spellStart"/>
      <w:r>
        <w:t>pendaftaran</w:t>
      </w:r>
      <w:proofErr w:type="spellEnd"/>
      <w:r>
        <w:t xml:space="preserve"> </w:t>
      </w:r>
      <w:proofErr w:type="spellStart"/>
      <w:r>
        <w:t>melalui</w:t>
      </w:r>
      <w:proofErr w:type="spellEnd"/>
      <w:r>
        <w:t xml:space="preserve"> </w:t>
      </w:r>
      <w:proofErr w:type="spellStart"/>
      <w:r>
        <w:t>aplikasi</w:t>
      </w:r>
      <w:proofErr w:type="spellEnd"/>
      <w:r>
        <w:t xml:space="preserve"> </w:t>
      </w:r>
      <w:proofErr w:type="spellStart"/>
      <w:r>
        <w:t>whatsapp</w:t>
      </w:r>
      <w:proofErr w:type="spellEnd"/>
      <w:r>
        <w:t>.</w:t>
      </w:r>
    </w:p>
    <w:p w14:paraId="6391BB37" w14:textId="163B54B4" w:rsidR="00130591" w:rsidRDefault="00130591" w:rsidP="00130591">
      <w:pPr>
        <w:pStyle w:val="Heading2"/>
        <w:rPr>
          <w:lang w:val="en-ID"/>
        </w:rPr>
      </w:pPr>
      <w:bookmarkStart w:id="1556" w:name="_Toc94886084"/>
      <w:proofErr w:type="spellStart"/>
      <w:r w:rsidRPr="00130591">
        <w:rPr>
          <w:lang w:val="en-ID"/>
        </w:rPr>
        <w:t>Usulan</w:t>
      </w:r>
      <w:proofErr w:type="spellEnd"/>
      <w:r w:rsidRPr="00130591">
        <w:rPr>
          <w:lang w:val="en-ID"/>
        </w:rPr>
        <w:t xml:space="preserve"> </w:t>
      </w:r>
      <w:proofErr w:type="spellStart"/>
      <w:r w:rsidRPr="00130591">
        <w:rPr>
          <w:lang w:val="en-ID"/>
        </w:rPr>
        <w:t>Sistem</w:t>
      </w:r>
      <w:bookmarkEnd w:id="1556"/>
      <w:proofErr w:type="spellEnd"/>
    </w:p>
    <w:p w14:paraId="7D2D2E51" w14:textId="67DEDA7D" w:rsidR="00697E6B" w:rsidRDefault="00697E6B" w:rsidP="00697E6B">
      <w:pPr>
        <w:ind w:left="720" w:firstLine="540"/>
      </w:pPr>
      <w:proofErr w:type="spellStart"/>
      <w:r>
        <w:t>Sistem</w:t>
      </w:r>
      <w:proofErr w:type="spellEnd"/>
      <w:r>
        <w:t xml:space="preserve"> yang </w:t>
      </w:r>
      <w:proofErr w:type="spellStart"/>
      <w:r>
        <w:t>akan</w:t>
      </w:r>
      <w:proofErr w:type="spellEnd"/>
      <w:r>
        <w:t xml:space="preserve"> </w:t>
      </w:r>
      <w:proofErr w:type="spellStart"/>
      <w:r>
        <w:t>dibangun</w:t>
      </w:r>
      <w:proofErr w:type="spellEnd"/>
      <w:r>
        <w:t xml:space="preserve"> </w:t>
      </w:r>
      <w:proofErr w:type="spellStart"/>
      <w:r>
        <w:t>adalah</w:t>
      </w:r>
      <w:proofErr w:type="spellEnd"/>
      <w:r>
        <w:t xml:space="preserve"> </w:t>
      </w:r>
      <w:proofErr w:type="spellStart"/>
      <w:r>
        <w:t>sistem</w:t>
      </w:r>
      <w:proofErr w:type="spellEnd"/>
      <w:r>
        <w:t xml:space="preserve"> </w:t>
      </w:r>
      <w:proofErr w:type="spellStart"/>
      <w:r>
        <w:t>pendaftaran</w:t>
      </w:r>
      <w:proofErr w:type="spellEnd"/>
      <w:r>
        <w:t xml:space="preserve"> </w:t>
      </w:r>
      <w:proofErr w:type="spellStart"/>
      <w:r>
        <w:t>pasien</w:t>
      </w:r>
      <w:proofErr w:type="spellEnd"/>
      <w:r>
        <w:t xml:space="preserve"> </w:t>
      </w:r>
      <w:proofErr w:type="spellStart"/>
      <w:r>
        <w:t>melalui</w:t>
      </w:r>
      <w:proofErr w:type="spellEnd"/>
      <w:r>
        <w:t xml:space="preserve"> </w:t>
      </w:r>
      <w:proofErr w:type="spellStart"/>
      <w:r>
        <w:t>aplikasi</w:t>
      </w:r>
      <w:proofErr w:type="spellEnd"/>
      <w:r>
        <w:t xml:space="preserve"> </w:t>
      </w:r>
      <w:proofErr w:type="spellStart"/>
      <w:r>
        <w:t>whatsapp</w:t>
      </w:r>
      <w:proofErr w:type="spellEnd"/>
      <w:r>
        <w:t xml:space="preserve"> yang </w:t>
      </w:r>
      <w:proofErr w:type="spellStart"/>
      <w:r>
        <w:t>akan</w:t>
      </w:r>
      <w:proofErr w:type="spellEnd"/>
      <w:r>
        <w:t xml:space="preserve"> </w:t>
      </w:r>
      <w:proofErr w:type="spellStart"/>
      <w:r>
        <w:t>dibalas</w:t>
      </w:r>
      <w:proofErr w:type="spellEnd"/>
      <w:r>
        <w:t xml:space="preserve"> dan </w:t>
      </w:r>
      <w:proofErr w:type="spellStart"/>
      <w:r>
        <w:t>diproses</w:t>
      </w:r>
      <w:proofErr w:type="spellEnd"/>
      <w:r>
        <w:t xml:space="preserve"> </w:t>
      </w:r>
      <w:proofErr w:type="spellStart"/>
      <w:r>
        <w:t>secara</w:t>
      </w:r>
      <w:proofErr w:type="spellEnd"/>
      <w:r>
        <w:t xml:space="preserve"> </w:t>
      </w:r>
      <w:proofErr w:type="spellStart"/>
      <w:r>
        <w:t>otomatis</w:t>
      </w:r>
      <w:proofErr w:type="spellEnd"/>
      <w:r w:rsidR="001630DA">
        <w:t xml:space="preserve"> </w:t>
      </w:r>
      <w:proofErr w:type="spellStart"/>
      <w:r w:rsidR="001630DA">
        <w:t>ke</w:t>
      </w:r>
      <w:proofErr w:type="spellEnd"/>
      <w:r w:rsidR="001630DA">
        <w:t xml:space="preserve"> </w:t>
      </w:r>
      <w:proofErr w:type="spellStart"/>
      <w:r w:rsidR="001630DA">
        <w:t>dalam</w:t>
      </w:r>
      <w:proofErr w:type="spellEnd"/>
      <w:r w:rsidR="001630DA">
        <w:t xml:space="preserve"> </w:t>
      </w:r>
      <w:proofErr w:type="spellStart"/>
      <w:r w:rsidR="001630DA">
        <w:t>sistem</w:t>
      </w:r>
      <w:proofErr w:type="spellEnd"/>
      <w:r w:rsidR="001630DA">
        <w:t xml:space="preserve"> </w:t>
      </w:r>
      <w:proofErr w:type="spellStart"/>
      <w:r w:rsidR="001630DA">
        <w:t>informasi</w:t>
      </w:r>
      <w:proofErr w:type="spellEnd"/>
      <w:r w:rsidR="001630DA">
        <w:t xml:space="preserve"> </w:t>
      </w:r>
      <w:proofErr w:type="spellStart"/>
      <w:r w:rsidR="001630DA">
        <w:t>rumah</w:t>
      </w:r>
      <w:proofErr w:type="spellEnd"/>
      <w:r w:rsidR="001630DA">
        <w:t xml:space="preserve"> </w:t>
      </w:r>
      <w:proofErr w:type="spellStart"/>
      <w:r w:rsidR="001630DA">
        <w:t>sakit</w:t>
      </w:r>
      <w:proofErr w:type="spellEnd"/>
      <w:r>
        <w:t xml:space="preserve"> oleh </w:t>
      </w:r>
      <w:proofErr w:type="spellStart"/>
      <w:r>
        <w:t>sistem</w:t>
      </w:r>
      <w:proofErr w:type="spellEnd"/>
      <w:r>
        <w:t xml:space="preserve"> chatbot.</w:t>
      </w:r>
    </w:p>
    <w:p w14:paraId="6B70E990" w14:textId="0469A526" w:rsidR="005B7229" w:rsidRDefault="005B7229" w:rsidP="00697E6B">
      <w:pPr>
        <w:ind w:left="720" w:firstLine="540"/>
      </w:pPr>
      <w:r>
        <w:t xml:space="preserve">Adapun </w:t>
      </w:r>
      <w:proofErr w:type="spellStart"/>
      <w:r>
        <w:t>alur</w:t>
      </w:r>
      <w:proofErr w:type="spellEnd"/>
      <w:r>
        <w:t xml:space="preserve"> </w:t>
      </w:r>
      <w:proofErr w:type="spellStart"/>
      <w:r>
        <w:t>pendaftaran</w:t>
      </w:r>
      <w:proofErr w:type="spellEnd"/>
      <w:r>
        <w:t xml:space="preserve"> </w:t>
      </w:r>
      <w:proofErr w:type="spellStart"/>
      <w:r>
        <w:t>berubah</w:t>
      </w:r>
      <w:proofErr w:type="spellEnd"/>
      <w:r>
        <w:t xml:space="preserve"> </w:t>
      </w:r>
      <w:proofErr w:type="spellStart"/>
      <w:r>
        <w:t>menjadi</w:t>
      </w:r>
      <w:proofErr w:type="spellEnd"/>
      <w:r>
        <w:t xml:space="preserve"> </w:t>
      </w:r>
      <w:proofErr w:type="spellStart"/>
      <w:r>
        <w:t>sebagai</w:t>
      </w:r>
      <w:proofErr w:type="spellEnd"/>
      <w:r>
        <w:t xml:space="preserve"> </w:t>
      </w:r>
      <w:proofErr w:type="spellStart"/>
      <w:r>
        <w:t>berikut</w:t>
      </w:r>
      <w:proofErr w:type="spellEnd"/>
      <w:r>
        <w:t>:</w:t>
      </w:r>
    </w:p>
    <w:p w14:paraId="63F1621E" w14:textId="5B88AF4A" w:rsidR="005B7229" w:rsidRDefault="005B7229" w:rsidP="005B7229">
      <w:pPr>
        <w:pStyle w:val="ListParagraph"/>
        <w:numPr>
          <w:ilvl w:val="0"/>
          <w:numId w:val="49"/>
        </w:numPr>
      </w:pPr>
      <w:proofErr w:type="spellStart"/>
      <w:r>
        <w:lastRenderedPageBreak/>
        <w:t>Pasien</w:t>
      </w:r>
      <w:proofErr w:type="spellEnd"/>
      <w:r>
        <w:t xml:space="preserve"> </w:t>
      </w:r>
      <w:proofErr w:type="spellStart"/>
      <w:r>
        <w:t>melakukan</w:t>
      </w:r>
      <w:proofErr w:type="spellEnd"/>
      <w:r>
        <w:t xml:space="preserve"> </w:t>
      </w:r>
      <w:proofErr w:type="spellStart"/>
      <w:r>
        <w:t>pendaftaran</w:t>
      </w:r>
      <w:proofErr w:type="spellEnd"/>
      <w:r>
        <w:t xml:space="preserve"> </w:t>
      </w:r>
      <w:proofErr w:type="spellStart"/>
      <w:r>
        <w:t>melalui</w:t>
      </w:r>
      <w:proofErr w:type="spellEnd"/>
      <w:r>
        <w:t xml:space="preserve"> </w:t>
      </w:r>
      <w:proofErr w:type="spellStart"/>
      <w:r>
        <w:t>aplikasi</w:t>
      </w:r>
      <w:proofErr w:type="spellEnd"/>
      <w:r>
        <w:t xml:space="preserve"> </w:t>
      </w:r>
      <w:proofErr w:type="spellStart"/>
      <w:r>
        <w:t>whatsapp</w:t>
      </w:r>
      <w:proofErr w:type="spellEnd"/>
      <w:r>
        <w:t>.</w:t>
      </w:r>
    </w:p>
    <w:p w14:paraId="25B98380" w14:textId="721D4884" w:rsidR="005B7229" w:rsidRDefault="005B7229" w:rsidP="005B7229">
      <w:pPr>
        <w:pStyle w:val="ListParagraph"/>
        <w:numPr>
          <w:ilvl w:val="0"/>
          <w:numId w:val="49"/>
        </w:numPr>
      </w:pPr>
      <w:proofErr w:type="spellStart"/>
      <w:r>
        <w:t>Sistem</w:t>
      </w:r>
      <w:proofErr w:type="spellEnd"/>
      <w:r>
        <w:t xml:space="preserve"> chatbot </w:t>
      </w:r>
      <w:proofErr w:type="spellStart"/>
      <w:r>
        <w:t>akan</w:t>
      </w:r>
      <w:proofErr w:type="spellEnd"/>
      <w:r>
        <w:t xml:space="preserve"> </w:t>
      </w:r>
      <w:proofErr w:type="spellStart"/>
      <w:r>
        <w:t>membalas</w:t>
      </w:r>
      <w:proofErr w:type="spellEnd"/>
      <w:r>
        <w:t xml:space="preserve"> dan </w:t>
      </w:r>
      <w:proofErr w:type="spellStart"/>
      <w:r>
        <w:t>memproses</w:t>
      </w:r>
      <w:proofErr w:type="spellEnd"/>
      <w:r>
        <w:t xml:space="preserve"> </w:t>
      </w:r>
      <w:proofErr w:type="spellStart"/>
      <w:r>
        <w:t>pendaftaran</w:t>
      </w:r>
      <w:proofErr w:type="spellEnd"/>
      <w:r>
        <w:t xml:space="preserve"> </w:t>
      </w:r>
      <w:proofErr w:type="spellStart"/>
      <w:r>
        <w:t>otomatis</w:t>
      </w:r>
      <w:proofErr w:type="spellEnd"/>
      <w:r>
        <w:t xml:space="preserve"> </w:t>
      </w:r>
      <w:proofErr w:type="spellStart"/>
      <w:r>
        <w:t>ke</w:t>
      </w:r>
      <w:proofErr w:type="spellEnd"/>
      <w:r>
        <w:t xml:space="preserve"> </w:t>
      </w:r>
      <w:proofErr w:type="spellStart"/>
      <w:r>
        <w:t>dalam</w:t>
      </w:r>
      <w:proofErr w:type="spellEnd"/>
      <w:r>
        <w:t xml:space="preserve"> </w:t>
      </w:r>
      <w:proofErr w:type="spellStart"/>
      <w:r>
        <w:t>Sistem</w:t>
      </w:r>
      <w:proofErr w:type="spellEnd"/>
      <w:r>
        <w:t xml:space="preserve"> </w:t>
      </w:r>
      <w:proofErr w:type="spellStart"/>
      <w:r>
        <w:t>Informasi</w:t>
      </w:r>
      <w:proofErr w:type="spellEnd"/>
      <w:r>
        <w:t xml:space="preserve"> </w:t>
      </w:r>
      <w:proofErr w:type="spellStart"/>
      <w:r>
        <w:t>Rumah</w:t>
      </w:r>
      <w:proofErr w:type="spellEnd"/>
      <w:r>
        <w:t xml:space="preserve"> Sakit.</w:t>
      </w:r>
    </w:p>
    <w:p w14:paraId="37A8C3A5" w14:textId="7084F579" w:rsidR="001630DA" w:rsidRDefault="001630DA" w:rsidP="00697E6B">
      <w:pPr>
        <w:ind w:left="720" w:firstLine="540"/>
      </w:pPr>
      <w:proofErr w:type="spellStart"/>
      <w:r>
        <w:t>Berikut</w:t>
      </w:r>
      <w:proofErr w:type="spellEnd"/>
      <w:r>
        <w:t xml:space="preserve"> </w:t>
      </w:r>
      <w:proofErr w:type="spellStart"/>
      <w:r>
        <w:t>adalah</w:t>
      </w:r>
      <w:proofErr w:type="spellEnd"/>
      <w:r>
        <w:t xml:space="preserve"> </w:t>
      </w:r>
      <w:proofErr w:type="spellStart"/>
      <w:r>
        <w:t>contoh</w:t>
      </w:r>
      <w:proofErr w:type="spellEnd"/>
      <w:r>
        <w:t xml:space="preserve"> </w:t>
      </w:r>
      <w:proofErr w:type="spellStart"/>
      <w:r>
        <w:t>pendaftaran</w:t>
      </w:r>
      <w:proofErr w:type="spellEnd"/>
      <w:r>
        <w:t xml:space="preserve"> </w:t>
      </w:r>
      <w:proofErr w:type="spellStart"/>
      <w:r>
        <w:t>melalui</w:t>
      </w:r>
      <w:proofErr w:type="spellEnd"/>
      <w:r>
        <w:t xml:space="preserve"> </w:t>
      </w:r>
      <w:proofErr w:type="spellStart"/>
      <w:r>
        <w:t>aplikasi</w:t>
      </w:r>
      <w:proofErr w:type="spellEnd"/>
      <w:r>
        <w:t xml:space="preserve"> </w:t>
      </w:r>
      <w:proofErr w:type="spellStart"/>
      <w:r>
        <w:t>whatsapp</w:t>
      </w:r>
      <w:proofErr w:type="spellEnd"/>
    </w:p>
    <w:p w14:paraId="37CA0E2E" w14:textId="0AA99B02" w:rsidR="001630DA" w:rsidRDefault="001630DA" w:rsidP="005B7229">
      <w:pPr>
        <w:tabs>
          <w:tab w:val="left" w:pos="1080"/>
        </w:tabs>
        <w:rPr>
          <w:lang w:val="en-ID"/>
        </w:rPr>
      </w:pPr>
      <w:r>
        <w:rPr>
          <w:noProof/>
        </w:rPr>
        <w:drawing>
          <wp:inline distT="0" distB="0" distL="0" distR="0" wp14:anchorId="10B6A16A" wp14:editId="64C45C6B">
            <wp:extent cx="1765005" cy="299896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0">
                      <a:extLst>
                        <a:ext uri="{28A0092B-C50C-407E-A947-70E740481C1C}">
                          <a14:useLocalDpi xmlns:a14="http://schemas.microsoft.com/office/drawing/2010/main" val="0"/>
                        </a:ext>
                      </a:extLst>
                    </a:blip>
                    <a:srcRect b="73331"/>
                    <a:stretch/>
                  </pic:blipFill>
                  <pic:spPr bwMode="auto">
                    <a:xfrm>
                      <a:off x="0" y="0"/>
                      <a:ext cx="1771961" cy="3010783"/>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688C518A" wp14:editId="17AF33B9">
            <wp:extent cx="1913861" cy="300888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0">
                      <a:extLst>
                        <a:ext uri="{28A0092B-C50C-407E-A947-70E740481C1C}">
                          <a14:useLocalDpi xmlns:a14="http://schemas.microsoft.com/office/drawing/2010/main" val="0"/>
                        </a:ext>
                      </a:extLst>
                    </a:blip>
                    <a:srcRect t="26293" b="49031"/>
                    <a:stretch/>
                  </pic:blipFill>
                  <pic:spPr bwMode="auto">
                    <a:xfrm>
                      <a:off x="0" y="0"/>
                      <a:ext cx="1927829" cy="3030850"/>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7028B210" wp14:editId="1A0DEBBE">
            <wp:extent cx="1338505" cy="421013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0">
                      <a:extLst>
                        <a:ext uri="{28A0092B-C50C-407E-A947-70E740481C1C}">
                          <a14:useLocalDpi xmlns:a14="http://schemas.microsoft.com/office/drawing/2010/main" val="0"/>
                        </a:ext>
                      </a:extLst>
                    </a:blip>
                    <a:srcRect t="50731" b="-100"/>
                    <a:stretch/>
                  </pic:blipFill>
                  <pic:spPr bwMode="auto">
                    <a:xfrm>
                      <a:off x="0" y="0"/>
                      <a:ext cx="1338505" cy="4210139"/>
                    </a:xfrm>
                    <a:prstGeom prst="rect">
                      <a:avLst/>
                    </a:prstGeom>
                    <a:noFill/>
                    <a:ln>
                      <a:noFill/>
                    </a:ln>
                    <a:extLst>
                      <a:ext uri="{53640926-AAD7-44D8-BBD7-CCE9431645EC}">
                        <a14:shadowObscured xmlns:a14="http://schemas.microsoft.com/office/drawing/2010/main"/>
                      </a:ext>
                    </a:extLst>
                  </pic:spPr>
                </pic:pic>
              </a:graphicData>
            </a:graphic>
          </wp:inline>
        </w:drawing>
      </w:r>
    </w:p>
    <w:p w14:paraId="27AC44DD" w14:textId="147571C5" w:rsidR="00E95BC7" w:rsidRPr="00E95BC7" w:rsidRDefault="00E95BC7" w:rsidP="00E95BC7">
      <w:pPr>
        <w:tabs>
          <w:tab w:val="left" w:pos="1080"/>
        </w:tabs>
        <w:ind w:firstLine="540"/>
        <w:jc w:val="center"/>
        <w:rPr>
          <w:sz w:val="20"/>
          <w:szCs w:val="18"/>
          <w:lang w:val="en-ID"/>
        </w:rPr>
      </w:pPr>
      <w:r w:rsidRPr="00E95BC7">
        <w:rPr>
          <w:sz w:val="20"/>
          <w:szCs w:val="18"/>
          <w:lang w:val="en-ID"/>
        </w:rPr>
        <w:t xml:space="preserve">Gambar 4.1 </w:t>
      </w:r>
      <w:proofErr w:type="spellStart"/>
      <w:r w:rsidRPr="00E95BC7">
        <w:rPr>
          <w:sz w:val="20"/>
          <w:szCs w:val="18"/>
          <w:lang w:val="en-ID"/>
        </w:rPr>
        <w:t>Contoh</w:t>
      </w:r>
      <w:proofErr w:type="spellEnd"/>
      <w:r w:rsidRPr="00E95BC7">
        <w:rPr>
          <w:sz w:val="20"/>
          <w:szCs w:val="18"/>
          <w:lang w:val="en-ID"/>
        </w:rPr>
        <w:t xml:space="preserve"> </w:t>
      </w:r>
      <w:proofErr w:type="spellStart"/>
      <w:r w:rsidRPr="00E95BC7">
        <w:rPr>
          <w:sz w:val="20"/>
          <w:szCs w:val="18"/>
          <w:lang w:val="en-ID"/>
        </w:rPr>
        <w:t>pesan</w:t>
      </w:r>
      <w:proofErr w:type="spellEnd"/>
      <w:r w:rsidRPr="00E95BC7">
        <w:rPr>
          <w:sz w:val="20"/>
          <w:szCs w:val="18"/>
          <w:lang w:val="en-ID"/>
        </w:rPr>
        <w:t xml:space="preserve"> yang </w:t>
      </w:r>
      <w:proofErr w:type="spellStart"/>
      <w:r w:rsidRPr="00E95BC7">
        <w:rPr>
          <w:sz w:val="20"/>
          <w:szCs w:val="18"/>
          <w:lang w:val="en-ID"/>
        </w:rPr>
        <w:t>dibalas</w:t>
      </w:r>
      <w:proofErr w:type="spellEnd"/>
      <w:r w:rsidRPr="00E95BC7">
        <w:rPr>
          <w:sz w:val="20"/>
          <w:szCs w:val="18"/>
          <w:lang w:val="en-ID"/>
        </w:rPr>
        <w:t xml:space="preserve"> dan </w:t>
      </w:r>
      <w:proofErr w:type="spellStart"/>
      <w:r w:rsidRPr="00E95BC7">
        <w:rPr>
          <w:sz w:val="20"/>
          <w:szCs w:val="18"/>
          <w:lang w:val="en-ID"/>
        </w:rPr>
        <w:t>diproses</w:t>
      </w:r>
      <w:proofErr w:type="spellEnd"/>
      <w:r w:rsidRPr="00E95BC7">
        <w:rPr>
          <w:sz w:val="20"/>
          <w:szCs w:val="18"/>
          <w:lang w:val="en-ID"/>
        </w:rPr>
        <w:t xml:space="preserve"> </w:t>
      </w:r>
      <w:proofErr w:type="spellStart"/>
      <w:r w:rsidRPr="00E95BC7">
        <w:rPr>
          <w:sz w:val="20"/>
          <w:szCs w:val="18"/>
          <w:lang w:val="en-ID"/>
        </w:rPr>
        <w:t>otomatis</w:t>
      </w:r>
      <w:proofErr w:type="spellEnd"/>
      <w:r w:rsidRPr="00E95BC7">
        <w:rPr>
          <w:sz w:val="20"/>
          <w:szCs w:val="18"/>
          <w:lang w:val="en-ID"/>
        </w:rPr>
        <w:t xml:space="preserve"> oleh chatbot</w:t>
      </w:r>
    </w:p>
    <w:p w14:paraId="79C6916B" w14:textId="7243372B" w:rsidR="00E95BC7" w:rsidRDefault="005B7229" w:rsidP="005B7229">
      <w:pPr>
        <w:tabs>
          <w:tab w:val="left" w:pos="1080"/>
        </w:tabs>
        <w:rPr>
          <w:lang w:val="en-ID"/>
        </w:rPr>
      </w:pPr>
      <w:r>
        <w:rPr>
          <w:noProof/>
        </w:rPr>
        <w:lastRenderedPageBreak/>
        <w:drawing>
          <wp:inline distT="0" distB="0" distL="0" distR="0" wp14:anchorId="17A85992" wp14:editId="3D0AF5BA">
            <wp:extent cx="4948849" cy="1426978"/>
            <wp:effectExtent l="19050" t="19050" r="4445"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1">
                      <a:extLst>
                        <a:ext uri="{28A0092B-C50C-407E-A947-70E740481C1C}">
                          <a14:useLocalDpi xmlns:a14="http://schemas.microsoft.com/office/drawing/2010/main" val="0"/>
                        </a:ext>
                      </a:extLst>
                    </a:blip>
                    <a:srcRect t="-813" r="56898" b="72282"/>
                    <a:stretch/>
                  </pic:blipFill>
                  <pic:spPr bwMode="auto">
                    <a:xfrm>
                      <a:off x="0" y="0"/>
                      <a:ext cx="4990912" cy="1439107"/>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r w:rsidR="00E95BC7">
        <w:rPr>
          <w:noProof/>
        </w:rPr>
        <w:drawing>
          <wp:inline distT="0" distB="0" distL="0" distR="0" wp14:anchorId="03C11A4F" wp14:editId="08842BCA">
            <wp:extent cx="4954571" cy="2171257"/>
            <wp:effectExtent l="19050" t="1905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1">
                      <a:extLst>
                        <a:ext uri="{28A0092B-C50C-407E-A947-70E740481C1C}">
                          <a14:useLocalDpi xmlns:a14="http://schemas.microsoft.com/office/drawing/2010/main" val="0"/>
                        </a:ext>
                      </a:extLst>
                    </a:blip>
                    <a:srcRect l="43661" t="2207" r="6439" b="47624"/>
                    <a:stretch/>
                  </pic:blipFill>
                  <pic:spPr bwMode="auto">
                    <a:xfrm>
                      <a:off x="0" y="0"/>
                      <a:ext cx="5074375" cy="2223759"/>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31F99C1" w14:textId="0D2C5BF5" w:rsidR="00E95BC7" w:rsidRPr="00130591" w:rsidRDefault="00E95BC7" w:rsidP="00E95BC7">
      <w:pPr>
        <w:tabs>
          <w:tab w:val="left" w:pos="1080"/>
        </w:tabs>
        <w:ind w:firstLine="540"/>
        <w:jc w:val="center"/>
        <w:rPr>
          <w:sz w:val="20"/>
          <w:szCs w:val="18"/>
          <w:lang w:val="en-ID"/>
        </w:rPr>
      </w:pPr>
      <w:r w:rsidRPr="00E95BC7">
        <w:rPr>
          <w:sz w:val="20"/>
          <w:szCs w:val="18"/>
          <w:lang w:val="en-ID"/>
        </w:rPr>
        <w:t xml:space="preserve">Gambar 4.2 </w:t>
      </w:r>
      <w:proofErr w:type="spellStart"/>
      <w:r w:rsidRPr="00E95BC7">
        <w:rPr>
          <w:sz w:val="20"/>
          <w:szCs w:val="18"/>
          <w:lang w:val="en-ID"/>
        </w:rPr>
        <w:t>Pasien</w:t>
      </w:r>
      <w:proofErr w:type="spellEnd"/>
      <w:r w:rsidRPr="00E95BC7">
        <w:rPr>
          <w:sz w:val="20"/>
          <w:szCs w:val="18"/>
          <w:lang w:val="en-ID"/>
        </w:rPr>
        <w:t xml:space="preserve"> yang </w:t>
      </w:r>
      <w:proofErr w:type="spellStart"/>
      <w:r w:rsidRPr="00E95BC7">
        <w:rPr>
          <w:sz w:val="20"/>
          <w:szCs w:val="18"/>
          <w:lang w:val="en-ID"/>
        </w:rPr>
        <w:t>mendaftar</w:t>
      </w:r>
      <w:proofErr w:type="spellEnd"/>
      <w:r w:rsidRPr="00E95BC7">
        <w:rPr>
          <w:sz w:val="20"/>
          <w:szCs w:val="18"/>
          <w:lang w:val="en-ID"/>
        </w:rPr>
        <w:t xml:space="preserve"> </w:t>
      </w:r>
      <w:proofErr w:type="spellStart"/>
      <w:r w:rsidRPr="00E95BC7">
        <w:rPr>
          <w:sz w:val="20"/>
          <w:szCs w:val="18"/>
          <w:lang w:val="en-ID"/>
        </w:rPr>
        <w:t>melalui</w:t>
      </w:r>
      <w:proofErr w:type="spellEnd"/>
      <w:r w:rsidRPr="00E95BC7">
        <w:rPr>
          <w:sz w:val="20"/>
          <w:szCs w:val="18"/>
          <w:lang w:val="en-ID"/>
        </w:rPr>
        <w:t xml:space="preserve"> </w:t>
      </w:r>
      <w:proofErr w:type="spellStart"/>
      <w:r w:rsidRPr="00E95BC7">
        <w:rPr>
          <w:sz w:val="20"/>
          <w:szCs w:val="18"/>
          <w:lang w:val="en-ID"/>
        </w:rPr>
        <w:t>aplikasi</w:t>
      </w:r>
      <w:proofErr w:type="spellEnd"/>
      <w:r w:rsidRPr="00E95BC7">
        <w:rPr>
          <w:sz w:val="20"/>
          <w:szCs w:val="18"/>
          <w:lang w:val="en-ID"/>
        </w:rPr>
        <w:t xml:space="preserve"> </w:t>
      </w:r>
      <w:proofErr w:type="spellStart"/>
      <w:r w:rsidRPr="00E95BC7">
        <w:rPr>
          <w:sz w:val="20"/>
          <w:szCs w:val="18"/>
          <w:lang w:val="en-ID"/>
        </w:rPr>
        <w:t>whatsapp</w:t>
      </w:r>
      <w:proofErr w:type="spellEnd"/>
      <w:r w:rsidRPr="00E95BC7">
        <w:rPr>
          <w:sz w:val="20"/>
          <w:szCs w:val="18"/>
          <w:lang w:val="en-ID"/>
        </w:rPr>
        <w:t xml:space="preserve"> </w:t>
      </w:r>
      <w:proofErr w:type="spellStart"/>
      <w:r w:rsidR="00784E58">
        <w:rPr>
          <w:sz w:val="20"/>
          <w:szCs w:val="18"/>
          <w:lang w:val="en-ID"/>
        </w:rPr>
        <w:t>akan</w:t>
      </w:r>
      <w:proofErr w:type="spellEnd"/>
      <w:r w:rsidR="00784E58">
        <w:rPr>
          <w:sz w:val="20"/>
          <w:szCs w:val="18"/>
          <w:lang w:val="en-ID"/>
        </w:rPr>
        <w:t xml:space="preserve"> </w:t>
      </w:r>
      <w:proofErr w:type="spellStart"/>
      <w:r w:rsidRPr="00E95BC7">
        <w:rPr>
          <w:sz w:val="20"/>
          <w:szCs w:val="18"/>
          <w:lang w:val="en-ID"/>
        </w:rPr>
        <w:t>otoma</w:t>
      </w:r>
      <w:r w:rsidR="00784E58">
        <w:rPr>
          <w:sz w:val="20"/>
          <w:szCs w:val="18"/>
          <w:lang w:val="en-ID"/>
        </w:rPr>
        <w:t>tis</w:t>
      </w:r>
      <w:proofErr w:type="spellEnd"/>
      <w:r w:rsidRPr="00E95BC7">
        <w:rPr>
          <w:sz w:val="20"/>
          <w:szCs w:val="18"/>
          <w:lang w:val="en-ID"/>
        </w:rPr>
        <w:t xml:space="preserve"> </w:t>
      </w:r>
      <w:proofErr w:type="spellStart"/>
      <w:r w:rsidRPr="00E95BC7">
        <w:rPr>
          <w:sz w:val="20"/>
          <w:szCs w:val="18"/>
          <w:lang w:val="en-ID"/>
        </w:rPr>
        <w:t>masuk</w:t>
      </w:r>
      <w:proofErr w:type="spellEnd"/>
      <w:r w:rsidRPr="00E95BC7">
        <w:rPr>
          <w:sz w:val="20"/>
          <w:szCs w:val="18"/>
          <w:lang w:val="en-ID"/>
        </w:rPr>
        <w:t xml:space="preserve"> </w:t>
      </w:r>
      <w:proofErr w:type="spellStart"/>
      <w:r w:rsidRPr="00E95BC7">
        <w:rPr>
          <w:sz w:val="20"/>
          <w:szCs w:val="18"/>
          <w:lang w:val="en-ID"/>
        </w:rPr>
        <w:t>ke</w:t>
      </w:r>
      <w:proofErr w:type="spellEnd"/>
      <w:r w:rsidRPr="00E95BC7">
        <w:rPr>
          <w:sz w:val="20"/>
          <w:szCs w:val="18"/>
          <w:lang w:val="en-ID"/>
        </w:rPr>
        <w:t xml:space="preserve"> </w:t>
      </w:r>
      <w:proofErr w:type="spellStart"/>
      <w:r w:rsidRPr="00E95BC7">
        <w:rPr>
          <w:sz w:val="20"/>
          <w:szCs w:val="18"/>
          <w:lang w:val="en-ID"/>
        </w:rPr>
        <w:t>dalam</w:t>
      </w:r>
      <w:proofErr w:type="spellEnd"/>
      <w:r w:rsidRPr="00E95BC7">
        <w:rPr>
          <w:sz w:val="20"/>
          <w:szCs w:val="18"/>
          <w:lang w:val="en-ID"/>
        </w:rPr>
        <w:t xml:space="preserve"> </w:t>
      </w:r>
      <w:proofErr w:type="spellStart"/>
      <w:r w:rsidRPr="00E95BC7">
        <w:rPr>
          <w:sz w:val="20"/>
          <w:szCs w:val="18"/>
          <w:lang w:val="en-ID"/>
        </w:rPr>
        <w:t>sistem</w:t>
      </w:r>
      <w:proofErr w:type="spellEnd"/>
      <w:r w:rsidRPr="00E95BC7">
        <w:rPr>
          <w:sz w:val="20"/>
          <w:szCs w:val="18"/>
          <w:lang w:val="en-ID"/>
        </w:rPr>
        <w:t>.</w:t>
      </w:r>
    </w:p>
    <w:p w14:paraId="68C81FFE" w14:textId="70C39D02" w:rsidR="00130591" w:rsidRDefault="00130591" w:rsidP="00130591">
      <w:pPr>
        <w:pStyle w:val="Heading2"/>
        <w:rPr>
          <w:lang w:val="en-ID"/>
        </w:rPr>
      </w:pPr>
      <w:bookmarkStart w:id="1557" w:name="_Toc94886085"/>
      <w:proofErr w:type="spellStart"/>
      <w:r w:rsidRPr="00130591">
        <w:rPr>
          <w:lang w:val="en-ID"/>
        </w:rPr>
        <w:t>Kelayakan</w:t>
      </w:r>
      <w:proofErr w:type="spellEnd"/>
      <w:r w:rsidRPr="00130591">
        <w:rPr>
          <w:lang w:val="en-ID"/>
        </w:rPr>
        <w:t>/</w:t>
      </w:r>
      <w:proofErr w:type="spellStart"/>
      <w:r w:rsidRPr="00130591">
        <w:rPr>
          <w:lang w:val="en-ID"/>
        </w:rPr>
        <w:t>kebutuhan</w:t>
      </w:r>
      <w:proofErr w:type="spellEnd"/>
      <w:r w:rsidRPr="00130591">
        <w:rPr>
          <w:lang w:val="en-ID"/>
        </w:rPr>
        <w:t xml:space="preserve"> </w:t>
      </w:r>
      <w:proofErr w:type="spellStart"/>
      <w:r w:rsidRPr="00130591">
        <w:rPr>
          <w:lang w:val="en-ID"/>
        </w:rPr>
        <w:t>Usulan</w:t>
      </w:r>
      <w:proofErr w:type="spellEnd"/>
      <w:r w:rsidRPr="00130591">
        <w:rPr>
          <w:lang w:val="en-ID"/>
        </w:rPr>
        <w:t xml:space="preserve"> </w:t>
      </w:r>
      <w:proofErr w:type="spellStart"/>
      <w:r w:rsidRPr="00130591">
        <w:rPr>
          <w:lang w:val="en-ID"/>
        </w:rPr>
        <w:t>Sistem</w:t>
      </w:r>
      <w:bookmarkEnd w:id="1557"/>
      <w:proofErr w:type="spellEnd"/>
    </w:p>
    <w:p w14:paraId="4FB8C082" w14:textId="1414BB98" w:rsidR="00C74DBE" w:rsidRDefault="00E95BC7" w:rsidP="00784E58">
      <w:pPr>
        <w:ind w:left="709"/>
        <w:rPr>
          <w:lang w:val="en-ID"/>
        </w:rPr>
      </w:pPr>
      <w:proofErr w:type="spellStart"/>
      <w:r>
        <w:rPr>
          <w:lang w:val="en-ID"/>
        </w:rPr>
        <w:t>Berdasarkan</w:t>
      </w:r>
      <w:proofErr w:type="spellEnd"/>
      <w:r>
        <w:rPr>
          <w:lang w:val="en-ID"/>
        </w:rPr>
        <w:t xml:space="preserve"> Analisa </w:t>
      </w:r>
      <w:proofErr w:type="spellStart"/>
      <w:r>
        <w:rPr>
          <w:lang w:val="en-ID"/>
        </w:rPr>
        <w:t>sistem</w:t>
      </w:r>
      <w:proofErr w:type="spellEnd"/>
      <w:r>
        <w:rPr>
          <w:lang w:val="en-ID"/>
        </w:rPr>
        <w:t xml:space="preserve"> yang </w:t>
      </w:r>
      <w:proofErr w:type="spellStart"/>
      <w:r>
        <w:rPr>
          <w:lang w:val="en-ID"/>
        </w:rPr>
        <w:t>dilakukan</w:t>
      </w:r>
      <w:proofErr w:type="spellEnd"/>
      <w:r>
        <w:rPr>
          <w:lang w:val="en-ID"/>
        </w:rPr>
        <w:t xml:space="preserve">, </w:t>
      </w:r>
      <w:proofErr w:type="spellStart"/>
      <w:r>
        <w:rPr>
          <w:lang w:val="en-ID"/>
        </w:rPr>
        <w:t>maka</w:t>
      </w:r>
      <w:proofErr w:type="spellEnd"/>
      <w:r>
        <w:rPr>
          <w:lang w:val="en-ID"/>
        </w:rPr>
        <w:t xml:space="preserve"> </w:t>
      </w:r>
      <w:proofErr w:type="spellStart"/>
      <w:r>
        <w:rPr>
          <w:lang w:val="en-ID"/>
        </w:rPr>
        <w:t>diketahui</w:t>
      </w:r>
      <w:proofErr w:type="spellEnd"/>
      <w:r>
        <w:rPr>
          <w:lang w:val="en-ID"/>
        </w:rPr>
        <w:t xml:space="preserve"> </w:t>
      </w:r>
      <w:proofErr w:type="spellStart"/>
      <w:r>
        <w:rPr>
          <w:lang w:val="en-ID"/>
        </w:rPr>
        <w:t>bahwa</w:t>
      </w:r>
      <w:proofErr w:type="spellEnd"/>
      <w:r w:rsidR="005B7229">
        <w:rPr>
          <w:lang w:val="en-ID"/>
        </w:rPr>
        <w:t>:</w:t>
      </w:r>
    </w:p>
    <w:p w14:paraId="1B6B4AEB" w14:textId="2556041E" w:rsidR="00E95BC7" w:rsidRDefault="00C74DBE" w:rsidP="00784E58">
      <w:pPr>
        <w:pStyle w:val="ListParagraph"/>
        <w:numPr>
          <w:ilvl w:val="0"/>
          <w:numId w:val="48"/>
        </w:numPr>
        <w:ind w:left="1134" w:hanging="425"/>
        <w:rPr>
          <w:lang w:val="en-ID"/>
        </w:rPr>
      </w:pPr>
      <w:proofErr w:type="spellStart"/>
      <w:r>
        <w:rPr>
          <w:lang w:val="en-ID"/>
        </w:rPr>
        <w:t>S</w:t>
      </w:r>
      <w:r w:rsidR="00E95BC7" w:rsidRPr="00C74DBE">
        <w:rPr>
          <w:lang w:val="en-ID"/>
        </w:rPr>
        <w:t>istem</w:t>
      </w:r>
      <w:proofErr w:type="spellEnd"/>
      <w:r w:rsidR="00E95BC7" w:rsidRPr="00C74DBE">
        <w:rPr>
          <w:lang w:val="en-ID"/>
        </w:rPr>
        <w:t xml:space="preserve"> </w:t>
      </w:r>
      <w:r>
        <w:rPr>
          <w:lang w:val="en-ID"/>
        </w:rPr>
        <w:t xml:space="preserve">chatbot </w:t>
      </w:r>
      <w:proofErr w:type="spellStart"/>
      <w:r w:rsidR="00E95BC7" w:rsidRPr="00C74DBE">
        <w:rPr>
          <w:lang w:val="en-ID"/>
        </w:rPr>
        <w:t>ini</w:t>
      </w:r>
      <w:proofErr w:type="spellEnd"/>
      <w:r w:rsidR="00E95BC7" w:rsidRPr="00C74DBE">
        <w:rPr>
          <w:lang w:val="en-ID"/>
        </w:rPr>
        <w:t xml:space="preserve"> </w:t>
      </w:r>
      <w:proofErr w:type="spellStart"/>
      <w:r w:rsidR="00E95BC7" w:rsidRPr="00C74DBE">
        <w:rPr>
          <w:lang w:val="en-ID"/>
        </w:rPr>
        <w:t>dapat</w:t>
      </w:r>
      <w:proofErr w:type="spellEnd"/>
      <w:r w:rsidR="00E95BC7" w:rsidRPr="00C74DBE">
        <w:rPr>
          <w:lang w:val="en-ID"/>
        </w:rPr>
        <w:t xml:space="preserve"> </w:t>
      </w:r>
      <w:proofErr w:type="spellStart"/>
      <w:r>
        <w:rPr>
          <w:lang w:val="en-ID"/>
        </w:rPr>
        <w:t>terintegrasi</w:t>
      </w:r>
      <w:proofErr w:type="spellEnd"/>
      <w:r>
        <w:rPr>
          <w:lang w:val="en-ID"/>
        </w:rPr>
        <w:t xml:space="preserve"> </w:t>
      </w:r>
      <w:proofErr w:type="spellStart"/>
      <w:r>
        <w:rPr>
          <w:lang w:val="en-ID"/>
        </w:rPr>
        <w:t>dengan</w:t>
      </w:r>
      <w:proofErr w:type="spellEnd"/>
      <w:r>
        <w:rPr>
          <w:lang w:val="en-ID"/>
        </w:rPr>
        <w:t xml:space="preserve"> </w:t>
      </w:r>
      <w:proofErr w:type="spellStart"/>
      <w:r w:rsidR="005B7229">
        <w:rPr>
          <w:lang w:val="en-ID"/>
        </w:rPr>
        <w:t>Sistem</w:t>
      </w:r>
      <w:proofErr w:type="spellEnd"/>
      <w:r w:rsidR="005B7229">
        <w:rPr>
          <w:lang w:val="en-ID"/>
        </w:rPr>
        <w:t xml:space="preserve"> </w:t>
      </w:r>
      <w:proofErr w:type="spellStart"/>
      <w:r w:rsidR="005B7229">
        <w:rPr>
          <w:lang w:val="en-ID"/>
        </w:rPr>
        <w:t>Informasi</w:t>
      </w:r>
      <w:proofErr w:type="spellEnd"/>
      <w:r w:rsidR="005B7229">
        <w:rPr>
          <w:lang w:val="en-ID"/>
        </w:rPr>
        <w:t xml:space="preserve"> </w:t>
      </w:r>
      <w:proofErr w:type="spellStart"/>
      <w:r w:rsidR="005B7229">
        <w:rPr>
          <w:lang w:val="en-ID"/>
        </w:rPr>
        <w:t>Rumah</w:t>
      </w:r>
      <w:proofErr w:type="spellEnd"/>
      <w:r w:rsidR="005B7229">
        <w:rPr>
          <w:lang w:val="en-ID"/>
        </w:rPr>
        <w:t xml:space="preserve"> </w:t>
      </w:r>
      <w:proofErr w:type="spellStart"/>
      <w:r w:rsidR="005B7229">
        <w:rPr>
          <w:lang w:val="en-ID"/>
        </w:rPr>
        <w:t>Sakit</w:t>
      </w:r>
      <w:proofErr w:type="spellEnd"/>
      <w:r w:rsidR="005B7229">
        <w:rPr>
          <w:lang w:val="en-ID"/>
        </w:rPr>
        <w:t xml:space="preserve"> </w:t>
      </w:r>
      <w:r>
        <w:rPr>
          <w:lang w:val="en-ID"/>
        </w:rPr>
        <w:t xml:space="preserve">yang </w:t>
      </w:r>
      <w:proofErr w:type="spellStart"/>
      <w:r>
        <w:rPr>
          <w:lang w:val="en-ID"/>
        </w:rPr>
        <w:t>ada</w:t>
      </w:r>
      <w:proofErr w:type="spellEnd"/>
      <w:r>
        <w:rPr>
          <w:lang w:val="en-ID"/>
        </w:rPr>
        <w:t>.</w:t>
      </w:r>
    </w:p>
    <w:p w14:paraId="557A0A69" w14:textId="498DCD42" w:rsidR="00C74DBE" w:rsidRDefault="00C74DBE" w:rsidP="00784E58">
      <w:pPr>
        <w:pStyle w:val="ListParagraph"/>
        <w:numPr>
          <w:ilvl w:val="0"/>
          <w:numId w:val="48"/>
        </w:numPr>
        <w:ind w:left="1134" w:hanging="425"/>
        <w:rPr>
          <w:lang w:val="en-ID"/>
        </w:rPr>
      </w:pPr>
      <w:proofErr w:type="spellStart"/>
      <w:r>
        <w:rPr>
          <w:lang w:val="en-ID"/>
        </w:rPr>
        <w:t>Pasien</w:t>
      </w:r>
      <w:proofErr w:type="spellEnd"/>
      <w:r>
        <w:rPr>
          <w:lang w:val="en-ID"/>
        </w:rPr>
        <w:t xml:space="preserve"> dan </w:t>
      </w:r>
      <w:proofErr w:type="spellStart"/>
      <w:r>
        <w:rPr>
          <w:lang w:val="en-ID"/>
        </w:rPr>
        <w:t>petugas</w:t>
      </w:r>
      <w:proofErr w:type="spellEnd"/>
      <w:r>
        <w:rPr>
          <w:lang w:val="en-ID"/>
        </w:rPr>
        <w:t xml:space="preserve"> </w:t>
      </w:r>
      <w:proofErr w:type="spellStart"/>
      <w:r>
        <w:rPr>
          <w:lang w:val="en-ID"/>
        </w:rPr>
        <w:t>sudah</w:t>
      </w:r>
      <w:proofErr w:type="spellEnd"/>
      <w:r>
        <w:rPr>
          <w:lang w:val="en-ID"/>
        </w:rPr>
        <w:t xml:space="preserve"> sangat </w:t>
      </w:r>
      <w:proofErr w:type="spellStart"/>
      <w:r>
        <w:rPr>
          <w:lang w:val="en-ID"/>
        </w:rPr>
        <w:t>menguasai</w:t>
      </w:r>
      <w:proofErr w:type="spellEnd"/>
      <w:r>
        <w:rPr>
          <w:lang w:val="en-ID"/>
        </w:rPr>
        <w:t xml:space="preserve"> </w:t>
      </w:r>
      <w:proofErr w:type="spellStart"/>
      <w:r>
        <w:rPr>
          <w:lang w:val="en-ID"/>
        </w:rPr>
        <w:t>aplikasi</w:t>
      </w:r>
      <w:proofErr w:type="spellEnd"/>
      <w:r>
        <w:rPr>
          <w:lang w:val="en-ID"/>
        </w:rPr>
        <w:t xml:space="preserve"> </w:t>
      </w:r>
      <w:proofErr w:type="spellStart"/>
      <w:r>
        <w:rPr>
          <w:lang w:val="en-ID"/>
        </w:rPr>
        <w:t>whatsapp</w:t>
      </w:r>
      <w:proofErr w:type="spellEnd"/>
      <w:r>
        <w:rPr>
          <w:lang w:val="en-ID"/>
        </w:rPr>
        <w:t>.</w:t>
      </w:r>
    </w:p>
    <w:p w14:paraId="7F7A4E0E" w14:textId="505A6277" w:rsidR="00C74DBE" w:rsidRPr="00C74DBE" w:rsidRDefault="005B7229" w:rsidP="00784E58">
      <w:pPr>
        <w:pStyle w:val="ListParagraph"/>
        <w:numPr>
          <w:ilvl w:val="0"/>
          <w:numId w:val="48"/>
        </w:numPr>
        <w:ind w:left="1134" w:hanging="425"/>
        <w:rPr>
          <w:lang w:val="en-ID"/>
        </w:rPr>
      </w:pPr>
      <w:proofErr w:type="spellStart"/>
      <w:r>
        <w:rPr>
          <w:lang w:val="en-ID"/>
        </w:rPr>
        <w:t>Tersedia</w:t>
      </w:r>
      <w:proofErr w:type="spellEnd"/>
      <w:r>
        <w:rPr>
          <w:lang w:val="en-ID"/>
        </w:rPr>
        <w:t xml:space="preserve"> </w:t>
      </w:r>
      <w:proofErr w:type="spellStart"/>
      <w:r>
        <w:rPr>
          <w:lang w:val="en-ID"/>
        </w:rPr>
        <w:t>komputer</w:t>
      </w:r>
      <w:proofErr w:type="spellEnd"/>
      <w:r>
        <w:rPr>
          <w:lang w:val="en-ID"/>
        </w:rPr>
        <w:t xml:space="preserve"> server</w:t>
      </w:r>
    </w:p>
    <w:p w14:paraId="5084598A" w14:textId="77777777" w:rsidR="007E1F4D" w:rsidRPr="00CB46E3" w:rsidRDefault="007E1F4D" w:rsidP="00CB46E3"/>
    <w:p w14:paraId="4AA79FC1" w14:textId="77777777" w:rsidR="0040433D" w:rsidRDefault="0040433D" w:rsidP="001E0C7E">
      <w:pPr>
        <w:pStyle w:val="Heading1"/>
        <w:sectPr w:rsidR="0040433D" w:rsidSect="00AB516E">
          <w:pgSz w:w="11907" w:h="16839" w:code="9"/>
          <w:pgMar w:top="1701" w:right="1701" w:bottom="1701" w:left="2268" w:header="720" w:footer="720" w:gutter="0"/>
          <w:cols w:space="720"/>
          <w:titlePg/>
          <w:docGrid w:linePitch="360"/>
        </w:sectPr>
      </w:pPr>
      <w:bookmarkStart w:id="1558" w:name="_Toc294460195"/>
      <w:bookmarkStart w:id="1559" w:name="_Toc294460451"/>
      <w:bookmarkStart w:id="1560" w:name="_Toc294460709"/>
      <w:bookmarkStart w:id="1561" w:name="_Toc294460196"/>
      <w:bookmarkStart w:id="1562" w:name="_Toc294460452"/>
      <w:bookmarkStart w:id="1563" w:name="_Toc294460710"/>
      <w:bookmarkStart w:id="1564" w:name="_Toc294460197"/>
      <w:bookmarkStart w:id="1565" w:name="_Toc294460453"/>
      <w:bookmarkStart w:id="1566" w:name="_Toc294460711"/>
      <w:bookmarkStart w:id="1567" w:name="_Toc294460198"/>
      <w:bookmarkStart w:id="1568" w:name="_Toc294460454"/>
      <w:bookmarkStart w:id="1569" w:name="_Toc294460712"/>
      <w:bookmarkStart w:id="1570" w:name="_Toc294460199"/>
      <w:bookmarkStart w:id="1571" w:name="_Toc294460455"/>
      <w:bookmarkStart w:id="1572" w:name="_Toc294460713"/>
      <w:bookmarkStart w:id="1573" w:name="_Toc294460200"/>
      <w:bookmarkStart w:id="1574" w:name="_Toc294460456"/>
      <w:bookmarkStart w:id="1575" w:name="_Toc294460714"/>
      <w:bookmarkStart w:id="1576" w:name="_Toc294460201"/>
      <w:bookmarkStart w:id="1577" w:name="_Toc294460457"/>
      <w:bookmarkStart w:id="1578" w:name="_Toc294460715"/>
      <w:bookmarkStart w:id="1579" w:name="_Toc294460202"/>
      <w:bookmarkStart w:id="1580" w:name="_Toc294460458"/>
      <w:bookmarkStart w:id="1581" w:name="_Toc294460716"/>
      <w:bookmarkStart w:id="1582" w:name="_Toc294460203"/>
      <w:bookmarkStart w:id="1583" w:name="_Toc294460459"/>
      <w:bookmarkStart w:id="1584" w:name="_Toc294460717"/>
      <w:bookmarkStart w:id="1585" w:name="_Toc294460204"/>
      <w:bookmarkStart w:id="1586" w:name="_Toc294460460"/>
      <w:bookmarkStart w:id="1587" w:name="_Toc294460718"/>
      <w:bookmarkStart w:id="1588" w:name="_Toc294460205"/>
      <w:bookmarkStart w:id="1589" w:name="_Toc294460461"/>
      <w:bookmarkStart w:id="1590" w:name="_Toc294460719"/>
      <w:bookmarkStart w:id="1591" w:name="_Toc294460206"/>
      <w:bookmarkStart w:id="1592" w:name="_Toc294460462"/>
      <w:bookmarkStart w:id="1593" w:name="_Toc294460720"/>
      <w:bookmarkEnd w:id="1558"/>
      <w:bookmarkEnd w:id="1559"/>
      <w:bookmarkEnd w:id="1560"/>
      <w:bookmarkEnd w:id="1561"/>
      <w:bookmarkEnd w:id="1562"/>
      <w:bookmarkEnd w:id="1563"/>
      <w:bookmarkEnd w:id="1564"/>
      <w:bookmarkEnd w:id="1565"/>
      <w:bookmarkEnd w:id="1566"/>
      <w:bookmarkEnd w:id="1567"/>
      <w:bookmarkEnd w:id="1568"/>
      <w:bookmarkEnd w:id="1569"/>
      <w:bookmarkEnd w:id="1570"/>
      <w:bookmarkEnd w:id="1571"/>
      <w:bookmarkEnd w:id="1572"/>
      <w:bookmarkEnd w:id="1573"/>
      <w:bookmarkEnd w:id="1574"/>
      <w:bookmarkEnd w:id="1575"/>
      <w:bookmarkEnd w:id="1576"/>
      <w:bookmarkEnd w:id="1577"/>
      <w:bookmarkEnd w:id="1578"/>
      <w:bookmarkEnd w:id="1579"/>
      <w:bookmarkEnd w:id="1580"/>
      <w:bookmarkEnd w:id="1581"/>
      <w:bookmarkEnd w:id="1582"/>
      <w:bookmarkEnd w:id="1583"/>
      <w:bookmarkEnd w:id="1584"/>
      <w:bookmarkEnd w:id="1585"/>
      <w:bookmarkEnd w:id="1586"/>
      <w:bookmarkEnd w:id="1587"/>
      <w:bookmarkEnd w:id="1588"/>
      <w:bookmarkEnd w:id="1589"/>
      <w:bookmarkEnd w:id="1590"/>
      <w:bookmarkEnd w:id="1591"/>
      <w:bookmarkEnd w:id="1592"/>
      <w:bookmarkEnd w:id="1593"/>
    </w:p>
    <w:p w14:paraId="006BEE22" w14:textId="3D549B87" w:rsidR="00AB516E" w:rsidRDefault="00AB516E" w:rsidP="001E0C7E">
      <w:pPr>
        <w:pStyle w:val="Heading1"/>
      </w:pPr>
      <w:r>
        <w:lastRenderedPageBreak/>
        <w:br/>
      </w:r>
      <w:bookmarkStart w:id="1594" w:name="_Toc94886086"/>
      <w:r w:rsidR="00130591" w:rsidRPr="0067701E">
        <w:rPr>
          <w:rFonts w:ascii="Book Antiqua" w:eastAsia="Calibri" w:hAnsi="Book Antiqua"/>
          <w:lang w:val="en-ID"/>
        </w:rPr>
        <w:t>KESIMPULAN DAN SARAN</w:t>
      </w:r>
      <w:bookmarkEnd w:id="1594"/>
    </w:p>
    <w:p w14:paraId="243F3F90" w14:textId="77777777" w:rsidR="00AB516E" w:rsidRDefault="00AB516E" w:rsidP="00AB516E"/>
    <w:p w14:paraId="28A5789E" w14:textId="1DB55A59" w:rsidR="00A36545" w:rsidRPr="00A36545" w:rsidRDefault="00A36545" w:rsidP="00A36545">
      <w:pPr>
        <w:pStyle w:val="ListParagraph"/>
        <w:numPr>
          <w:ilvl w:val="1"/>
          <w:numId w:val="51"/>
        </w:numPr>
        <w:tabs>
          <w:tab w:val="left" w:pos="630"/>
        </w:tabs>
        <w:ind w:left="540" w:hanging="540"/>
        <w:outlineLvl w:val="1"/>
        <w:rPr>
          <w:rFonts w:ascii="Book Antiqua" w:eastAsia="Calibri" w:hAnsi="Book Antiqua"/>
          <w:b/>
          <w:bCs/>
          <w:lang w:val="en-ID"/>
        </w:rPr>
      </w:pPr>
      <w:bookmarkStart w:id="1595" w:name="_Toc94886087"/>
      <w:r w:rsidRPr="00A36545">
        <w:rPr>
          <w:rFonts w:ascii="Book Antiqua" w:eastAsia="Calibri" w:hAnsi="Book Antiqua"/>
          <w:b/>
          <w:bCs/>
          <w:lang w:val="en-ID"/>
        </w:rPr>
        <w:t>Kesimpulan</w:t>
      </w:r>
      <w:bookmarkEnd w:id="1595"/>
    </w:p>
    <w:p w14:paraId="04637588" w14:textId="37A070DA" w:rsidR="00A36545" w:rsidRDefault="00A36545" w:rsidP="00A36545">
      <w:pPr>
        <w:pStyle w:val="BodyText"/>
        <w:spacing w:line="480" w:lineRule="auto"/>
        <w:ind w:right="18" w:firstLine="540"/>
      </w:pPr>
      <w:proofErr w:type="spellStart"/>
      <w:r>
        <w:t>Berdasarkan</w:t>
      </w:r>
      <w:proofErr w:type="spellEnd"/>
      <w:r>
        <w:t xml:space="preserve"> </w:t>
      </w:r>
      <w:proofErr w:type="spellStart"/>
      <w:r>
        <w:t>pembahasan</w:t>
      </w:r>
      <w:proofErr w:type="spellEnd"/>
      <w:r>
        <w:t xml:space="preserve"> yang </w:t>
      </w:r>
      <w:proofErr w:type="spellStart"/>
      <w:r>
        <w:t>telah</w:t>
      </w:r>
      <w:proofErr w:type="spellEnd"/>
      <w:r>
        <w:t xml:space="preserve"> </w:t>
      </w:r>
      <w:proofErr w:type="spellStart"/>
      <w:r>
        <w:t>diuraikan</w:t>
      </w:r>
      <w:proofErr w:type="spellEnd"/>
      <w:r>
        <w:t xml:space="preserve"> </w:t>
      </w:r>
      <w:proofErr w:type="spellStart"/>
      <w:r>
        <w:t>dari</w:t>
      </w:r>
      <w:proofErr w:type="spellEnd"/>
      <w:r>
        <w:t xml:space="preserve"> </w:t>
      </w:r>
      <w:proofErr w:type="spellStart"/>
      <w:r>
        <w:t>bab-bab</w:t>
      </w:r>
      <w:proofErr w:type="spellEnd"/>
      <w:r>
        <w:t xml:space="preserve"> </w:t>
      </w:r>
      <w:proofErr w:type="spellStart"/>
      <w:r>
        <w:t>sebelumnya</w:t>
      </w:r>
      <w:proofErr w:type="spellEnd"/>
      <w:r>
        <w:t>,</w:t>
      </w:r>
      <w:r>
        <w:rPr>
          <w:spacing w:val="-58"/>
        </w:rPr>
        <w:t xml:space="preserve"> </w:t>
      </w:r>
      <w:proofErr w:type="spellStart"/>
      <w:r>
        <w:t>dapat</w:t>
      </w:r>
      <w:proofErr w:type="spellEnd"/>
      <w:r>
        <w:t xml:space="preserve"> </w:t>
      </w:r>
      <w:proofErr w:type="spellStart"/>
      <w:r>
        <w:t>diambil</w:t>
      </w:r>
      <w:proofErr w:type="spellEnd"/>
      <w:r>
        <w:t xml:space="preserve"> </w:t>
      </w:r>
      <w:proofErr w:type="spellStart"/>
      <w:r>
        <w:t>beberapa</w:t>
      </w:r>
      <w:proofErr w:type="spellEnd"/>
      <w:r>
        <w:t xml:space="preserve"> </w:t>
      </w:r>
      <w:proofErr w:type="spellStart"/>
      <w:r>
        <w:t>kesimpulan</w:t>
      </w:r>
      <w:proofErr w:type="spellEnd"/>
      <w:r>
        <w:t xml:space="preserve"> yang </w:t>
      </w:r>
      <w:proofErr w:type="spellStart"/>
      <w:r>
        <w:t>berkaitan</w:t>
      </w:r>
      <w:proofErr w:type="spellEnd"/>
      <w:r>
        <w:t xml:space="preserve"> </w:t>
      </w:r>
      <w:proofErr w:type="spellStart"/>
      <w:r>
        <w:t>dengan</w:t>
      </w:r>
      <w:proofErr w:type="spellEnd"/>
      <w:r>
        <w:t xml:space="preserve"> </w:t>
      </w:r>
      <w:proofErr w:type="spellStart"/>
      <w:r>
        <w:t>sistem</w:t>
      </w:r>
      <w:proofErr w:type="spellEnd"/>
      <w:r>
        <w:t xml:space="preserve"> </w:t>
      </w:r>
      <w:proofErr w:type="spellStart"/>
      <w:r>
        <w:t>pendaftaran</w:t>
      </w:r>
      <w:proofErr w:type="spellEnd"/>
      <w:r>
        <w:t xml:space="preserve"> </w:t>
      </w:r>
      <w:proofErr w:type="spellStart"/>
      <w:r>
        <w:t>pasien</w:t>
      </w:r>
      <w:proofErr w:type="spellEnd"/>
      <w:r>
        <w:t xml:space="preserve"> </w:t>
      </w:r>
      <w:proofErr w:type="spellStart"/>
      <w:r>
        <w:t>menggunakan</w:t>
      </w:r>
      <w:proofErr w:type="spellEnd"/>
      <w:r>
        <w:t xml:space="preserve"> </w:t>
      </w:r>
      <w:proofErr w:type="spellStart"/>
      <w:r>
        <w:t>aplikasi</w:t>
      </w:r>
      <w:proofErr w:type="spellEnd"/>
      <w:r>
        <w:t xml:space="preserve"> chatbot,</w:t>
      </w:r>
      <w:r>
        <w:rPr>
          <w:spacing w:val="5"/>
        </w:rPr>
        <w:t xml:space="preserve"> </w:t>
      </w:r>
      <w:proofErr w:type="spellStart"/>
      <w:r>
        <w:t>yaitu</w:t>
      </w:r>
      <w:proofErr w:type="spellEnd"/>
      <w:r>
        <w:t xml:space="preserve"> </w:t>
      </w:r>
      <w:proofErr w:type="spellStart"/>
      <w:r>
        <w:t>sebagai</w:t>
      </w:r>
      <w:proofErr w:type="spellEnd"/>
      <w:r>
        <w:t xml:space="preserve"> </w:t>
      </w:r>
      <w:proofErr w:type="spellStart"/>
      <w:r>
        <w:t>berikut</w:t>
      </w:r>
      <w:proofErr w:type="spellEnd"/>
      <w:r>
        <w:t>:</w:t>
      </w:r>
    </w:p>
    <w:p w14:paraId="487F994F" w14:textId="00B88C37" w:rsidR="00A36545" w:rsidRDefault="008A3AE3" w:rsidP="008A3AE3">
      <w:pPr>
        <w:pStyle w:val="BodyText"/>
        <w:numPr>
          <w:ilvl w:val="2"/>
          <w:numId w:val="51"/>
        </w:numPr>
        <w:spacing w:line="480" w:lineRule="auto"/>
        <w:ind w:left="540" w:right="18" w:hanging="360"/>
      </w:pPr>
      <w:r>
        <w:t xml:space="preserve">Proses </w:t>
      </w:r>
      <w:proofErr w:type="spellStart"/>
      <w:r>
        <w:t>pendaftaran</w:t>
      </w:r>
      <w:proofErr w:type="spellEnd"/>
      <w:r>
        <w:t xml:space="preserve"> </w:t>
      </w:r>
      <w:proofErr w:type="spellStart"/>
      <w:r>
        <w:t>pasien</w:t>
      </w:r>
      <w:proofErr w:type="spellEnd"/>
      <w:r>
        <w:t xml:space="preserve"> yang </w:t>
      </w:r>
      <w:proofErr w:type="spellStart"/>
      <w:r>
        <w:t>mendaftar</w:t>
      </w:r>
      <w:proofErr w:type="spellEnd"/>
      <w:r>
        <w:t xml:space="preserve"> </w:t>
      </w:r>
      <w:proofErr w:type="spellStart"/>
      <w:r>
        <w:t>melalui</w:t>
      </w:r>
      <w:proofErr w:type="spellEnd"/>
      <w:r>
        <w:t xml:space="preserve"> </w:t>
      </w:r>
      <w:proofErr w:type="spellStart"/>
      <w:r>
        <w:t>aplikasi</w:t>
      </w:r>
      <w:proofErr w:type="spellEnd"/>
      <w:r>
        <w:t xml:space="preserve"> </w:t>
      </w:r>
      <w:proofErr w:type="spellStart"/>
      <w:r>
        <w:t>whatsapp</w:t>
      </w:r>
      <w:proofErr w:type="spellEnd"/>
      <w:r>
        <w:t xml:space="preserve"> </w:t>
      </w:r>
      <w:proofErr w:type="spellStart"/>
      <w:r>
        <w:t>dilakukan</w:t>
      </w:r>
      <w:proofErr w:type="spellEnd"/>
      <w:r>
        <w:t xml:space="preserve"> manual oleh </w:t>
      </w:r>
      <w:proofErr w:type="spellStart"/>
      <w:r>
        <w:t>petugas</w:t>
      </w:r>
      <w:proofErr w:type="spellEnd"/>
      <w:r>
        <w:t xml:space="preserve"> </w:t>
      </w:r>
      <w:proofErr w:type="spellStart"/>
      <w:r>
        <w:t>sehingga</w:t>
      </w:r>
      <w:proofErr w:type="spellEnd"/>
      <w:r>
        <w:t xml:space="preserve"> </w:t>
      </w:r>
      <w:proofErr w:type="spellStart"/>
      <w:r>
        <w:t>membutuhkan</w:t>
      </w:r>
      <w:proofErr w:type="spellEnd"/>
      <w:r>
        <w:t xml:space="preserve"> </w:t>
      </w:r>
      <w:proofErr w:type="spellStart"/>
      <w:r>
        <w:t>waktu</w:t>
      </w:r>
      <w:proofErr w:type="spellEnd"/>
      <w:r>
        <w:t xml:space="preserve"> yang </w:t>
      </w:r>
      <w:proofErr w:type="spellStart"/>
      <w:r>
        <w:t>lebih</w:t>
      </w:r>
      <w:proofErr w:type="spellEnd"/>
      <w:r>
        <w:t xml:space="preserve"> lama.</w:t>
      </w:r>
    </w:p>
    <w:p w14:paraId="42E7BB06" w14:textId="7734B581" w:rsidR="008A3AE3" w:rsidRDefault="008A3AE3" w:rsidP="008A3AE3">
      <w:pPr>
        <w:pStyle w:val="BodyText"/>
        <w:numPr>
          <w:ilvl w:val="2"/>
          <w:numId w:val="51"/>
        </w:numPr>
        <w:spacing w:line="480" w:lineRule="auto"/>
        <w:ind w:left="540" w:right="18" w:hanging="360"/>
      </w:pPr>
      <w:proofErr w:type="spellStart"/>
      <w:r>
        <w:t>Aplikasi</w:t>
      </w:r>
      <w:proofErr w:type="spellEnd"/>
      <w:r>
        <w:t xml:space="preserve"> chatbot </w:t>
      </w:r>
      <w:proofErr w:type="spellStart"/>
      <w:r>
        <w:t>dapat</w:t>
      </w:r>
      <w:proofErr w:type="spellEnd"/>
      <w:r>
        <w:t xml:space="preserve"> </w:t>
      </w:r>
      <w:proofErr w:type="spellStart"/>
      <w:r>
        <w:t>digunakan</w:t>
      </w:r>
      <w:proofErr w:type="spellEnd"/>
      <w:r>
        <w:t xml:space="preserve"> dan </w:t>
      </w:r>
      <w:proofErr w:type="spellStart"/>
      <w:r>
        <w:t>dapat</w:t>
      </w:r>
      <w:proofErr w:type="spellEnd"/>
      <w:r>
        <w:t xml:space="preserve"> </w:t>
      </w:r>
      <w:proofErr w:type="spellStart"/>
      <w:r>
        <w:t>terintegrasi</w:t>
      </w:r>
      <w:proofErr w:type="spellEnd"/>
      <w:r>
        <w:t xml:space="preserve"> </w:t>
      </w:r>
      <w:proofErr w:type="spellStart"/>
      <w:r>
        <w:t>dengan</w:t>
      </w:r>
      <w:proofErr w:type="spellEnd"/>
      <w:r>
        <w:t xml:space="preserve"> </w:t>
      </w:r>
      <w:proofErr w:type="spellStart"/>
      <w:r>
        <w:t>Sistem</w:t>
      </w:r>
      <w:proofErr w:type="spellEnd"/>
      <w:r>
        <w:t xml:space="preserve"> </w:t>
      </w:r>
      <w:proofErr w:type="spellStart"/>
      <w:r>
        <w:t>Informasi</w:t>
      </w:r>
      <w:proofErr w:type="spellEnd"/>
      <w:r>
        <w:t xml:space="preserve"> </w:t>
      </w:r>
      <w:proofErr w:type="spellStart"/>
      <w:r>
        <w:t>Rumah</w:t>
      </w:r>
      <w:proofErr w:type="spellEnd"/>
      <w:r>
        <w:t xml:space="preserve"> </w:t>
      </w:r>
      <w:proofErr w:type="spellStart"/>
      <w:r>
        <w:t>Sakit</w:t>
      </w:r>
      <w:proofErr w:type="spellEnd"/>
      <w:r>
        <w:t xml:space="preserve"> yang </w:t>
      </w:r>
      <w:proofErr w:type="spellStart"/>
      <w:r>
        <w:t>berjalan</w:t>
      </w:r>
      <w:proofErr w:type="spellEnd"/>
      <w:r>
        <w:t xml:space="preserve"> di RS Ali </w:t>
      </w:r>
      <w:proofErr w:type="spellStart"/>
      <w:r>
        <w:t>SIbroh</w:t>
      </w:r>
      <w:proofErr w:type="spellEnd"/>
      <w:r>
        <w:t xml:space="preserve"> </w:t>
      </w:r>
      <w:proofErr w:type="spellStart"/>
      <w:r>
        <w:t>Malisi</w:t>
      </w:r>
      <w:proofErr w:type="spellEnd"/>
      <w:r>
        <w:t>.</w:t>
      </w:r>
    </w:p>
    <w:p w14:paraId="417AD63D" w14:textId="4B2DA6E6" w:rsidR="008A3AE3" w:rsidRDefault="008A3AE3" w:rsidP="008A3AE3">
      <w:pPr>
        <w:pStyle w:val="BodyText"/>
        <w:numPr>
          <w:ilvl w:val="2"/>
          <w:numId w:val="51"/>
        </w:numPr>
        <w:spacing w:line="480" w:lineRule="auto"/>
        <w:ind w:left="540" w:right="18" w:hanging="360"/>
      </w:pPr>
      <w:proofErr w:type="spellStart"/>
      <w:r>
        <w:t>Aplikasi</w:t>
      </w:r>
      <w:proofErr w:type="spellEnd"/>
      <w:r>
        <w:t xml:space="preserve"> chatbot </w:t>
      </w:r>
      <w:proofErr w:type="spellStart"/>
      <w:r>
        <w:t>dapat</w:t>
      </w:r>
      <w:proofErr w:type="spellEnd"/>
      <w:r>
        <w:t xml:space="preserve"> </w:t>
      </w:r>
      <w:proofErr w:type="spellStart"/>
      <w:r>
        <w:t>mengurangi</w:t>
      </w:r>
      <w:proofErr w:type="spellEnd"/>
      <w:r>
        <w:t xml:space="preserve"> </w:t>
      </w:r>
      <w:proofErr w:type="spellStart"/>
      <w:r>
        <w:t>waktu</w:t>
      </w:r>
      <w:proofErr w:type="spellEnd"/>
      <w:r>
        <w:t xml:space="preserve"> </w:t>
      </w:r>
      <w:proofErr w:type="spellStart"/>
      <w:r>
        <w:t>pelayanan</w:t>
      </w:r>
      <w:proofErr w:type="spellEnd"/>
      <w:r>
        <w:t xml:space="preserve"> </w:t>
      </w:r>
      <w:proofErr w:type="spellStart"/>
      <w:r>
        <w:t>pendaftaran</w:t>
      </w:r>
      <w:proofErr w:type="spellEnd"/>
      <w:r>
        <w:t>.</w:t>
      </w:r>
    </w:p>
    <w:p w14:paraId="5157CB51" w14:textId="77777777" w:rsidR="00A36545" w:rsidRDefault="00A36545" w:rsidP="00A36545">
      <w:pPr>
        <w:pStyle w:val="ListParagraph"/>
        <w:ind w:left="360"/>
        <w:jc w:val="left"/>
        <w:rPr>
          <w:rFonts w:ascii="Book Antiqua" w:eastAsia="Calibri" w:hAnsi="Book Antiqua"/>
          <w:lang w:val="en-ID"/>
        </w:rPr>
      </w:pPr>
    </w:p>
    <w:p w14:paraId="18D3663A" w14:textId="77777777" w:rsidR="00A36545" w:rsidRPr="008A3AE3" w:rsidRDefault="00A36545" w:rsidP="00A36545">
      <w:pPr>
        <w:pStyle w:val="ListParagraph"/>
        <w:numPr>
          <w:ilvl w:val="1"/>
          <w:numId w:val="51"/>
        </w:numPr>
        <w:tabs>
          <w:tab w:val="left" w:pos="540"/>
        </w:tabs>
        <w:ind w:left="540" w:hanging="540"/>
        <w:outlineLvl w:val="1"/>
        <w:rPr>
          <w:b/>
          <w:bCs/>
        </w:rPr>
      </w:pPr>
      <w:bookmarkStart w:id="1596" w:name="_Toc94886088"/>
      <w:r w:rsidRPr="00A36545">
        <w:rPr>
          <w:rFonts w:ascii="Book Antiqua" w:eastAsia="Calibri" w:hAnsi="Book Antiqua"/>
          <w:b/>
          <w:bCs/>
          <w:lang w:val="en-ID"/>
        </w:rPr>
        <w:t>Saran</w:t>
      </w:r>
      <w:bookmarkEnd w:id="1596"/>
    </w:p>
    <w:p w14:paraId="6F90AB11" w14:textId="7A03AA39" w:rsidR="008A3AE3" w:rsidRDefault="008A3AE3" w:rsidP="00606D74">
      <w:pPr>
        <w:pStyle w:val="ListParagraph"/>
        <w:numPr>
          <w:ilvl w:val="2"/>
          <w:numId w:val="51"/>
        </w:numPr>
        <w:ind w:left="540" w:hanging="360"/>
        <w:rPr>
          <w:spacing w:val="1"/>
        </w:rPr>
      </w:pPr>
      <w:proofErr w:type="spellStart"/>
      <w:r>
        <w:t>Memberikan</w:t>
      </w:r>
      <w:proofErr w:type="spellEnd"/>
      <w:r>
        <w:t xml:space="preserve"> </w:t>
      </w:r>
      <w:proofErr w:type="spellStart"/>
      <w:r>
        <w:t>pelayanan</w:t>
      </w:r>
      <w:proofErr w:type="spellEnd"/>
      <w:r>
        <w:t xml:space="preserve"> </w:t>
      </w:r>
      <w:proofErr w:type="spellStart"/>
      <w:r>
        <w:t>secara</w:t>
      </w:r>
      <w:proofErr w:type="spellEnd"/>
      <w:r>
        <w:t xml:space="preserve"> </w:t>
      </w:r>
      <w:proofErr w:type="spellStart"/>
      <w:r>
        <w:t>cepat</w:t>
      </w:r>
      <w:proofErr w:type="spellEnd"/>
      <w:r>
        <w:t xml:space="preserve"> </w:t>
      </w:r>
      <w:proofErr w:type="spellStart"/>
      <w:r>
        <w:t>bagi</w:t>
      </w:r>
      <w:proofErr w:type="spellEnd"/>
      <w:r>
        <w:t xml:space="preserve"> </w:t>
      </w:r>
      <w:proofErr w:type="spellStart"/>
      <w:r>
        <w:t>setiap</w:t>
      </w:r>
      <w:proofErr w:type="spellEnd"/>
      <w:r>
        <w:t xml:space="preserve"> </w:t>
      </w:r>
      <w:proofErr w:type="spellStart"/>
      <w:r>
        <w:t>pasien</w:t>
      </w:r>
      <w:proofErr w:type="spellEnd"/>
      <w:r>
        <w:t xml:space="preserve"> yang</w:t>
      </w:r>
      <w:r w:rsidRPr="008A3AE3">
        <w:rPr>
          <w:spacing w:val="1"/>
        </w:rPr>
        <w:t xml:space="preserve"> </w:t>
      </w:r>
      <w:proofErr w:type="spellStart"/>
      <w:r w:rsidR="00606D74">
        <w:rPr>
          <w:spacing w:val="1"/>
        </w:rPr>
        <w:t>m</w:t>
      </w:r>
      <w:r w:rsidRPr="008A3AE3">
        <w:rPr>
          <w:spacing w:val="1"/>
        </w:rPr>
        <w:t>endafta</w:t>
      </w:r>
      <w:r w:rsidR="00606D74">
        <w:rPr>
          <w:spacing w:val="1"/>
        </w:rPr>
        <w:t>r</w:t>
      </w:r>
      <w:proofErr w:type="spellEnd"/>
      <w:r w:rsidRPr="008A3AE3">
        <w:rPr>
          <w:spacing w:val="1"/>
        </w:rPr>
        <w:t>.</w:t>
      </w:r>
    </w:p>
    <w:p w14:paraId="79A6348E" w14:textId="79465609" w:rsidR="00606D74" w:rsidRDefault="00606D74" w:rsidP="00606D74">
      <w:pPr>
        <w:pStyle w:val="ListParagraph"/>
        <w:numPr>
          <w:ilvl w:val="2"/>
          <w:numId w:val="51"/>
        </w:numPr>
        <w:ind w:left="540" w:hanging="360"/>
        <w:rPr>
          <w:spacing w:val="1"/>
        </w:rPr>
      </w:pPr>
      <w:proofErr w:type="spellStart"/>
      <w:r>
        <w:rPr>
          <w:spacing w:val="1"/>
        </w:rPr>
        <w:t>Berlangganan</w:t>
      </w:r>
      <w:proofErr w:type="spellEnd"/>
      <w:r>
        <w:rPr>
          <w:spacing w:val="1"/>
        </w:rPr>
        <w:t xml:space="preserve"> </w:t>
      </w:r>
      <w:proofErr w:type="spellStart"/>
      <w:r>
        <w:rPr>
          <w:spacing w:val="1"/>
        </w:rPr>
        <w:t>fitur</w:t>
      </w:r>
      <w:proofErr w:type="spellEnd"/>
      <w:r>
        <w:rPr>
          <w:spacing w:val="1"/>
        </w:rPr>
        <w:t xml:space="preserve"> masking number di </w:t>
      </w:r>
      <w:proofErr w:type="spellStart"/>
      <w:r>
        <w:rPr>
          <w:spacing w:val="1"/>
        </w:rPr>
        <w:t>whatsapp</w:t>
      </w:r>
      <w:proofErr w:type="spellEnd"/>
      <w:r>
        <w:rPr>
          <w:spacing w:val="1"/>
        </w:rPr>
        <w:t xml:space="preserve"> business agar </w:t>
      </w:r>
      <w:proofErr w:type="spellStart"/>
      <w:r>
        <w:rPr>
          <w:spacing w:val="1"/>
        </w:rPr>
        <w:t>nama</w:t>
      </w:r>
      <w:proofErr w:type="spellEnd"/>
      <w:r>
        <w:rPr>
          <w:spacing w:val="1"/>
        </w:rPr>
        <w:t xml:space="preserve"> </w:t>
      </w:r>
      <w:proofErr w:type="spellStart"/>
      <w:r>
        <w:rPr>
          <w:spacing w:val="1"/>
        </w:rPr>
        <w:t>kontak</w:t>
      </w:r>
      <w:proofErr w:type="spellEnd"/>
      <w:r>
        <w:rPr>
          <w:spacing w:val="1"/>
        </w:rPr>
        <w:t xml:space="preserve"> yang </w:t>
      </w:r>
      <w:proofErr w:type="spellStart"/>
      <w:r>
        <w:rPr>
          <w:spacing w:val="1"/>
        </w:rPr>
        <w:t>digunakan</w:t>
      </w:r>
      <w:proofErr w:type="spellEnd"/>
      <w:r>
        <w:rPr>
          <w:spacing w:val="1"/>
        </w:rPr>
        <w:t xml:space="preserve"> </w:t>
      </w:r>
      <w:proofErr w:type="spellStart"/>
      <w:r>
        <w:rPr>
          <w:spacing w:val="1"/>
        </w:rPr>
        <w:t>untuk</w:t>
      </w:r>
      <w:proofErr w:type="spellEnd"/>
      <w:r>
        <w:rPr>
          <w:spacing w:val="1"/>
        </w:rPr>
        <w:t xml:space="preserve"> </w:t>
      </w:r>
      <w:proofErr w:type="spellStart"/>
      <w:r>
        <w:rPr>
          <w:spacing w:val="1"/>
        </w:rPr>
        <w:t>membalas</w:t>
      </w:r>
      <w:proofErr w:type="spellEnd"/>
      <w:r>
        <w:rPr>
          <w:spacing w:val="1"/>
        </w:rPr>
        <w:t xml:space="preserve"> </w:t>
      </w:r>
      <w:proofErr w:type="spellStart"/>
      <w:r>
        <w:rPr>
          <w:spacing w:val="1"/>
        </w:rPr>
        <w:t>pesan</w:t>
      </w:r>
      <w:proofErr w:type="spellEnd"/>
      <w:r>
        <w:rPr>
          <w:spacing w:val="1"/>
        </w:rPr>
        <w:t xml:space="preserve"> </w:t>
      </w:r>
      <w:proofErr w:type="spellStart"/>
      <w:r>
        <w:rPr>
          <w:spacing w:val="1"/>
        </w:rPr>
        <w:t>dari</w:t>
      </w:r>
      <w:proofErr w:type="spellEnd"/>
      <w:r>
        <w:rPr>
          <w:spacing w:val="1"/>
        </w:rPr>
        <w:t xml:space="preserve"> </w:t>
      </w:r>
      <w:proofErr w:type="spellStart"/>
      <w:r>
        <w:rPr>
          <w:spacing w:val="1"/>
        </w:rPr>
        <w:t>pasien</w:t>
      </w:r>
      <w:proofErr w:type="spellEnd"/>
      <w:r>
        <w:rPr>
          <w:spacing w:val="1"/>
        </w:rPr>
        <w:t xml:space="preserve"> </w:t>
      </w:r>
      <w:proofErr w:type="spellStart"/>
      <w:r>
        <w:rPr>
          <w:spacing w:val="1"/>
        </w:rPr>
        <w:t>menjadi</w:t>
      </w:r>
      <w:proofErr w:type="spellEnd"/>
      <w:r>
        <w:rPr>
          <w:spacing w:val="1"/>
        </w:rPr>
        <w:t xml:space="preserve"> </w:t>
      </w:r>
      <w:proofErr w:type="spellStart"/>
      <w:r>
        <w:rPr>
          <w:spacing w:val="1"/>
        </w:rPr>
        <w:t>nama</w:t>
      </w:r>
      <w:proofErr w:type="spellEnd"/>
      <w:r>
        <w:rPr>
          <w:spacing w:val="1"/>
        </w:rPr>
        <w:t xml:space="preserve"> </w:t>
      </w:r>
      <w:proofErr w:type="spellStart"/>
      <w:r>
        <w:rPr>
          <w:spacing w:val="1"/>
        </w:rPr>
        <w:t>Rumah</w:t>
      </w:r>
      <w:proofErr w:type="spellEnd"/>
      <w:r>
        <w:rPr>
          <w:spacing w:val="1"/>
        </w:rPr>
        <w:t xml:space="preserve"> </w:t>
      </w:r>
      <w:proofErr w:type="spellStart"/>
      <w:r>
        <w:rPr>
          <w:spacing w:val="1"/>
        </w:rPr>
        <w:t>Sakit</w:t>
      </w:r>
      <w:proofErr w:type="spellEnd"/>
      <w:r>
        <w:rPr>
          <w:spacing w:val="1"/>
        </w:rPr>
        <w:t xml:space="preserve"> dan </w:t>
      </w:r>
      <w:proofErr w:type="spellStart"/>
      <w:r>
        <w:rPr>
          <w:spacing w:val="1"/>
        </w:rPr>
        <w:t>terdapat</w:t>
      </w:r>
      <w:proofErr w:type="spellEnd"/>
      <w:r>
        <w:rPr>
          <w:spacing w:val="1"/>
        </w:rPr>
        <w:t xml:space="preserve"> </w:t>
      </w:r>
      <w:proofErr w:type="spellStart"/>
      <w:r>
        <w:rPr>
          <w:spacing w:val="1"/>
        </w:rPr>
        <w:t>centang</w:t>
      </w:r>
      <w:proofErr w:type="spellEnd"/>
      <w:r>
        <w:rPr>
          <w:spacing w:val="1"/>
        </w:rPr>
        <w:t xml:space="preserve"> </w:t>
      </w:r>
      <w:proofErr w:type="spellStart"/>
      <w:r>
        <w:rPr>
          <w:spacing w:val="1"/>
        </w:rPr>
        <w:t>hijau</w:t>
      </w:r>
      <w:proofErr w:type="spellEnd"/>
      <w:r>
        <w:rPr>
          <w:spacing w:val="1"/>
        </w:rPr>
        <w:t xml:space="preserve"> </w:t>
      </w:r>
      <w:proofErr w:type="spellStart"/>
      <w:r>
        <w:rPr>
          <w:spacing w:val="1"/>
        </w:rPr>
        <w:t>setelah</w:t>
      </w:r>
      <w:proofErr w:type="spellEnd"/>
      <w:r>
        <w:rPr>
          <w:spacing w:val="1"/>
        </w:rPr>
        <w:t xml:space="preserve"> </w:t>
      </w:r>
      <w:proofErr w:type="spellStart"/>
      <w:r>
        <w:rPr>
          <w:spacing w:val="1"/>
        </w:rPr>
        <w:t>nama</w:t>
      </w:r>
      <w:proofErr w:type="spellEnd"/>
      <w:r>
        <w:rPr>
          <w:spacing w:val="1"/>
        </w:rPr>
        <w:t xml:space="preserve"> </w:t>
      </w:r>
      <w:proofErr w:type="spellStart"/>
      <w:r>
        <w:rPr>
          <w:spacing w:val="1"/>
        </w:rPr>
        <w:t>perusahaan</w:t>
      </w:r>
      <w:proofErr w:type="spellEnd"/>
      <w:r>
        <w:rPr>
          <w:spacing w:val="1"/>
        </w:rPr>
        <w:t>.</w:t>
      </w:r>
    </w:p>
    <w:p w14:paraId="1A5F83B2" w14:textId="77777777" w:rsidR="00606D74" w:rsidRDefault="00606D74" w:rsidP="00784E58">
      <w:pPr>
        <w:pStyle w:val="ListParagraph"/>
        <w:ind w:left="540"/>
        <w:jc w:val="left"/>
        <w:rPr>
          <w:spacing w:val="1"/>
        </w:rPr>
      </w:pPr>
    </w:p>
    <w:p w14:paraId="520E9DE8" w14:textId="77777777" w:rsidR="00606D74" w:rsidRPr="008A3AE3" w:rsidRDefault="00606D74" w:rsidP="00606D74">
      <w:pPr>
        <w:pStyle w:val="ListParagraph"/>
        <w:ind w:left="1475"/>
        <w:rPr>
          <w:spacing w:val="1"/>
        </w:rPr>
      </w:pPr>
    </w:p>
    <w:p w14:paraId="28D08002" w14:textId="77777777" w:rsidR="008A3AE3" w:rsidRDefault="008A3AE3" w:rsidP="008A3AE3">
      <w:pPr>
        <w:ind w:left="540" w:hanging="360"/>
        <w:rPr>
          <w:spacing w:val="1"/>
        </w:rPr>
      </w:pPr>
    </w:p>
    <w:p w14:paraId="479B5083" w14:textId="6FABF7A0" w:rsidR="008A3AE3" w:rsidRPr="008A3AE3" w:rsidRDefault="008A3AE3" w:rsidP="008A3AE3">
      <w:pPr>
        <w:pStyle w:val="ListParagraph"/>
        <w:numPr>
          <w:ilvl w:val="2"/>
          <w:numId w:val="51"/>
        </w:numPr>
        <w:sectPr w:rsidR="008A3AE3" w:rsidRPr="008A3AE3" w:rsidSect="00AB516E">
          <w:pgSz w:w="11907" w:h="16839" w:code="9"/>
          <w:pgMar w:top="1701" w:right="1701" w:bottom="1701" w:left="2268" w:header="720" w:footer="720" w:gutter="0"/>
          <w:cols w:space="720"/>
          <w:titlePg/>
          <w:docGrid w:linePitch="360"/>
        </w:sectPr>
      </w:pPr>
    </w:p>
    <w:p w14:paraId="418458B2" w14:textId="77777777" w:rsidR="003A1694" w:rsidRDefault="00AB516E" w:rsidP="001E0C7E">
      <w:pPr>
        <w:pStyle w:val="Heading1"/>
        <w:numPr>
          <w:ilvl w:val="0"/>
          <w:numId w:val="0"/>
        </w:numPr>
      </w:pPr>
      <w:bookmarkStart w:id="1597" w:name="_Toc94886089"/>
      <w:r>
        <w:lastRenderedPageBreak/>
        <w:t>DAFTAR PUSTAKA</w:t>
      </w:r>
      <w:bookmarkEnd w:id="1597"/>
    </w:p>
    <w:p w14:paraId="239D2238" w14:textId="33BC9396" w:rsidR="00C7146F" w:rsidRDefault="0040433D" w:rsidP="00C7146F">
      <w:pPr>
        <w:ind w:left="810" w:hanging="810"/>
      </w:pPr>
      <w:r>
        <w:t xml:space="preserve">B. Romney, S. &amp; </w:t>
      </w:r>
      <w:proofErr w:type="spellStart"/>
      <w:r>
        <w:t>Steinbart</w:t>
      </w:r>
      <w:proofErr w:type="spellEnd"/>
      <w:r>
        <w:t xml:space="preserve">, P. J., 2015. </w:t>
      </w:r>
      <w:proofErr w:type="spellStart"/>
      <w:r w:rsidRPr="00E60A0A">
        <w:rPr>
          <w:b/>
          <w:bCs/>
          <w:i/>
          <w:iCs/>
        </w:rPr>
        <w:t>Sistem</w:t>
      </w:r>
      <w:proofErr w:type="spellEnd"/>
      <w:r w:rsidRPr="00E60A0A">
        <w:rPr>
          <w:b/>
          <w:bCs/>
          <w:i/>
          <w:iCs/>
        </w:rPr>
        <w:t xml:space="preserve"> </w:t>
      </w:r>
      <w:proofErr w:type="spellStart"/>
      <w:r w:rsidRPr="00E60A0A">
        <w:rPr>
          <w:b/>
          <w:bCs/>
          <w:i/>
          <w:iCs/>
        </w:rPr>
        <w:t>Informasi</w:t>
      </w:r>
      <w:proofErr w:type="spellEnd"/>
      <w:r w:rsidRPr="00E60A0A">
        <w:rPr>
          <w:b/>
          <w:bCs/>
          <w:i/>
          <w:iCs/>
        </w:rPr>
        <w:t xml:space="preserve"> </w:t>
      </w:r>
      <w:proofErr w:type="spellStart"/>
      <w:r w:rsidRPr="00E60A0A">
        <w:rPr>
          <w:b/>
          <w:bCs/>
          <w:i/>
          <w:iCs/>
        </w:rPr>
        <w:t>Akuntansi</w:t>
      </w:r>
      <w:proofErr w:type="spellEnd"/>
      <w:r>
        <w:t xml:space="preserve">. </w:t>
      </w:r>
      <w:proofErr w:type="spellStart"/>
      <w:r>
        <w:t>jakarta</w:t>
      </w:r>
      <w:proofErr w:type="spellEnd"/>
      <w:r>
        <w:t xml:space="preserve"> </w:t>
      </w:r>
      <w:proofErr w:type="spellStart"/>
      <w:r>
        <w:t>selatan</w:t>
      </w:r>
      <w:proofErr w:type="spellEnd"/>
      <w:r>
        <w:t xml:space="preserve">: </w:t>
      </w:r>
      <w:proofErr w:type="spellStart"/>
      <w:r>
        <w:t>Salemba</w:t>
      </w:r>
      <w:proofErr w:type="spellEnd"/>
      <w:r>
        <w:t xml:space="preserve"> </w:t>
      </w:r>
      <w:proofErr w:type="spellStart"/>
      <w:r>
        <w:t>Empat</w:t>
      </w:r>
      <w:proofErr w:type="spellEnd"/>
      <w:r>
        <w:t>.</w:t>
      </w:r>
    </w:p>
    <w:p w14:paraId="2ED4167C" w14:textId="77777777" w:rsidR="00E60A0A" w:rsidRDefault="00E60A0A" w:rsidP="00E60A0A">
      <w:pPr>
        <w:ind w:left="810" w:right="18" w:hanging="810"/>
      </w:pPr>
      <w:proofErr w:type="spellStart"/>
      <w:r>
        <w:t>Triwahjono</w:t>
      </w:r>
      <w:proofErr w:type="spellEnd"/>
      <w:r>
        <w:t>,</w:t>
      </w:r>
      <w:r>
        <w:rPr>
          <w:spacing w:val="37"/>
        </w:rPr>
        <w:t xml:space="preserve"> </w:t>
      </w:r>
      <w:proofErr w:type="spellStart"/>
      <w:r>
        <w:t>Erwan</w:t>
      </w:r>
      <w:proofErr w:type="spellEnd"/>
      <w:r>
        <w:t>,</w:t>
      </w:r>
      <w:r>
        <w:rPr>
          <w:spacing w:val="38"/>
        </w:rPr>
        <w:t xml:space="preserve"> </w:t>
      </w:r>
      <w:r>
        <w:t>2010,</w:t>
      </w:r>
      <w:r>
        <w:rPr>
          <w:spacing w:val="38"/>
        </w:rPr>
        <w:t xml:space="preserve"> </w:t>
      </w:r>
      <w:proofErr w:type="spellStart"/>
      <w:r>
        <w:rPr>
          <w:b/>
          <w:i/>
        </w:rPr>
        <w:t>Sistem</w:t>
      </w:r>
      <w:proofErr w:type="spellEnd"/>
      <w:r>
        <w:rPr>
          <w:b/>
          <w:i/>
          <w:spacing w:val="39"/>
        </w:rPr>
        <w:t xml:space="preserve"> </w:t>
      </w:r>
      <w:proofErr w:type="spellStart"/>
      <w:r>
        <w:rPr>
          <w:b/>
          <w:i/>
        </w:rPr>
        <w:t>Informasi</w:t>
      </w:r>
      <w:proofErr w:type="spellEnd"/>
      <w:r>
        <w:rPr>
          <w:b/>
          <w:i/>
          <w:spacing w:val="38"/>
        </w:rPr>
        <w:t xml:space="preserve"> </w:t>
      </w:r>
      <w:r>
        <w:rPr>
          <w:b/>
          <w:i/>
        </w:rPr>
        <w:t>Rawat</w:t>
      </w:r>
      <w:r>
        <w:rPr>
          <w:b/>
          <w:i/>
          <w:spacing w:val="38"/>
        </w:rPr>
        <w:t xml:space="preserve"> </w:t>
      </w:r>
      <w:r>
        <w:rPr>
          <w:b/>
          <w:i/>
        </w:rPr>
        <w:t>Jalan</w:t>
      </w:r>
      <w:r>
        <w:rPr>
          <w:b/>
          <w:i/>
          <w:spacing w:val="39"/>
        </w:rPr>
        <w:t xml:space="preserve"> </w:t>
      </w:r>
      <w:r>
        <w:rPr>
          <w:b/>
          <w:i/>
        </w:rPr>
        <w:t>Pada</w:t>
      </w:r>
      <w:r>
        <w:rPr>
          <w:b/>
          <w:i/>
          <w:spacing w:val="36"/>
        </w:rPr>
        <w:t xml:space="preserve"> </w:t>
      </w:r>
      <w:r>
        <w:rPr>
          <w:b/>
          <w:i/>
        </w:rPr>
        <w:t>Rumah</w:t>
      </w:r>
      <w:r>
        <w:rPr>
          <w:b/>
          <w:i/>
          <w:spacing w:val="36"/>
        </w:rPr>
        <w:t xml:space="preserve"> </w:t>
      </w:r>
      <w:r>
        <w:rPr>
          <w:b/>
          <w:i/>
        </w:rPr>
        <w:t>Sakit</w:t>
      </w:r>
      <w:r>
        <w:t>,</w:t>
      </w:r>
      <w:r>
        <w:rPr>
          <w:spacing w:val="-57"/>
        </w:rPr>
        <w:t xml:space="preserve"> </w:t>
      </w:r>
      <w:r>
        <w:t>Jakarta</w:t>
      </w:r>
    </w:p>
    <w:p w14:paraId="6476AC0B" w14:textId="10F6EA08" w:rsidR="00FE64C9" w:rsidRDefault="00FE64C9">
      <w:pPr>
        <w:spacing w:after="0" w:line="240" w:lineRule="auto"/>
        <w:jc w:val="left"/>
      </w:pPr>
      <w:r>
        <w:br w:type="page"/>
      </w:r>
      <w:proofErr w:type="spellStart"/>
      <w:r>
        <w:lastRenderedPageBreak/>
        <w:t>Kartu</w:t>
      </w:r>
      <w:proofErr w:type="spellEnd"/>
      <w:r>
        <w:t xml:space="preserve"> </w:t>
      </w:r>
      <w:proofErr w:type="spellStart"/>
      <w:r>
        <w:t>Peserta</w:t>
      </w:r>
      <w:proofErr w:type="spellEnd"/>
      <w:r>
        <w:t xml:space="preserve"> </w:t>
      </w:r>
      <w:proofErr w:type="spellStart"/>
      <w:r>
        <w:t>Ujian</w:t>
      </w:r>
      <w:proofErr w:type="spellEnd"/>
    </w:p>
    <w:p w14:paraId="6B7CF75E" w14:textId="77777777" w:rsidR="00FE64C9" w:rsidRDefault="00FE64C9">
      <w:pPr>
        <w:spacing w:after="0" w:line="240" w:lineRule="auto"/>
        <w:jc w:val="left"/>
      </w:pPr>
    </w:p>
    <w:p w14:paraId="29D2D6FA" w14:textId="2686D065" w:rsidR="00E60A0A" w:rsidRPr="00DB6071" w:rsidRDefault="00FE64C9" w:rsidP="00C7146F">
      <w:pPr>
        <w:ind w:left="810" w:hanging="810"/>
      </w:pPr>
      <w:r w:rsidRPr="00FE64C9">
        <w:rPr>
          <w:noProof/>
        </w:rPr>
        <w:drawing>
          <wp:inline distT="0" distB="0" distL="0" distR="0" wp14:anchorId="1CF56E7D" wp14:editId="41244830">
            <wp:extent cx="5495598" cy="2936801"/>
            <wp:effectExtent l="19050" t="1905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00904" cy="2939637"/>
                    </a:xfrm>
                    <a:prstGeom prst="rect">
                      <a:avLst/>
                    </a:prstGeom>
                    <a:ln>
                      <a:solidFill>
                        <a:schemeClr val="tx1"/>
                      </a:solidFill>
                    </a:ln>
                  </pic:spPr>
                </pic:pic>
              </a:graphicData>
            </a:graphic>
          </wp:inline>
        </w:drawing>
      </w:r>
    </w:p>
    <w:sectPr w:rsidR="00E60A0A" w:rsidRPr="00DB6071" w:rsidSect="001E0C7E">
      <w:pgSz w:w="11907" w:h="16839" w:code="9"/>
      <w:pgMar w:top="1701" w:right="1701" w:bottom="1701" w:left="2268" w:header="720" w:footer="720" w:gutter="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043" w:author="inacbg" w:date="2022-02-04T10:37:00Z" w:initials="i">
    <w:p w14:paraId="5F459D20" w14:textId="6F69216F" w:rsidR="00B1606F" w:rsidRDefault="00B1606F">
      <w:pPr>
        <w:pStyle w:val="CommentText"/>
      </w:pPr>
      <w:r>
        <w:rPr>
          <w:rStyle w:val="CommentReference"/>
        </w:rPr>
        <w:annotationRef/>
      </w:r>
      <w:hyperlink r:id="rId1" w:history="1">
        <w:r w:rsidRPr="00DE6EBF">
          <w:rPr>
            <w:rStyle w:val="Hyperlink"/>
          </w:rPr>
          <w:t>https://www.dicoding.com/blog/apa-itu-bot/</w:t>
        </w:r>
      </w:hyperlink>
    </w:p>
    <w:p w14:paraId="777B3C1C" w14:textId="6A3DC89A" w:rsidR="00B1606F" w:rsidRDefault="00B1606F">
      <w:pPr>
        <w:pStyle w:val="CommentText"/>
      </w:pPr>
    </w:p>
  </w:comment>
  <w:comment w:id="1044" w:author="inacbg" w:date="2022-02-04T10:47:00Z" w:initials="i">
    <w:p w14:paraId="030D33D8" w14:textId="766257DC" w:rsidR="00F71B4B" w:rsidRDefault="00F71B4B">
      <w:pPr>
        <w:pStyle w:val="CommentText"/>
      </w:pPr>
      <w:r>
        <w:rPr>
          <w:rStyle w:val="CommentReference"/>
        </w:rPr>
        <w:annotationRef/>
      </w:r>
      <w:r w:rsidRPr="00F71B4B">
        <w:t>https://idcloudhost.com/mengenal-apa-itu-chatbot-definisi-cara-kerja-fungsinya/#Mengenal_Apa_Itu_Chatbot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77B3C1C" w15:done="0"/>
  <w15:commentEx w15:paraId="030D33D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A78070" w16cex:dateUtc="2022-02-04T03:37:00Z"/>
  <w16cex:commentExtensible w16cex:durableId="25A782D7" w16cex:dateUtc="2022-02-04T03:4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77B3C1C" w16cid:durableId="25A78070"/>
  <w16cid:commentId w16cid:paraId="030D33D8" w16cid:durableId="25A782D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45B293" w14:textId="77777777" w:rsidR="000355BC" w:rsidRDefault="000355BC" w:rsidP="00FD216C">
      <w:pPr>
        <w:spacing w:after="0" w:line="240" w:lineRule="auto"/>
      </w:pPr>
      <w:r>
        <w:separator/>
      </w:r>
    </w:p>
  </w:endnote>
  <w:endnote w:type="continuationSeparator" w:id="0">
    <w:p w14:paraId="6F51347C" w14:textId="77777777" w:rsidR="000355BC" w:rsidRDefault="000355BC" w:rsidP="00FD21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MS Mincho"/>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2EE829" w14:textId="11F3DE3A" w:rsidR="00216D05" w:rsidRPr="001E0C7E" w:rsidRDefault="00216D05" w:rsidP="00FD216C">
    <w:pPr>
      <w:pStyle w:val="Footer"/>
      <w:jc w:val="right"/>
      <w:rPr>
        <w:rFonts w:ascii="Arial" w:hAnsi="Arial" w:cs="Arial"/>
        <w:b/>
        <w:sz w:val="14"/>
        <w:szCs w:val="20"/>
      </w:rPr>
    </w:pPr>
    <w:r w:rsidRPr="0053781A">
      <w:rPr>
        <w:rFonts w:ascii="Arial" w:hAnsi="Arial" w:cs="Arial"/>
        <w:b/>
        <w:sz w:val="20"/>
      </w:rPr>
      <w:ptab w:relativeTo="margin" w:alignment="center" w:leader="none"/>
    </w:r>
    <w:sdt>
      <w:sdtPr>
        <w:id w:val="98387186"/>
        <w:docPartObj>
          <w:docPartGallery w:val="Page Numbers (Top of Page)"/>
          <w:docPartUnique/>
        </w:docPartObj>
      </w:sdtPr>
      <w:sdtEndPr>
        <w:rPr>
          <w:noProof/>
        </w:rPr>
      </w:sdtEndPr>
      <w:sdtContent>
        <w:r>
          <w:fldChar w:fldCharType="begin"/>
        </w:r>
        <w:r>
          <w:instrText xml:space="preserve"> PAGE   \* MERGEFORMAT </w:instrText>
        </w:r>
        <w:r>
          <w:fldChar w:fldCharType="separate"/>
        </w:r>
        <w:r w:rsidR="001E63A0">
          <w:rPr>
            <w:noProof/>
          </w:rPr>
          <w:t>xv</w:t>
        </w:r>
        <w:r>
          <w:rPr>
            <w:noProof/>
          </w:rPr>
          <w:fldChar w:fldCharType="end"/>
        </w:r>
      </w:sdtContent>
    </w:sdt>
    <w:r>
      <w:rPr>
        <w:noProof/>
      </w:rPr>
      <w:t xml:space="preserve"> </w:t>
    </w:r>
    <w:r w:rsidRPr="0053781A">
      <w:rPr>
        <w:rFonts w:ascii="Arial" w:hAnsi="Arial" w:cs="Arial"/>
        <w:b/>
        <w:sz w:val="20"/>
      </w:rPr>
      <w:ptab w:relativeTo="margin" w:alignment="right" w:leader="none"/>
    </w:r>
    <w:del w:id="4" w:author="Husni Mubarok" w:date="2022-01-27T13:50:00Z">
      <w:r w:rsidDel="00846E41">
        <w:rPr>
          <w:rFonts w:ascii="Arial" w:hAnsi="Arial" w:cs="Arial"/>
          <w:b/>
          <w:sz w:val="20"/>
        </w:rPr>
        <w:delText>Universitas Indonesia</w:delText>
      </w:r>
    </w:del>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F4A760" w14:textId="0BB27657" w:rsidR="00216D05" w:rsidRPr="001E0C7E" w:rsidRDefault="00216D05" w:rsidP="00FD216C">
    <w:pPr>
      <w:pStyle w:val="Footer"/>
      <w:jc w:val="right"/>
      <w:rPr>
        <w:rFonts w:ascii="Arial" w:hAnsi="Arial" w:cs="Arial"/>
        <w:b/>
        <w:sz w:val="14"/>
        <w:szCs w:val="20"/>
      </w:rPr>
    </w:pPr>
    <w:r w:rsidRPr="0053781A">
      <w:rPr>
        <w:rFonts w:ascii="Arial" w:hAnsi="Arial" w:cs="Arial"/>
        <w:b/>
        <w:sz w:val="20"/>
      </w:rPr>
      <w:ptab w:relativeTo="margin" w:alignment="center" w:leader="none"/>
    </w:r>
    <w:r>
      <w:rPr>
        <w:noProof/>
      </w:rPr>
      <w:t xml:space="preserve"> </w:t>
    </w:r>
    <w:del w:id="798" w:author="Husni Mubarok" w:date="2022-01-27T14:03:00Z">
      <w:r w:rsidRPr="0053781A" w:rsidDel="0018406D">
        <w:rPr>
          <w:rFonts w:ascii="Arial" w:hAnsi="Arial" w:cs="Arial"/>
          <w:b/>
          <w:sz w:val="20"/>
        </w:rPr>
        <w:ptab w:relativeTo="margin" w:alignment="right" w:leader="none"/>
      </w:r>
      <w:r w:rsidDel="0018406D">
        <w:rPr>
          <w:rFonts w:ascii="Arial" w:hAnsi="Arial" w:cs="Arial"/>
          <w:b/>
          <w:sz w:val="20"/>
        </w:rPr>
        <w:delText>Universitas Indonesia</w:delText>
      </w:r>
    </w:del>
  </w:p>
  <w:p w14:paraId="2BAC3360" w14:textId="77777777" w:rsidR="00787A0A" w:rsidRDefault="00787A0A"/>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BE0B35" w14:textId="2FEFFAD8" w:rsidR="00216D05" w:rsidRDefault="00216D05">
    <w:pPr>
      <w:pStyle w:val="Footer"/>
    </w:pPr>
    <w:r>
      <w:ptab w:relativeTo="margin" w:alignment="center" w:leader="none"/>
    </w:r>
    <w:r>
      <w:fldChar w:fldCharType="begin"/>
    </w:r>
    <w:r>
      <w:instrText xml:space="preserve"> PAGE   \* MERGEFORMAT </w:instrText>
    </w:r>
    <w:r>
      <w:fldChar w:fldCharType="separate"/>
    </w:r>
    <w:r w:rsidR="001E63A0">
      <w:rPr>
        <w:noProof/>
      </w:rPr>
      <w:t>16</w:t>
    </w:r>
    <w:r>
      <w:rPr>
        <w:noProof/>
      </w:rPr>
      <w:fldChar w:fldCharType="end"/>
    </w:r>
    <w:r>
      <w:ptab w:relativeTo="margin" w:alignment="right" w:leader="none"/>
    </w:r>
    <w:del w:id="799" w:author="Husni Mubarok" w:date="2022-01-27T14:03:00Z">
      <w:r w:rsidRPr="001E0C7E" w:rsidDel="0018406D">
        <w:rPr>
          <w:rFonts w:ascii="Arial" w:hAnsi="Arial" w:cs="Arial"/>
          <w:b/>
          <w:sz w:val="21"/>
        </w:rPr>
        <w:delText>Universitas</w:delText>
      </w:r>
    </w:del>
    <w:r w:rsidRPr="001E0C7E">
      <w:rPr>
        <w:rFonts w:ascii="Arial" w:hAnsi="Arial" w:cs="Arial"/>
        <w:b/>
        <w:sz w:val="21"/>
      </w:rPr>
      <w:t xml:space="preserve"> </w:t>
    </w:r>
    <w:del w:id="800" w:author="Husni Mubarok" w:date="2022-01-27T14:03:00Z">
      <w:r w:rsidRPr="001E0C7E" w:rsidDel="0018406D">
        <w:rPr>
          <w:rFonts w:ascii="Arial" w:hAnsi="Arial" w:cs="Arial"/>
          <w:b/>
          <w:sz w:val="21"/>
        </w:rPr>
        <w:delText>Indonesia</w:delText>
      </w:r>
    </w:del>
  </w:p>
  <w:p w14:paraId="31A44308" w14:textId="77777777" w:rsidR="00787A0A" w:rsidRDefault="00787A0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EB51F6" w14:textId="77777777" w:rsidR="000355BC" w:rsidRDefault="000355BC" w:rsidP="00FD216C">
      <w:pPr>
        <w:spacing w:after="0" w:line="240" w:lineRule="auto"/>
      </w:pPr>
      <w:r>
        <w:separator/>
      </w:r>
    </w:p>
  </w:footnote>
  <w:footnote w:type="continuationSeparator" w:id="0">
    <w:p w14:paraId="0E6AB098" w14:textId="77777777" w:rsidR="000355BC" w:rsidRDefault="000355BC" w:rsidP="00FD216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A8F9F0" w14:textId="77777777" w:rsidR="00216D05" w:rsidRDefault="00000000" w:rsidP="00910F2E">
    <w:pPr>
      <w:pStyle w:val="Header"/>
      <w:jc w:val="right"/>
    </w:pPr>
    <w:sdt>
      <w:sdtPr>
        <w:id w:val="-729457005"/>
        <w:docPartObj>
          <w:docPartGallery w:val="Page Numbers (Top of Page)"/>
          <w:docPartUnique/>
        </w:docPartObj>
      </w:sdtPr>
      <w:sdtEndPr>
        <w:rPr>
          <w:noProof/>
        </w:rPr>
      </w:sdtEndPr>
      <w:sdtContent>
        <w:r w:rsidR="00216D05">
          <w:fldChar w:fldCharType="begin"/>
        </w:r>
        <w:r w:rsidR="00216D05">
          <w:instrText xml:space="preserve"> PAGE   \* MERGEFORMAT </w:instrText>
        </w:r>
        <w:r w:rsidR="00216D05">
          <w:fldChar w:fldCharType="separate"/>
        </w:r>
        <w:r w:rsidR="001E63A0">
          <w:rPr>
            <w:noProof/>
          </w:rPr>
          <w:t>20</w:t>
        </w:r>
        <w:r w:rsidR="00216D05">
          <w:rPr>
            <w:noProof/>
          </w:rPr>
          <w:fldChar w:fldCharType="end"/>
        </w:r>
      </w:sdtContent>
    </w:sdt>
    <w:r w:rsidR="00216D05" w:rsidDel="0053781A">
      <w:t xml:space="preserve"> </w:t>
    </w:r>
  </w:p>
  <w:p w14:paraId="662E45B8" w14:textId="77777777" w:rsidR="00787A0A" w:rsidRDefault="00787A0A"/>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BC4727" w14:textId="77777777" w:rsidR="00216D05" w:rsidRDefault="00216D05">
    <w:pPr>
      <w:pStyle w:val="Header"/>
    </w:pPr>
  </w:p>
  <w:p w14:paraId="18CC7B62" w14:textId="77777777" w:rsidR="00787A0A" w:rsidRDefault="00787A0A"/>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A44CA82A"/>
    <w:lvl w:ilvl="0">
      <w:start w:val="1"/>
      <w:numFmt w:val="decimal"/>
      <w:lvlText w:val="%1."/>
      <w:lvlJc w:val="left"/>
      <w:pPr>
        <w:tabs>
          <w:tab w:val="num" w:pos="1492"/>
        </w:tabs>
        <w:ind w:left="1492" w:hanging="360"/>
      </w:pPr>
      <w:rPr>
        <w:rFonts w:cs="Times New Roman"/>
      </w:rPr>
    </w:lvl>
  </w:abstractNum>
  <w:abstractNum w:abstractNumId="1" w15:restartNumberingAfterBreak="0">
    <w:nsid w:val="FFFFFF7D"/>
    <w:multiLevelType w:val="singleLevel"/>
    <w:tmpl w:val="D4D46E6E"/>
    <w:lvl w:ilvl="0">
      <w:start w:val="1"/>
      <w:numFmt w:val="decimal"/>
      <w:lvlText w:val="%1."/>
      <w:lvlJc w:val="left"/>
      <w:pPr>
        <w:tabs>
          <w:tab w:val="num" w:pos="1209"/>
        </w:tabs>
        <w:ind w:left="1209" w:hanging="360"/>
      </w:pPr>
      <w:rPr>
        <w:rFonts w:cs="Times New Roman"/>
      </w:rPr>
    </w:lvl>
  </w:abstractNum>
  <w:abstractNum w:abstractNumId="2" w15:restartNumberingAfterBreak="0">
    <w:nsid w:val="FFFFFF7E"/>
    <w:multiLevelType w:val="singleLevel"/>
    <w:tmpl w:val="D7F08CFE"/>
    <w:lvl w:ilvl="0">
      <w:start w:val="1"/>
      <w:numFmt w:val="decimal"/>
      <w:lvlText w:val="%1."/>
      <w:lvlJc w:val="left"/>
      <w:pPr>
        <w:tabs>
          <w:tab w:val="num" w:pos="926"/>
        </w:tabs>
        <w:ind w:left="926" w:hanging="360"/>
      </w:pPr>
      <w:rPr>
        <w:rFonts w:cs="Times New Roman"/>
      </w:rPr>
    </w:lvl>
  </w:abstractNum>
  <w:abstractNum w:abstractNumId="3" w15:restartNumberingAfterBreak="0">
    <w:nsid w:val="FFFFFF7F"/>
    <w:multiLevelType w:val="singleLevel"/>
    <w:tmpl w:val="130882D4"/>
    <w:lvl w:ilvl="0">
      <w:start w:val="1"/>
      <w:numFmt w:val="decimal"/>
      <w:lvlText w:val="%1."/>
      <w:lvlJc w:val="left"/>
      <w:pPr>
        <w:tabs>
          <w:tab w:val="num" w:pos="643"/>
        </w:tabs>
        <w:ind w:left="643" w:hanging="360"/>
      </w:pPr>
      <w:rPr>
        <w:rFonts w:cs="Times New Roman"/>
      </w:rPr>
    </w:lvl>
  </w:abstractNum>
  <w:abstractNum w:abstractNumId="4" w15:restartNumberingAfterBreak="0">
    <w:nsid w:val="FFFFFF80"/>
    <w:multiLevelType w:val="singleLevel"/>
    <w:tmpl w:val="5464DF38"/>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6DE20E3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3DA420A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AD18F3D0"/>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9B2A1102"/>
    <w:lvl w:ilvl="0">
      <w:start w:val="1"/>
      <w:numFmt w:val="decimal"/>
      <w:lvlText w:val="%1."/>
      <w:lvlJc w:val="left"/>
      <w:pPr>
        <w:tabs>
          <w:tab w:val="num" w:pos="360"/>
        </w:tabs>
        <w:ind w:left="360" w:hanging="360"/>
      </w:pPr>
      <w:rPr>
        <w:rFonts w:cs="Times New Roman"/>
      </w:rPr>
    </w:lvl>
  </w:abstractNum>
  <w:abstractNum w:abstractNumId="9" w15:restartNumberingAfterBreak="0">
    <w:nsid w:val="FFFFFF89"/>
    <w:multiLevelType w:val="singleLevel"/>
    <w:tmpl w:val="44A0203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C05FCF"/>
    <w:multiLevelType w:val="multilevel"/>
    <w:tmpl w:val="B47C7A5E"/>
    <w:lvl w:ilvl="0">
      <w:start w:val="1"/>
      <w:numFmt w:val="decimal"/>
      <w:lvlText w:val="%1."/>
      <w:lvlJc w:val="left"/>
      <w:pPr>
        <w:ind w:left="360" w:hanging="360"/>
      </w:pPr>
      <w:rPr>
        <w:rFonts w:hint="default"/>
      </w:rPr>
    </w:lvl>
    <w:lvl w:ilvl="1">
      <w:start w:val="4"/>
      <w:numFmt w:val="none"/>
      <w:isLgl/>
      <w:lvlText w:val="4.1."/>
      <w:lvlJc w:val="left"/>
      <w:pPr>
        <w:ind w:left="1800" w:hanging="720"/>
      </w:pPr>
      <w:rPr>
        <w:rFonts w:hint="default"/>
      </w:rPr>
    </w:lvl>
    <w:lvl w:ilvl="2">
      <w:start w:val="1"/>
      <w:numFmt w:val="decimal"/>
      <w:isLgl/>
      <w:lvlText w:val="%1.%2.%3."/>
      <w:lvlJc w:val="left"/>
      <w:pPr>
        <w:ind w:left="2880" w:hanging="720"/>
      </w:pPr>
      <w:rPr>
        <w:rFonts w:hint="default"/>
      </w:rPr>
    </w:lvl>
    <w:lvl w:ilvl="3">
      <w:start w:val="1"/>
      <w:numFmt w:val="decimal"/>
      <w:isLgl/>
      <w:lvlText w:val="%1.%2.%3.%4."/>
      <w:lvlJc w:val="left"/>
      <w:pPr>
        <w:ind w:left="4320" w:hanging="1080"/>
      </w:pPr>
      <w:rPr>
        <w:rFonts w:hint="default"/>
      </w:rPr>
    </w:lvl>
    <w:lvl w:ilvl="4">
      <w:start w:val="1"/>
      <w:numFmt w:val="decimal"/>
      <w:isLgl/>
      <w:lvlText w:val="%1.%2.%3.%4.%5."/>
      <w:lvlJc w:val="left"/>
      <w:pPr>
        <w:ind w:left="5400" w:hanging="1080"/>
      </w:pPr>
      <w:rPr>
        <w:rFonts w:hint="default"/>
      </w:rPr>
    </w:lvl>
    <w:lvl w:ilvl="5">
      <w:start w:val="1"/>
      <w:numFmt w:val="decimal"/>
      <w:isLgl/>
      <w:lvlText w:val="%1.%2.%3.%4.%5.%6."/>
      <w:lvlJc w:val="left"/>
      <w:pPr>
        <w:ind w:left="6840" w:hanging="1440"/>
      </w:pPr>
      <w:rPr>
        <w:rFonts w:hint="default"/>
      </w:rPr>
    </w:lvl>
    <w:lvl w:ilvl="6">
      <w:start w:val="1"/>
      <w:numFmt w:val="decimal"/>
      <w:isLgl/>
      <w:lvlText w:val="%1.%2.%3.%4.%5.%6.%7."/>
      <w:lvlJc w:val="left"/>
      <w:pPr>
        <w:ind w:left="7920" w:hanging="1440"/>
      </w:pPr>
      <w:rPr>
        <w:rFonts w:hint="default"/>
      </w:rPr>
    </w:lvl>
    <w:lvl w:ilvl="7">
      <w:start w:val="1"/>
      <w:numFmt w:val="decimal"/>
      <w:isLgl/>
      <w:lvlText w:val="%1.%2.%3.%4.%5.%6.%7.%8."/>
      <w:lvlJc w:val="left"/>
      <w:pPr>
        <w:ind w:left="9360" w:hanging="1800"/>
      </w:pPr>
      <w:rPr>
        <w:rFonts w:hint="default"/>
      </w:rPr>
    </w:lvl>
    <w:lvl w:ilvl="8">
      <w:start w:val="1"/>
      <w:numFmt w:val="decimal"/>
      <w:isLgl/>
      <w:lvlText w:val="%1.%2.%3.%4.%5.%6.%7.%8.%9."/>
      <w:lvlJc w:val="left"/>
      <w:pPr>
        <w:ind w:left="10800" w:hanging="2160"/>
      </w:pPr>
      <w:rPr>
        <w:rFonts w:hint="default"/>
      </w:rPr>
    </w:lvl>
  </w:abstractNum>
  <w:abstractNum w:abstractNumId="11" w15:restartNumberingAfterBreak="0">
    <w:nsid w:val="03ED43BD"/>
    <w:multiLevelType w:val="multilevel"/>
    <w:tmpl w:val="CB6EB146"/>
    <w:lvl w:ilvl="0">
      <w:start w:val="1"/>
      <w:numFmt w:val="decimal"/>
      <w:lvlText w:val="%1."/>
      <w:lvlJc w:val="left"/>
      <w:pPr>
        <w:ind w:left="360" w:hanging="360"/>
      </w:pPr>
      <w:rPr>
        <w:rFonts w:hint="default"/>
      </w:rPr>
    </w:lvl>
    <w:lvl w:ilvl="1">
      <w:start w:val="4"/>
      <w:numFmt w:val="none"/>
      <w:isLgl/>
      <w:lvlText w:val="4.2."/>
      <w:lvlJc w:val="left"/>
      <w:pPr>
        <w:ind w:left="1800" w:hanging="720"/>
      </w:pPr>
      <w:rPr>
        <w:rFonts w:hint="default"/>
      </w:rPr>
    </w:lvl>
    <w:lvl w:ilvl="2">
      <w:start w:val="1"/>
      <w:numFmt w:val="decimal"/>
      <w:isLgl/>
      <w:lvlText w:val="%1.%2.%3."/>
      <w:lvlJc w:val="left"/>
      <w:pPr>
        <w:ind w:left="2880" w:hanging="720"/>
      </w:pPr>
      <w:rPr>
        <w:rFonts w:hint="default"/>
      </w:rPr>
    </w:lvl>
    <w:lvl w:ilvl="3">
      <w:start w:val="1"/>
      <w:numFmt w:val="decimal"/>
      <w:isLgl/>
      <w:lvlText w:val="%1.%2.%3.%4."/>
      <w:lvlJc w:val="left"/>
      <w:pPr>
        <w:ind w:left="4320" w:hanging="1080"/>
      </w:pPr>
      <w:rPr>
        <w:rFonts w:hint="default"/>
      </w:rPr>
    </w:lvl>
    <w:lvl w:ilvl="4">
      <w:start w:val="1"/>
      <w:numFmt w:val="decimal"/>
      <w:isLgl/>
      <w:lvlText w:val="%1.%2.%3.%4.%5."/>
      <w:lvlJc w:val="left"/>
      <w:pPr>
        <w:ind w:left="5400" w:hanging="1080"/>
      </w:pPr>
      <w:rPr>
        <w:rFonts w:hint="default"/>
      </w:rPr>
    </w:lvl>
    <w:lvl w:ilvl="5">
      <w:start w:val="1"/>
      <w:numFmt w:val="decimal"/>
      <w:isLgl/>
      <w:lvlText w:val="%1.%2.%3.%4.%5.%6."/>
      <w:lvlJc w:val="left"/>
      <w:pPr>
        <w:ind w:left="6840" w:hanging="1440"/>
      </w:pPr>
      <w:rPr>
        <w:rFonts w:hint="default"/>
      </w:rPr>
    </w:lvl>
    <w:lvl w:ilvl="6">
      <w:start w:val="1"/>
      <w:numFmt w:val="decimal"/>
      <w:isLgl/>
      <w:lvlText w:val="%1.%2.%3.%4.%5.%6.%7."/>
      <w:lvlJc w:val="left"/>
      <w:pPr>
        <w:ind w:left="7920" w:hanging="1440"/>
      </w:pPr>
      <w:rPr>
        <w:rFonts w:hint="default"/>
      </w:rPr>
    </w:lvl>
    <w:lvl w:ilvl="7">
      <w:start w:val="1"/>
      <w:numFmt w:val="decimal"/>
      <w:isLgl/>
      <w:lvlText w:val="%1.%2.%3.%4.%5.%6.%7.%8."/>
      <w:lvlJc w:val="left"/>
      <w:pPr>
        <w:ind w:left="9360" w:hanging="1800"/>
      </w:pPr>
      <w:rPr>
        <w:rFonts w:hint="default"/>
      </w:rPr>
    </w:lvl>
    <w:lvl w:ilvl="8">
      <w:start w:val="1"/>
      <w:numFmt w:val="decimal"/>
      <w:isLgl/>
      <w:lvlText w:val="%1.%2.%3.%4.%5.%6.%7.%8.%9."/>
      <w:lvlJc w:val="left"/>
      <w:pPr>
        <w:ind w:left="10800" w:hanging="2160"/>
      </w:pPr>
      <w:rPr>
        <w:rFonts w:hint="default"/>
      </w:rPr>
    </w:lvl>
  </w:abstractNum>
  <w:abstractNum w:abstractNumId="12" w15:restartNumberingAfterBreak="0">
    <w:nsid w:val="042D6607"/>
    <w:multiLevelType w:val="hybridMultilevel"/>
    <w:tmpl w:val="B9685D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51A5AF6"/>
    <w:multiLevelType w:val="multilevel"/>
    <w:tmpl w:val="A6488D16"/>
    <w:lvl w:ilvl="0">
      <w:start w:val="1"/>
      <w:numFmt w:val="decimal"/>
      <w:lvlText w:val="%1"/>
      <w:lvlJc w:val="left"/>
      <w:pPr>
        <w:ind w:left="1115" w:hanging="420"/>
      </w:pPr>
      <w:rPr>
        <w:rFonts w:hint="default"/>
        <w:lang w:val="id" w:eastAsia="en-US" w:bidi="ar-SA"/>
      </w:rPr>
    </w:lvl>
    <w:lvl w:ilvl="1">
      <w:start w:val="1"/>
      <w:numFmt w:val="decimal"/>
      <w:lvlText w:val="%1.%2"/>
      <w:lvlJc w:val="left"/>
      <w:pPr>
        <w:ind w:left="1115" w:hanging="420"/>
      </w:pPr>
      <w:rPr>
        <w:rFonts w:ascii="Times New Roman" w:eastAsia="Times New Roman" w:hAnsi="Times New Roman" w:cs="Times New Roman" w:hint="default"/>
        <w:b/>
        <w:bCs/>
        <w:w w:val="100"/>
        <w:sz w:val="24"/>
        <w:szCs w:val="24"/>
        <w:lang w:val="id" w:eastAsia="en-US" w:bidi="ar-SA"/>
      </w:rPr>
    </w:lvl>
    <w:lvl w:ilvl="2">
      <w:start w:val="1"/>
      <w:numFmt w:val="decimal"/>
      <w:lvlText w:val="%3."/>
      <w:lvlJc w:val="left"/>
      <w:pPr>
        <w:ind w:left="1415" w:hanging="360"/>
      </w:pPr>
      <w:rPr>
        <w:rFonts w:ascii="Times New Roman" w:eastAsia="Times New Roman" w:hAnsi="Times New Roman" w:cs="Times New Roman" w:hint="default"/>
        <w:w w:val="100"/>
        <w:sz w:val="24"/>
        <w:szCs w:val="24"/>
        <w:lang w:val="id" w:eastAsia="en-US" w:bidi="ar-SA"/>
      </w:rPr>
    </w:lvl>
    <w:lvl w:ilvl="3">
      <w:numFmt w:val="bullet"/>
      <w:lvlText w:val="•"/>
      <w:lvlJc w:val="left"/>
      <w:pPr>
        <w:ind w:left="3491" w:hanging="360"/>
      </w:pPr>
      <w:rPr>
        <w:rFonts w:hint="default"/>
        <w:lang w:val="id" w:eastAsia="en-US" w:bidi="ar-SA"/>
      </w:rPr>
    </w:lvl>
    <w:lvl w:ilvl="4">
      <w:numFmt w:val="bullet"/>
      <w:lvlText w:val="•"/>
      <w:lvlJc w:val="left"/>
      <w:pPr>
        <w:ind w:left="4362" w:hanging="360"/>
      </w:pPr>
      <w:rPr>
        <w:rFonts w:hint="default"/>
        <w:lang w:val="id" w:eastAsia="en-US" w:bidi="ar-SA"/>
      </w:rPr>
    </w:lvl>
    <w:lvl w:ilvl="5">
      <w:numFmt w:val="bullet"/>
      <w:lvlText w:val="•"/>
      <w:lvlJc w:val="left"/>
      <w:pPr>
        <w:ind w:left="5233" w:hanging="360"/>
      </w:pPr>
      <w:rPr>
        <w:rFonts w:hint="default"/>
        <w:lang w:val="id" w:eastAsia="en-US" w:bidi="ar-SA"/>
      </w:rPr>
    </w:lvl>
    <w:lvl w:ilvl="6">
      <w:numFmt w:val="bullet"/>
      <w:lvlText w:val="•"/>
      <w:lvlJc w:val="left"/>
      <w:pPr>
        <w:ind w:left="6104" w:hanging="360"/>
      </w:pPr>
      <w:rPr>
        <w:rFonts w:hint="default"/>
        <w:lang w:val="id" w:eastAsia="en-US" w:bidi="ar-SA"/>
      </w:rPr>
    </w:lvl>
    <w:lvl w:ilvl="7">
      <w:numFmt w:val="bullet"/>
      <w:lvlText w:val="•"/>
      <w:lvlJc w:val="left"/>
      <w:pPr>
        <w:ind w:left="6975" w:hanging="360"/>
      </w:pPr>
      <w:rPr>
        <w:rFonts w:hint="default"/>
        <w:lang w:val="id" w:eastAsia="en-US" w:bidi="ar-SA"/>
      </w:rPr>
    </w:lvl>
    <w:lvl w:ilvl="8">
      <w:numFmt w:val="bullet"/>
      <w:lvlText w:val="•"/>
      <w:lvlJc w:val="left"/>
      <w:pPr>
        <w:ind w:left="7846" w:hanging="360"/>
      </w:pPr>
      <w:rPr>
        <w:rFonts w:hint="default"/>
        <w:lang w:val="id" w:eastAsia="en-US" w:bidi="ar-SA"/>
      </w:rPr>
    </w:lvl>
  </w:abstractNum>
  <w:abstractNum w:abstractNumId="14" w15:restartNumberingAfterBreak="0">
    <w:nsid w:val="06133EFC"/>
    <w:multiLevelType w:val="multilevel"/>
    <w:tmpl w:val="347CFA1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3."/>
      <w:lvlJc w:val="left"/>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0B625DA6"/>
    <w:multiLevelType w:val="hybridMultilevel"/>
    <w:tmpl w:val="DDE40FB4"/>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6" w15:restartNumberingAfterBreak="0">
    <w:nsid w:val="0CF37223"/>
    <w:multiLevelType w:val="hybridMultilevel"/>
    <w:tmpl w:val="E9C23FB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138F059E"/>
    <w:multiLevelType w:val="hybridMultilevel"/>
    <w:tmpl w:val="8214DC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5771F99"/>
    <w:multiLevelType w:val="hybridMultilevel"/>
    <w:tmpl w:val="0AB29A54"/>
    <w:lvl w:ilvl="0" w:tplc="F2985144">
      <w:start w:val="1"/>
      <w:numFmt w:val="decimal"/>
      <w:lvlText w:val="%1."/>
      <w:lvlJc w:val="left"/>
      <w:pPr>
        <w:ind w:left="1620" w:hanging="360"/>
      </w:pPr>
      <w:rPr>
        <w:rFonts w:hint="default"/>
      </w:r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19" w15:restartNumberingAfterBreak="0">
    <w:nsid w:val="1591057F"/>
    <w:multiLevelType w:val="hybridMultilevel"/>
    <w:tmpl w:val="2D3EF29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1CE36E98"/>
    <w:multiLevelType w:val="multilevel"/>
    <w:tmpl w:val="00C4A81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3.3.%3."/>
      <w:lvlJc w:val="left"/>
      <w:pPr>
        <w:ind w:left="1224" w:hanging="504"/>
      </w:pPr>
      <w:rPr>
        <w:rFonts w:hint="default"/>
      </w:rPr>
    </w:lvl>
    <w:lvl w:ilvl="3">
      <w:start w:val="1"/>
      <w:numFmt w:val="decimal"/>
      <w:lvlText w:val="%4."/>
      <w:lvlJc w:val="left"/>
      <w:pPr>
        <w:ind w:left="1440" w:hanging="36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22AA135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270A5C5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2A400C2B"/>
    <w:multiLevelType w:val="hybridMultilevel"/>
    <w:tmpl w:val="6F6E622E"/>
    <w:lvl w:ilvl="0" w:tplc="80CEE130">
      <w:start w:val="1"/>
      <w:numFmt w:val="decimal"/>
      <w:lvlText w:val="%1"/>
      <w:lvlJc w:val="left"/>
      <w:pPr>
        <w:ind w:left="720" w:hanging="360"/>
      </w:pPr>
      <w:rPr>
        <w:rFonts w:cs="Times New Roman" w:hint="default"/>
        <w:b/>
        <w:caps w:val="0"/>
        <w:smallCaps w:val="0"/>
        <w:spacing w:val="60"/>
        <w:sz w:val="160"/>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4" w15:restartNumberingAfterBreak="0">
    <w:nsid w:val="2B1C085F"/>
    <w:multiLevelType w:val="hybridMultilevel"/>
    <w:tmpl w:val="C316975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2DFA19E3"/>
    <w:multiLevelType w:val="multilevel"/>
    <w:tmpl w:val="A5F41A18"/>
    <w:lvl w:ilvl="0">
      <w:start w:val="1"/>
      <w:numFmt w:val="decimal"/>
      <w:lvlText w:val="%1."/>
      <w:lvlJc w:val="left"/>
      <w:pPr>
        <w:ind w:left="360" w:hanging="360"/>
      </w:pPr>
      <w:rPr>
        <w:rFonts w:hint="default"/>
      </w:rPr>
    </w:lvl>
    <w:lvl w:ilvl="1">
      <w:start w:val="4"/>
      <w:numFmt w:val="none"/>
      <w:isLgl/>
      <w:lvlText w:val="4.3."/>
      <w:lvlJc w:val="left"/>
      <w:pPr>
        <w:ind w:left="1800" w:hanging="720"/>
      </w:pPr>
      <w:rPr>
        <w:rFonts w:hint="default"/>
      </w:rPr>
    </w:lvl>
    <w:lvl w:ilvl="2">
      <w:start w:val="1"/>
      <w:numFmt w:val="decimal"/>
      <w:isLgl/>
      <w:lvlText w:val="%1.%2.%3."/>
      <w:lvlJc w:val="left"/>
      <w:pPr>
        <w:ind w:left="2880" w:hanging="720"/>
      </w:pPr>
      <w:rPr>
        <w:rFonts w:hint="default"/>
      </w:rPr>
    </w:lvl>
    <w:lvl w:ilvl="3">
      <w:start w:val="1"/>
      <w:numFmt w:val="decimal"/>
      <w:isLgl/>
      <w:lvlText w:val="%1.%2.%3.%4."/>
      <w:lvlJc w:val="left"/>
      <w:pPr>
        <w:ind w:left="4320" w:hanging="1080"/>
      </w:pPr>
      <w:rPr>
        <w:rFonts w:hint="default"/>
      </w:rPr>
    </w:lvl>
    <w:lvl w:ilvl="4">
      <w:start w:val="1"/>
      <w:numFmt w:val="decimal"/>
      <w:isLgl/>
      <w:lvlText w:val="%1.%2.%3.%4.%5."/>
      <w:lvlJc w:val="left"/>
      <w:pPr>
        <w:ind w:left="5400" w:hanging="1080"/>
      </w:pPr>
      <w:rPr>
        <w:rFonts w:hint="default"/>
      </w:rPr>
    </w:lvl>
    <w:lvl w:ilvl="5">
      <w:start w:val="1"/>
      <w:numFmt w:val="decimal"/>
      <w:isLgl/>
      <w:lvlText w:val="%1.%2.%3.%4.%5.%6."/>
      <w:lvlJc w:val="left"/>
      <w:pPr>
        <w:ind w:left="6840" w:hanging="1440"/>
      </w:pPr>
      <w:rPr>
        <w:rFonts w:hint="default"/>
      </w:rPr>
    </w:lvl>
    <w:lvl w:ilvl="6">
      <w:start w:val="1"/>
      <w:numFmt w:val="decimal"/>
      <w:isLgl/>
      <w:lvlText w:val="%1.%2.%3.%4.%5.%6.%7."/>
      <w:lvlJc w:val="left"/>
      <w:pPr>
        <w:ind w:left="7920" w:hanging="1440"/>
      </w:pPr>
      <w:rPr>
        <w:rFonts w:hint="default"/>
      </w:rPr>
    </w:lvl>
    <w:lvl w:ilvl="7">
      <w:start w:val="1"/>
      <w:numFmt w:val="decimal"/>
      <w:isLgl/>
      <w:lvlText w:val="%1.%2.%3.%4.%5.%6.%7.%8."/>
      <w:lvlJc w:val="left"/>
      <w:pPr>
        <w:ind w:left="9360" w:hanging="1800"/>
      </w:pPr>
      <w:rPr>
        <w:rFonts w:hint="default"/>
      </w:rPr>
    </w:lvl>
    <w:lvl w:ilvl="8">
      <w:start w:val="1"/>
      <w:numFmt w:val="decimal"/>
      <w:isLgl/>
      <w:lvlText w:val="%1.%2.%3.%4.%5.%6.%7.%8.%9."/>
      <w:lvlJc w:val="left"/>
      <w:pPr>
        <w:ind w:left="10800" w:hanging="2160"/>
      </w:pPr>
      <w:rPr>
        <w:rFonts w:hint="default"/>
      </w:rPr>
    </w:lvl>
  </w:abstractNum>
  <w:abstractNum w:abstractNumId="26" w15:restartNumberingAfterBreak="0">
    <w:nsid w:val="2E6B7569"/>
    <w:multiLevelType w:val="hybridMultilevel"/>
    <w:tmpl w:val="386E419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2FE64FEC"/>
    <w:multiLevelType w:val="hybridMultilevel"/>
    <w:tmpl w:val="BFE66B7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322E3BC6"/>
    <w:multiLevelType w:val="hybridMultilevel"/>
    <w:tmpl w:val="9970EC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2B20C84"/>
    <w:multiLevelType w:val="hybridMultilevel"/>
    <w:tmpl w:val="CFBCF3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4F55CAF"/>
    <w:multiLevelType w:val="multilevel"/>
    <w:tmpl w:val="3006A472"/>
    <w:lvl w:ilvl="0">
      <w:start w:val="1"/>
      <w:numFmt w:val="decimal"/>
      <w:lvlText w:val="%1."/>
      <w:lvlJc w:val="left"/>
      <w:pPr>
        <w:ind w:left="360" w:hanging="360"/>
      </w:pPr>
      <w:rPr>
        <w:rFonts w:hint="default"/>
      </w:rPr>
    </w:lvl>
    <w:lvl w:ilvl="1">
      <w:start w:val="1"/>
      <w:numFmt w:val="decimal"/>
      <w:lvlText w:val="2.%2."/>
      <w:lvlJc w:val="left"/>
      <w:pPr>
        <w:ind w:left="432" w:hanging="432"/>
      </w:pPr>
      <w:rPr>
        <w:rFonts w:hint="default"/>
        <w:b/>
        <w:bCs/>
      </w:rPr>
    </w:lvl>
    <w:lvl w:ilvl="2">
      <w:start w:val="1"/>
      <w:numFmt w:val="decimal"/>
      <w:lvlText w:val="2.2.%3."/>
      <w:lvlJc w:val="left"/>
      <w:pPr>
        <w:ind w:left="59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15:restartNumberingAfterBreak="0">
    <w:nsid w:val="369065EB"/>
    <w:multiLevelType w:val="multilevel"/>
    <w:tmpl w:val="6F3258A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3.3.%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15:restartNumberingAfterBreak="0">
    <w:nsid w:val="392D2DCC"/>
    <w:multiLevelType w:val="multilevel"/>
    <w:tmpl w:val="310A9A1C"/>
    <w:lvl w:ilvl="0">
      <w:start w:val="1"/>
      <w:numFmt w:val="decimal"/>
      <w:lvlText w:val="%1."/>
      <w:lvlJc w:val="left"/>
      <w:pPr>
        <w:ind w:left="360" w:hanging="360"/>
      </w:pPr>
      <w:rPr>
        <w:rFonts w:hint="default"/>
      </w:rPr>
    </w:lvl>
    <w:lvl w:ilvl="1">
      <w:start w:val="4"/>
      <w:numFmt w:val="none"/>
      <w:isLgl/>
      <w:lvlText w:val="4.4."/>
      <w:lvlJc w:val="left"/>
      <w:pPr>
        <w:ind w:left="1800" w:hanging="720"/>
      </w:pPr>
      <w:rPr>
        <w:rFonts w:hint="default"/>
      </w:rPr>
    </w:lvl>
    <w:lvl w:ilvl="2">
      <w:start w:val="1"/>
      <w:numFmt w:val="decimal"/>
      <w:isLgl/>
      <w:lvlText w:val="%1.%2.%3."/>
      <w:lvlJc w:val="left"/>
      <w:pPr>
        <w:ind w:left="2880" w:hanging="720"/>
      </w:pPr>
      <w:rPr>
        <w:rFonts w:hint="default"/>
      </w:rPr>
    </w:lvl>
    <w:lvl w:ilvl="3">
      <w:start w:val="1"/>
      <w:numFmt w:val="decimal"/>
      <w:isLgl/>
      <w:lvlText w:val="%1.%2.%3.%4."/>
      <w:lvlJc w:val="left"/>
      <w:pPr>
        <w:ind w:left="4320" w:hanging="1080"/>
      </w:pPr>
      <w:rPr>
        <w:rFonts w:hint="default"/>
      </w:rPr>
    </w:lvl>
    <w:lvl w:ilvl="4">
      <w:start w:val="1"/>
      <w:numFmt w:val="decimal"/>
      <w:isLgl/>
      <w:lvlText w:val="%1.%2.%3.%4.%5."/>
      <w:lvlJc w:val="left"/>
      <w:pPr>
        <w:ind w:left="5400" w:hanging="1080"/>
      </w:pPr>
      <w:rPr>
        <w:rFonts w:hint="default"/>
      </w:rPr>
    </w:lvl>
    <w:lvl w:ilvl="5">
      <w:start w:val="1"/>
      <w:numFmt w:val="decimal"/>
      <w:isLgl/>
      <w:lvlText w:val="%1.%2.%3.%4.%5.%6."/>
      <w:lvlJc w:val="left"/>
      <w:pPr>
        <w:ind w:left="6840" w:hanging="1440"/>
      </w:pPr>
      <w:rPr>
        <w:rFonts w:hint="default"/>
      </w:rPr>
    </w:lvl>
    <w:lvl w:ilvl="6">
      <w:start w:val="1"/>
      <w:numFmt w:val="decimal"/>
      <w:isLgl/>
      <w:lvlText w:val="%1.%2.%3.%4.%5.%6.%7."/>
      <w:lvlJc w:val="left"/>
      <w:pPr>
        <w:ind w:left="7920" w:hanging="1440"/>
      </w:pPr>
      <w:rPr>
        <w:rFonts w:hint="default"/>
      </w:rPr>
    </w:lvl>
    <w:lvl w:ilvl="7">
      <w:start w:val="1"/>
      <w:numFmt w:val="decimal"/>
      <w:isLgl/>
      <w:lvlText w:val="%1.%2.%3.%4.%5.%6.%7.%8."/>
      <w:lvlJc w:val="left"/>
      <w:pPr>
        <w:ind w:left="9360" w:hanging="1800"/>
      </w:pPr>
      <w:rPr>
        <w:rFonts w:hint="default"/>
      </w:rPr>
    </w:lvl>
    <w:lvl w:ilvl="8">
      <w:start w:val="1"/>
      <w:numFmt w:val="decimal"/>
      <w:isLgl/>
      <w:lvlText w:val="%1.%2.%3.%4.%5.%6.%7.%8.%9."/>
      <w:lvlJc w:val="left"/>
      <w:pPr>
        <w:ind w:left="10800" w:hanging="2160"/>
      </w:pPr>
      <w:rPr>
        <w:rFonts w:hint="default"/>
      </w:rPr>
    </w:lvl>
  </w:abstractNum>
  <w:abstractNum w:abstractNumId="33" w15:restartNumberingAfterBreak="0">
    <w:nsid w:val="3EE51664"/>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40E54E09"/>
    <w:multiLevelType w:val="hybridMultilevel"/>
    <w:tmpl w:val="DB82918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5" w15:restartNumberingAfterBreak="0">
    <w:nsid w:val="40FA70FB"/>
    <w:multiLevelType w:val="hybridMultilevel"/>
    <w:tmpl w:val="3F5C0DD0"/>
    <w:lvl w:ilvl="0" w:tplc="34C0FB36">
      <w:start w:val="1"/>
      <w:numFmt w:val="decimal"/>
      <w:lvlText w:val="%1."/>
      <w:lvlJc w:val="left"/>
      <w:pPr>
        <w:ind w:left="1182" w:hanging="420"/>
      </w:pPr>
      <w:rPr>
        <w:rFonts w:ascii="Times New Roman" w:eastAsia="Times New Roman" w:hAnsi="Times New Roman" w:cs="Times New Roman" w:hint="default"/>
        <w:w w:val="100"/>
        <w:sz w:val="24"/>
        <w:szCs w:val="24"/>
        <w:lang w:val="id" w:eastAsia="en-US" w:bidi="ar-SA"/>
      </w:rPr>
    </w:lvl>
    <w:lvl w:ilvl="1" w:tplc="782A6B52">
      <w:start w:val="1"/>
      <w:numFmt w:val="lowerLetter"/>
      <w:lvlText w:val="%2."/>
      <w:lvlJc w:val="left"/>
      <w:rPr>
        <w:rFonts w:ascii="Times New Roman" w:eastAsia="Times New Roman" w:hAnsi="Times New Roman" w:cs="Times New Roman" w:hint="default"/>
        <w:spacing w:val="-1"/>
        <w:w w:val="100"/>
        <w:sz w:val="24"/>
        <w:szCs w:val="24"/>
        <w:lang w:val="id" w:eastAsia="en-US" w:bidi="ar-SA"/>
      </w:rPr>
    </w:lvl>
    <w:lvl w:ilvl="2" w:tplc="98CE92B0">
      <w:numFmt w:val="bullet"/>
      <w:lvlText w:val="•"/>
      <w:lvlJc w:val="left"/>
      <w:pPr>
        <w:ind w:left="2309" w:hanging="360"/>
      </w:pPr>
      <w:rPr>
        <w:rFonts w:hint="default"/>
        <w:lang w:val="id" w:eastAsia="en-US" w:bidi="ar-SA"/>
      </w:rPr>
    </w:lvl>
    <w:lvl w:ilvl="3" w:tplc="DD72E4B2">
      <w:numFmt w:val="bullet"/>
      <w:lvlText w:val="•"/>
      <w:lvlJc w:val="left"/>
      <w:pPr>
        <w:ind w:left="3219" w:hanging="360"/>
      </w:pPr>
      <w:rPr>
        <w:rFonts w:hint="default"/>
        <w:lang w:val="id" w:eastAsia="en-US" w:bidi="ar-SA"/>
      </w:rPr>
    </w:lvl>
    <w:lvl w:ilvl="4" w:tplc="3258EB9A">
      <w:numFmt w:val="bullet"/>
      <w:lvlText w:val="•"/>
      <w:lvlJc w:val="left"/>
      <w:pPr>
        <w:ind w:left="4129" w:hanging="360"/>
      </w:pPr>
      <w:rPr>
        <w:rFonts w:hint="default"/>
        <w:lang w:val="id" w:eastAsia="en-US" w:bidi="ar-SA"/>
      </w:rPr>
    </w:lvl>
    <w:lvl w:ilvl="5" w:tplc="1CE6FFAA">
      <w:numFmt w:val="bullet"/>
      <w:lvlText w:val="•"/>
      <w:lvlJc w:val="left"/>
      <w:pPr>
        <w:ind w:left="5039" w:hanging="360"/>
      </w:pPr>
      <w:rPr>
        <w:rFonts w:hint="default"/>
        <w:lang w:val="id" w:eastAsia="en-US" w:bidi="ar-SA"/>
      </w:rPr>
    </w:lvl>
    <w:lvl w:ilvl="6" w:tplc="E0A49962">
      <w:numFmt w:val="bullet"/>
      <w:lvlText w:val="•"/>
      <w:lvlJc w:val="left"/>
      <w:pPr>
        <w:ind w:left="5949" w:hanging="360"/>
      </w:pPr>
      <w:rPr>
        <w:rFonts w:hint="default"/>
        <w:lang w:val="id" w:eastAsia="en-US" w:bidi="ar-SA"/>
      </w:rPr>
    </w:lvl>
    <w:lvl w:ilvl="7" w:tplc="E33ACFC4">
      <w:numFmt w:val="bullet"/>
      <w:lvlText w:val="•"/>
      <w:lvlJc w:val="left"/>
      <w:pPr>
        <w:ind w:left="6859" w:hanging="360"/>
      </w:pPr>
      <w:rPr>
        <w:rFonts w:hint="default"/>
        <w:lang w:val="id" w:eastAsia="en-US" w:bidi="ar-SA"/>
      </w:rPr>
    </w:lvl>
    <w:lvl w:ilvl="8" w:tplc="126C1D4E">
      <w:numFmt w:val="bullet"/>
      <w:lvlText w:val="•"/>
      <w:lvlJc w:val="left"/>
      <w:pPr>
        <w:ind w:left="7769" w:hanging="360"/>
      </w:pPr>
      <w:rPr>
        <w:rFonts w:hint="default"/>
        <w:lang w:val="id" w:eastAsia="en-US" w:bidi="ar-SA"/>
      </w:rPr>
    </w:lvl>
  </w:abstractNum>
  <w:abstractNum w:abstractNumId="36" w15:restartNumberingAfterBreak="0">
    <w:nsid w:val="421559F9"/>
    <w:multiLevelType w:val="hybridMultilevel"/>
    <w:tmpl w:val="DE68FC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74B4EBE"/>
    <w:multiLevelType w:val="multilevel"/>
    <w:tmpl w:val="53BE09C0"/>
    <w:lvl w:ilvl="0">
      <w:start w:val="5"/>
      <w:numFmt w:val="decimal"/>
      <w:lvlText w:val="%1"/>
      <w:lvlJc w:val="left"/>
      <w:pPr>
        <w:ind w:left="1055" w:hanging="360"/>
        <w:jc w:val="left"/>
      </w:pPr>
      <w:rPr>
        <w:rFonts w:hint="default"/>
        <w:lang w:val="id" w:eastAsia="en-US" w:bidi="ar-SA"/>
      </w:rPr>
    </w:lvl>
    <w:lvl w:ilvl="1">
      <w:start w:val="1"/>
      <w:numFmt w:val="decimal"/>
      <w:lvlText w:val="%1.%2"/>
      <w:lvlJc w:val="left"/>
      <w:pPr>
        <w:ind w:left="1055" w:hanging="360"/>
        <w:jc w:val="left"/>
      </w:pPr>
      <w:rPr>
        <w:rFonts w:ascii="Times New Roman" w:eastAsia="Times New Roman" w:hAnsi="Times New Roman" w:cs="Times New Roman" w:hint="default"/>
        <w:b/>
        <w:bCs/>
        <w:w w:val="100"/>
        <w:sz w:val="24"/>
        <w:szCs w:val="24"/>
        <w:lang w:val="id" w:eastAsia="en-US" w:bidi="ar-SA"/>
      </w:rPr>
    </w:lvl>
    <w:lvl w:ilvl="2">
      <w:start w:val="1"/>
      <w:numFmt w:val="decimal"/>
      <w:lvlText w:val="%3."/>
      <w:lvlJc w:val="left"/>
      <w:pPr>
        <w:ind w:left="1475" w:hanging="300"/>
        <w:jc w:val="left"/>
      </w:pPr>
      <w:rPr>
        <w:rFonts w:ascii="Times New Roman" w:eastAsia="Times New Roman" w:hAnsi="Times New Roman" w:cs="Times New Roman" w:hint="default"/>
        <w:w w:val="100"/>
        <w:sz w:val="24"/>
        <w:szCs w:val="24"/>
        <w:lang w:val="id" w:eastAsia="en-US" w:bidi="ar-SA"/>
      </w:rPr>
    </w:lvl>
    <w:lvl w:ilvl="3">
      <w:numFmt w:val="bullet"/>
      <w:lvlText w:val="•"/>
      <w:lvlJc w:val="left"/>
      <w:pPr>
        <w:ind w:left="3281" w:hanging="300"/>
      </w:pPr>
      <w:rPr>
        <w:rFonts w:hint="default"/>
        <w:lang w:val="id" w:eastAsia="en-US" w:bidi="ar-SA"/>
      </w:rPr>
    </w:lvl>
    <w:lvl w:ilvl="4">
      <w:numFmt w:val="bullet"/>
      <w:lvlText w:val="•"/>
      <w:lvlJc w:val="left"/>
      <w:pPr>
        <w:ind w:left="4182" w:hanging="300"/>
      </w:pPr>
      <w:rPr>
        <w:rFonts w:hint="default"/>
        <w:lang w:val="id" w:eastAsia="en-US" w:bidi="ar-SA"/>
      </w:rPr>
    </w:lvl>
    <w:lvl w:ilvl="5">
      <w:numFmt w:val="bullet"/>
      <w:lvlText w:val="•"/>
      <w:lvlJc w:val="left"/>
      <w:pPr>
        <w:ind w:left="5083" w:hanging="300"/>
      </w:pPr>
      <w:rPr>
        <w:rFonts w:hint="default"/>
        <w:lang w:val="id" w:eastAsia="en-US" w:bidi="ar-SA"/>
      </w:rPr>
    </w:lvl>
    <w:lvl w:ilvl="6">
      <w:numFmt w:val="bullet"/>
      <w:lvlText w:val="•"/>
      <w:lvlJc w:val="left"/>
      <w:pPr>
        <w:ind w:left="5984" w:hanging="300"/>
      </w:pPr>
      <w:rPr>
        <w:rFonts w:hint="default"/>
        <w:lang w:val="id" w:eastAsia="en-US" w:bidi="ar-SA"/>
      </w:rPr>
    </w:lvl>
    <w:lvl w:ilvl="7">
      <w:numFmt w:val="bullet"/>
      <w:lvlText w:val="•"/>
      <w:lvlJc w:val="left"/>
      <w:pPr>
        <w:ind w:left="6885" w:hanging="300"/>
      </w:pPr>
      <w:rPr>
        <w:rFonts w:hint="default"/>
        <w:lang w:val="id" w:eastAsia="en-US" w:bidi="ar-SA"/>
      </w:rPr>
    </w:lvl>
    <w:lvl w:ilvl="8">
      <w:numFmt w:val="bullet"/>
      <w:lvlText w:val="•"/>
      <w:lvlJc w:val="left"/>
      <w:pPr>
        <w:ind w:left="7786" w:hanging="300"/>
      </w:pPr>
      <w:rPr>
        <w:rFonts w:hint="default"/>
        <w:lang w:val="id" w:eastAsia="en-US" w:bidi="ar-SA"/>
      </w:rPr>
    </w:lvl>
  </w:abstractNum>
  <w:abstractNum w:abstractNumId="38" w15:restartNumberingAfterBreak="0">
    <w:nsid w:val="4A1F3B9B"/>
    <w:multiLevelType w:val="hybridMultilevel"/>
    <w:tmpl w:val="DBCE2D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4A7C3A5E"/>
    <w:multiLevelType w:val="hybridMultilevel"/>
    <w:tmpl w:val="EAD22EBA"/>
    <w:lvl w:ilvl="0" w:tplc="782A6B52">
      <w:start w:val="1"/>
      <w:numFmt w:val="lowerLetter"/>
      <w:lvlText w:val="%1."/>
      <w:lvlJc w:val="left"/>
      <w:pPr>
        <w:ind w:left="2250" w:hanging="360"/>
      </w:pPr>
      <w:rPr>
        <w:rFonts w:ascii="Times New Roman" w:eastAsia="Times New Roman" w:hAnsi="Times New Roman" w:cs="Times New Roman" w:hint="default"/>
        <w:spacing w:val="-1"/>
        <w:w w:val="100"/>
        <w:sz w:val="24"/>
        <w:szCs w:val="24"/>
        <w:lang w:val="id" w:eastAsia="en-US" w:bidi="ar-SA"/>
      </w:rPr>
    </w:lvl>
    <w:lvl w:ilvl="1" w:tplc="04090019" w:tentative="1">
      <w:start w:val="1"/>
      <w:numFmt w:val="lowerLetter"/>
      <w:lvlText w:val="%2."/>
      <w:lvlJc w:val="left"/>
      <w:pPr>
        <w:ind w:left="2970" w:hanging="360"/>
      </w:pPr>
    </w:lvl>
    <w:lvl w:ilvl="2" w:tplc="0409001B" w:tentative="1">
      <w:start w:val="1"/>
      <w:numFmt w:val="lowerRoman"/>
      <w:lvlText w:val="%3."/>
      <w:lvlJc w:val="right"/>
      <w:pPr>
        <w:ind w:left="3690" w:hanging="180"/>
      </w:pPr>
    </w:lvl>
    <w:lvl w:ilvl="3" w:tplc="0409000F" w:tentative="1">
      <w:start w:val="1"/>
      <w:numFmt w:val="decimal"/>
      <w:lvlText w:val="%4."/>
      <w:lvlJc w:val="left"/>
      <w:pPr>
        <w:ind w:left="4410" w:hanging="360"/>
      </w:pPr>
    </w:lvl>
    <w:lvl w:ilvl="4" w:tplc="04090019" w:tentative="1">
      <w:start w:val="1"/>
      <w:numFmt w:val="lowerLetter"/>
      <w:lvlText w:val="%5."/>
      <w:lvlJc w:val="left"/>
      <w:pPr>
        <w:ind w:left="5130" w:hanging="360"/>
      </w:pPr>
    </w:lvl>
    <w:lvl w:ilvl="5" w:tplc="0409001B" w:tentative="1">
      <w:start w:val="1"/>
      <w:numFmt w:val="lowerRoman"/>
      <w:lvlText w:val="%6."/>
      <w:lvlJc w:val="right"/>
      <w:pPr>
        <w:ind w:left="5850" w:hanging="180"/>
      </w:pPr>
    </w:lvl>
    <w:lvl w:ilvl="6" w:tplc="0409000F" w:tentative="1">
      <w:start w:val="1"/>
      <w:numFmt w:val="decimal"/>
      <w:lvlText w:val="%7."/>
      <w:lvlJc w:val="left"/>
      <w:pPr>
        <w:ind w:left="6570" w:hanging="360"/>
      </w:pPr>
    </w:lvl>
    <w:lvl w:ilvl="7" w:tplc="04090019" w:tentative="1">
      <w:start w:val="1"/>
      <w:numFmt w:val="lowerLetter"/>
      <w:lvlText w:val="%8."/>
      <w:lvlJc w:val="left"/>
      <w:pPr>
        <w:ind w:left="7290" w:hanging="360"/>
      </w:pPr>
    </w:lvl>
    <w:lvl w:ilvl="8" w:tplc="0409001B" w:tentative="1">
      <w:start w:val="1"/>
      <w:numFmt w:val="lowerRoman"/>
      <w:lvlText w:val="%9."/>
      <w:lvlJc w:val="right"/>
      <w:pPr>
        <w:ind w:left="8010" w:hanging="180"/>
      </w:pPr>
    </w:lvl>
  </w:abstractNum>
  <w:abstractNum w:abstractNumId="40" w15:restartNumberingAfterBreak="0">
    <w:nsid w:val="4D3E056E"/>
    <w:multiLevelType w:val="multilevel"/>
    <w:tmpl w:val="139223F4"/>
    <w:lvl w:ilvl="0">
      <w:start w:val="3"/>
      <w:numFmt w:val="decimal"/>
      <w:lvlText w:val="%1"/>
      <w:lvlJc w:val="left"/>
      <w:pPr>
        <w:ind w:left="1475" w:hanging="780"/>
      </w:pPr>
      <w:rPr>
        <w:rFonts w:hint="default"/>
        <w:lang w:val="id" w:eastAsia="en-US" w:bidi="ar-SA"/>
      </w:rPr>
    </w:lvl>
    <w:lvl w:ilvl="1">
      <w:start w:val="1"/>
      <w:numFmt w:val="decimal"/>
      <w:lvlText w:val="%1.%2."/>
      <w:lvlJc w:val="left"/>
      <w:pPr>
        <w:ind w:left="1475" w:hanging="780"/>
      </w:pPr>
      <w:rPr>
        <w:rFonts w:ascii="Times New Roman" w:eastAsia="Times New Roman" w:hAnsi="Times New Roman" w:cs="Times New Roman" w:hint="default"/>
        <w:b/>
        <w:bCs/>
        <w:w w:val="100"/>
        <w:sz w:val="24"/>
        <w:szCs w:val="24"/>
        <w:lang w:val="id" w:eastAsia="en-US" w:bidi="ar-SA"/>
      </w:rPr>
    </w:lvl>
    <w:lvl w:ilvl="2">
      <w:start w:val="1"/>
      <w:numFmt w:val="decimal"/>
      <w:lvlText w:val="%1.%2.%3"/>
      <w:lvlJc w:val="left"/>
      <w:pPr>
        <w:ind w:left="1475" w:hanging="780"/>
      </w:pPr>
      <w:rPr>
        <w:rFonts w:ascii="Times New Roman" w:eastAsia="Times New Roman" w:hAnsi="Times New Roman" w:cs="Times New Roman" w:hint="default"/>
        <w:b/>
        <w:bCs/>
        <w:w w:val="100"/>
        <w:sz w:val="24"/>
        <w:szCs w:val="24"/>
        <w:lang w:val="id" w:eastAsia="en-US" w:bidi="ar-SA"/>
      </w:rPr>
    </w:lvl>
    <w:lvl w:ilvl="3">
      <w:start w:val="1"/>
      <w:numFmt w:val="lowerLetter"/>
      <w:lvlText w:val="%4."/>
      <w:lvlJc w:val="left"/>
      <w:pPr>
        <w:ind w:left="1775" w:hanging="360"/>
      </w:pPr>
      <w:rPr>
        <w:rFonts w:ascii="Times New Roman" w:eastAsia="Times New Roman" w:hAnsi="Times New Roman" w:cs="Times New Roman" w:hint="default"/>
        <w:i/>
        <w:iCs/>
        <w:w w:val="100"/>
        <w:sz w:val="24"/>
        <w:szCs w:val="24"/>
        <w:lang w:val="id" w:eastAsia="en-US" w:bidi="ar-SA"/>
      </w:rPr>
    </w:lvl>
    <w:lvl w:ilvl="4">
      <w:numFmt w:val="bullet"/>
      <w:lvlText w:val="•"/>
      <w:lvlJc w:val="left"/>
      <w:pPr>
        <w:ind w:left="4382" w:hanging="360"/>
      </w:pPr>
      <w:rPr>
        <w:rFonts w:hint="default"/>
        <w:lang w:val="id" w:eastAsia="en-US" w:bidi="ar-SA"/>
      </w:rPr>
    </w:lvl>
    <w:lvl w:ilvl="5">
      <w:numFmt w:val="bullet"/>
      <w:lvlText w:val="•"/>
      <w:lvlJc w:val="left"/>
      <w:pPr>
        <w:ind w:left="5250" w:hanging="360"/>
      </w:pPr>
      <w:rPr>
        <w:rFonts w:hint="default"/>
        <w:lang w:val="id" w:eastAsia="en-US" w:bidi="ar-SA"/>
      </w:rPr>
    </w:lvl>
    <w:lvl w:ilvl="6">
      <w:numFmt w:val="bullet"/>
      <w:lvlText w:val="•"/>
      <w:lvlJc w:val="left"/>
      <w:pPr>
        <w:ind w:left="6118" w:hanging="360"/>
      </w:pPr>
      <w:rPr>
        <w:rFonts w:hint="default"/>
        <w:lang w:val="id" w:eastAsia="en-US" w:bidi="ar-SA"/>
      </w:rPr>
    </w:lvl>
    <w:lvl w:ilvl="7">
      <w:numFmt w:val="bullet"/>
      <w:lvlText w:val="•"/>
      <w:lvlJc w:val="left"/>
      <w:pPr>
        <w:ind w:left="6985" w:hanging="360"/>
      </w:pPr>
      <w:rPr>
        <w:rFonts w:hint="default"/>
        <w:lang w:val="id" w:eastAsia="en-US" w:bidi="ar-SA"/>
      </w:rPr>
    </w:lvl>
    <w:lvl w:ilvl="8">
      <w:numFmt w:val="bullet"/>
      <w:lvlText w:val="•"/>
      <w:lvlJc w:val="left"/>
      <w:pPr>
        <w:ind w:left="7853" w:hanging="360"/>
      </w:pPr>
      <w:rPr>
        <w:rFonts w:hint="default"/>
        <w:lang w:val="id" w:eastAsia="en-US" w:bidi="ar-SA"/>
      </w:rPr>
    </w:lvl>
  </w:abstractNum>
  <w:abstractNum w:abstractNumId="41" w15:restartNumberingAfterBreak="0">
    <w:nsid w:val="5535106F"/>
    <w:multiLevelType w:val="hybridMultilevel"/>
    <w:tmpl w:val="6D4A298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15:restartNumberingAfterBreak="0">
    <w:nsid w:val="55823231"/>
    <w:multiLevelType w:val="hybridMultilevel"/>
    <w:tmpl w:val="8D6CD942"/>
    <w:lvl w:ilvl="0" w:tplc="782A6B52">
      <w:start w:val="1"/>
      <w:numFmt w:val="lowerLetter"/>
      <w:lvlText w:val="%1."/>
      <w:lvlJc w:val="left"/>
      <w:pPr>
        <w:ind w:left="2250" w:hanging="360"/>
      </w:pPr>
      <w:rPr>
        <w:rFonts w:ascii="Times New Roman" w:eastAsia="Times New Roman" w:hAnsi="Times New Roman" w:cs="Times New Roman" w:hint="default"/>
        <w:spacing w:val="-1"/>
        <w:w w:val="100"/>
        <w:sz w:val="24"/>
        <w:szCs w:val="24"/>
        <w:lang w:val="id" w:eastAsia="en-US" w:bidi="ar-SA"/>
      </w:rPr>
    </w:lvl>
    <w:lvl w:ilvl="1" w:tplc="04090019" w:tentative="1">
      <w:start w:val="1"/>
      <w:numFmt w:val="lowerLetter"/>
      <w:lvlText w:val="%2."/>
      <w:lvlJc w:val="left"/>
      <w:pPr>
        <w:ind w:left="2970" w:hanging="360"/>
      </w:pPr>
    </w:lvl>
    <w:lvl w:ilvl="2" w:tplc="0409001B" w:tentative="1">
      <w:start w:val="1"/>
      <w:numFmt w:val="lowerRoman"/>
      <w:lvlText w:val="%3."/>
      <w:lvlJc w:val="right"/>
      <w:pPr>
        <w:ind w:left="3690" w:hanging="180"/>
      </w:pPr>
    </w:lvl>
    <w:lvl w:ilvl="3" w:tplc="0409000F" w:tentative="1">
      <w:start w:val="1"/>
      <w:numFmt w:val="decimal"/>
      <w:lvlText w:val="%4."/>
      <w:lvlJc w:val="left"/>
      <w:pPr>
        <w:ind w:left="4410" w:hanging="360"/>
      </w:pPr>
    </w:lvl>
    <w:lvl w:ilvl="4" w:tplc="04090019" w:tentative="1">
      <w:start w:val="1"/>
      <w:numFmt w:val="lowerLetter"/>
      <w:lvlText w:val="%5."/>
      <w:lvlJc w:val="left"/>
      <w:pPr>
        <w:ind w:left="5130" w:hanging="360"/>
      </w:pPr>
    </w:lvl>
    <w:lvl w:ilvl="5" w:tplc="0409001B" w:tentative="1">
      <w:start w:val="1"/>
      <w:numFmt w:val="lowerRoman"/>
      <w:lvlText w:val="%6."/>
      <w:lvlJc w:val="right"/>
      <w:pPr>
        <w:ind w:left="5850" w:hanging="180"/>
      </w:pPr>
    </w:lvl>
    <w:lvl w:ilvl="6" w:tplc="0409000F" w:tentative="1">
      <w:start w:val="1"/>
      <w:numFmt w:val="decimal"/>
      <w:lvlText w:val="%7."/>
      <w:lvlJc w:val="left"/>
      <w:pPr>
        <w:ind w:left="6570" w:hanging="360"/>
      </w:pPr>
    </w:lvl>
    <w:lvl w:ilvl="7" w:tplc="04090019" w:tentative="1">
      <w:start w:val="1"/>
      <w:numFmt w:val="lowerLetter"/>
      <w:lvlText w:val="%8."/>
      <w:lvlJc w:val="left"/>
      <w:pPr>
        <w:ind w:left="7290" w:hanging="360"/>
      </w:pPr>
    </w:lvl>
    <w:lvl w:ilvl="8" w:tplc="0409001B" w:tentative="1">
      <w:start w:val="1"/>
      <w:numFmt w:val="lowerRoman"/>
      <w:lvlText w:val="%9."/>
      <w:lvlJc w:val="right"/>
      <w:pPr>
        <w:ind w:left="8010" w:hanging="180"/>
      </w:pPr>
    </w:lvl>
  </w:abstractNum>
  <w:abstractNum w:abstractNumId="43" w15:restartNumberingAfterBreak="0">
    <w:nsid w:val="5C462161"/>
    <w:multiLevelType w:val="hybridMultilevel"/>
    <w:tmpl w:val="85908A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1640894"/>
    <w:multiLevelType w:val="hybridMultilevel"/>
    <w:tmpl w:val="70004A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662C6622"/>
    <w:multiLevelType w:val="hybridMultilevel"/>
    <w:tmpl w:val="06287F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69036B78"/>
    <w:multiLevelType w:val="hybridMultilevel"/>
    <w:tmpl w:val="EEA248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6C693D3C"/>
    <w:multiLevelType w:val="multilevel"/>
    <w:tmpl w:val="011006AA"/>
    <w:lvl w:ilvl="0">
      <w:start w:val="1"/>
      <w:numFmt w:val="decimal"/>
      <w:pStyle w:val="Heading1"/>
      <w:suff w:val="nothing"/>
      <w:lvlText w:val="BAB %1"/>
      <w:lvlJc w:val="left"/>
      <w:pPr>
        <w:ind w:left="0" w:firstLine="0"/>
      </w:pPr>
      <w:rPr>
        <w:rFonts w:hint="default"/>
      </w:rPr>
    </w:lvl>
    <w:lvl w:ilvl="1">
      <w:start w:val="1"/>
      <w:numFmt w:val="decimal"/>
      <w:pStyle w:val="Heading2"/>
      <w:lvlText w:val="%1.%2."/>
      <w:lvlJc w:val="left"/>
      <w:pPr>
        <w:ind w:left="0" w:firstLine="0"/>
      </w:pPr>
      <w:rPr>
        <w:rFonts w:hint="default"/>
        <w:i w:val="0"/>
      </w:rPr>
    </w:lvl>
    <w:lvl w:ilvl="2">
      <w:start w:val="1"/>
      <w:numFmt w:val="decimal"/>
      <w:pStyle w:val="Heading3"/>
      <w:lvlText w:val="%1.%2.%3."/>
      <w:lvlJc w:val="left"/>
      <w:pPr>
        <w:ind w:left="0" w:firstLine="0"/>
      </w:pPr>
      <w:rPr>
        <w:rFonts w:hint="default"/>
        <w:b/>
        <w:i w:val="0"/>
      </w:rPr>
    </w:lvl>
    <w:lvl w:ilvl="3">
      <w:start w:val="1"/>
      <w:numFmt w:val="decimal"/>
      <w:pStyle w:val="Heading4"/>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8" w15:restartNumberingAfterBreak="0">
    <w:nsid w:val="710A6646"/>
    <w:multiLevelType w:val="multilevel"/>
    <w:tmpl w:val="8C14632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2.3.%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9" w15:restartNumberingAfterBreak="0">
    <w:nsid w:val="72696B96"/>
    <w:multiLevelType w:val="hybridMultilevel"/>
    <w:tmpl w:val="835CC6FC"/>
    <w:lvl w:ilvl="0" w:tplc="21623534">
      <w:start w:val="1"/>
      <w:numFmt w:val="decimal"/>
      <w:lvlText w:val="%1."/>
      <w:lvlJc w:val="left"/>
      <w:pPr>
        <w:ind w:left="720" w:hanging="360"/>
      </w:pPr>
      <w:rPr>
        <w:rFonts w:ascii="Times New Roman" w:hAnsi="Times New Roman" w:cs="Times New Roman" w:hint="default"/>
        <w:b/>
        <w:i w:val="0"/>
        <w:caps w:val="0"/>
        <w:smallCaps w:val="0"/>
        <w:spacing w:val="60"/>
        <w:sz w:val="2"/>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50" w15:restartNumberingAfterBreak="0">
    <w:nsid w:val="74890CEC"/>
    <w:multiLevelType w:val="hybridMultilevel"/>
    <w:tmpl w:val="BE66D6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84952831">
    <w:abstractNumId w:val="23"/>
  </w:num>
  <w:num w:numId="2" w16cid:durableId="764963966">
    <w:abstractNumId w:val="49"/>
  </w:num>
  <w:num w:numId="3" w16cid:durableId="2088383345">
    <w:abstractNumId w:val="9"/>
  </w:num>
  <w:num w:numId="4" w16cid:durableId="903226347">
    <w:abstractNumId w:val="7"/>
  </w:num>
  <w:num w:numId="5" w16cid:durableId="488712796">
    <w:abstractNumId w:val="6"/>
  </w:num>
  <w:num w:numId="6" w16cid:durableId="903832839">
    <w:abstractNumId w:val="5"/>
  </w:num>
  <w:num w:numId="7" w16cid:durableId="577330645">
    <w:abstractNumId w:val="4"/>
  </w:num>
  <w:num w:numId="8" w16cid:durableId="133913408">
    <w:abstractNumId w:val="8"/>
  </w:num>
  <w:num w:numId="9" w16cid:durableId="55205790">
    <w:abstractNumId w:val="3"/>
  </w:num>
  <w:num w:numId="10" w16cid:durableId="1829245502">
    <w:abstractNumId w:val="2"/>
  </w:num>
  <w:num w:numId="11" w16cid:durableId="522675026">
    <w:abstractNumId w:val="1"/>
  </w:num>
  <w:num w:numId="12" w16cid:durableId="305361250">
    <w:abstractNumId w:val="0"/>
  </w:num>
  <w:num w:numId="13" w16cid:durableId="2065640478">
    <w:abstractNumId w:val="33"/>
  </w:num>
  <w:num w:numId="14" w16cid:durableId="822088703">
    <w:abstractNumId w:val="22"/>
  </w:num>
  <w:num w:numId="15" w16cid:durableId="1511260604">
    <w:abstractNumId w:val="47"/>
  </w:num>
  <w:num w:numId="16" w16cid:durableId="525556584">
    <w:abstractNumId w:val="44"/>
  </w:num>
  <w:num w:numId="17" w16cid:durableId="671953064">
    <w:abstractNumId w:val="26"/>
  </w:num>
  <w:num w:numId="18" w16cid:durableId="1305547302">
    <w:abstractNumId w:val="29"/>
  </w:num>
  <w:num w:numId="19" w16cid:durableId="172569247">
    <w:abstractNumId w:val="27"/>
  </w:num>
  <w:num w:numId="20" w16cid:durableId="1094545826">
    <w:abstractNumId w:val="17"/>
  </w:num>
  <w:num w:numId="21" w16cid:durableId="311754958">
    <w:abstractNumId w:val="15"/>
  </w:num>
  <w:num w:numId="22" w16cid:durableId="712265223">
    <w:abstractNumId w:val="28"/>
  </w:num>
  <w:num w:numId="23" w16cid:durableId="301086631">
    <w:abstractNumId w:val="41"/>
  </w:num>
  <w:num w:numId="24" w16cid:durableId="1163005120">
    <w:abstractNumId w:val="12"/>
  </w:num>
  <w:num w:numId="25" w16cid:durableId="741490362">
    <w:abstractNumId w:val="50"/>
  </w:num>
  <w:num w:numId="26" w16cid:durableId="134878171">
    <w:abstractNumId w:val="36"/>
  </w:num>
  <w:num w:numId="27" w16cid:durableId="283081773">
    <w:abstractNumId w:val="43"/>
  </w:num>
  <w:num w:numId="28" w16cid:durableId="194385948">
    <w:abstractNumId w:val="38"/>
  </w:num>
  <w:num w:numId="29" w16cid:durableId="688872439">
    <w:abstractNumId w:val="45"/>
  </w:num>
  <w:num w:numId="30" w16cid:durableId="1771660045">
    <w:abstractNumId w:val="13"/>
  </w:num>
  <w:num w:numId="31" w16cid:durableId="74279445">
    <w:abstractNumId w:val="30"/>
  </w:num>
  <w:num w:numId="32" w16cid:durableId="377584209">
    <w:abstractNumId w:val="35"/>
  </w:num>
  <w:num w:numId="33" w16cid:durableId="1379469664">
    <w:abstractNumId w:val="40"/>
  </w:num>
  <w:num w:numId="34" w16cid:durableId="1035885863">
    <w:abstractNumId w:val="48"/>
  </w:num>
  <w:num w:numId="35" w16cid:durableId="1883208545">
    <w:abstractNumId w:val="39"/>
  </w:num>
  <w:num w:numId="36" w16cid:durableId="506288826">
    <w:abstractNumId w:val="42"/>
  </w:num>
  <w:num w:numId="37" w16cid:durableId="1870871400">
    <w:abstractNumId w:val="31"/>
  </w:num>
  <w:num w:numId="38" w16cid:durableId="1815639521">
    <w:abstractNumId w:val="20"/>
  </w:num>
  <w:num w:numId="39" w16cid:durableId="114254549">
    <w:abstractNumId w:val="14"/>
  </w:num>
  <w:num w:numId="40" w16cid:durableId="745882015">
    <w:abstractNumId w:val="16"/>
  </w:num>
  <w:num w:numId="41" w16cid:durableId="1073770679">
    <w:abstractNumId w:val="34"/>
  </w:num>
  <w:num w:numId="42" w16cid:durableId="1202984208">
    <w:abstractNumId w:val="19"/>
  </w:num>
  <w:num w:numId="43" w16cid:durableId="2036810001">
    <w:abstractNumId w:val="10"/>
  </w:num>
  <w:num w:numId="44" w16cid:durableId="2069837186">
    <w:abstractNumId w:val="11"/>
  </w:num>
  <w:num w:numId="45" w16cid:durableId="2014141838">
    <w:abstractNumId w:val="25"/>
  </w:num>
  <w:num w:numId="46" w16cid:durableId="395011873">
    <w:abstractNumId w:val="32"/>
  </w:num>
  <w:num w:numId="47" w16cid:durableId="1649478894">
    <w:abstractNumId w:val="24"/>
  </w:num>
  <w:num w:numId="48" w16cid:durableId="1341815934">
    <w:abstractNumId w:val="46"/>
  </w:num>
  <w:num w:numId="49" w16cid:durableId="64574544">
    <w:abstractNumId w:val="18"/>
  </w:num>
  <w:num w:numId="50" w16cid:durableId="662199967">
    <w:abstractNumId w:val="21"/>
  </w:num>
  <w:num w:numId="51" w16cid:durableId="1222979442">
    <w:abstractNumId w:val="37"/>
  </w:num>
  <w:numIdMacAtCleanup w:val="5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inacbg">
    <w15:presenceInfo w15:providerId="None" w15:userId="inacbg"/>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hideSpellingErrors/>
  <w:proofState w:spelling="clean"/>
  <w:doNotTrackMoves/>
  <w:doNotTrackFormatting/>
  <w:defaultTabStop w:val="720"/>
  <w:characterSpacingControl w:val="doNotCompress"/>
  <w:hdrShapeDefaults>
    <o:shapedefaults v:ext="edit" spidmax="2052"/>
  </w:hdrShapeDefault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7E5BFD"/>
    <w:rsid w:val="00002ADB"/>
    <w:rsid w:val="00003E68"/>
    <w:rsid w:val="000057AD"/>
    <w:rsid w:val="000057B9"/>
    <w:rsid w:val="00031158"/>
    <w:rsid w:val="000355BC"/>
    <w:rsid w:val="00040C38"/>
    <w:rsid w:val="00041535"/>
    <w:rsid w:val="00045089"/>
    <w:rsid w:val="00062042"/>
    <w:rsid w:val="00063AC7"/>
    <w:rsid w:val="0006681C"/>
    <w:rsid w:val="00070624"/>
    <w:rsid w:val="00070A03"/>
    <w:rsid w:val="000818F9"/>
    <w:rsid w:val="00096DBD"/>
    <w:rsid w:val="0009713B"/>
    <w:rsid w:val="000A0C9F"/>
    <w:rsid w:val="000B20F7"/>
    <w:rsid w:val="000B49FB"/>
    <w:rsid w:val="000C55C1"/>
    <w:rsid w:val="000D3926"/>
    <w:rsid w:val="000D67D8"/>
    <w:rsid w:val="000E73FB"/>
    <w:rsid w:val="000F09B6"/>
    <w:rsid w:val="00106DE2"/>
    <w:rsid w:val="00112D7B"/>
    <w:rsid w:val="00112D9E"/>
    <w:rsid w:val="00130471"/>
    <w:rsid w:val="00130591"/>
    <w:rsid w:val="001310DF"/>
    <w:rsid w:val="001315D4"/>
    <w:rsid w:val="00132EB8"/>
    <w:rsid w:val="001340A2"/>
    <w:rsid w:val="00140B12"/>
    <w:rsid w:val="00142885"/>
    <w:rsid w:val="00143EDD"/>
    <w:rsid w:val="001560B4"/>
    <w:rsid w:val="001602F1"/>
    <w:rsid w:val="001630DA"/>
    <w:rsid w:val="00175556"/>
    <w:rsid w:val="00176102"/>
    <w:rsid w:val="0018406D"/>
    <w:rsid w:val="00185859"/>
    <w:rsid w:val="00185A32"/>
    <w:rsid w:val="00185DC9"/>
    <w:rsid w:val="001873D6"/>
    <w:rsid w:val="00190906"/>
    <w:rsid w:val="001A02E9"/>
    <w:rsid w:val="001A2168"/>
    <w:rsid w:val="001A716F"/>
    <w:rsid w:val="001B109A"/>
    <w:rsid w:val="001E0C7E"/>
    <w:rsid w:val="001E63A0"/>
    <w:rsid w:val="001E6A09"/>
    <w:rsid w:val="00214659"/>
    <w:rsid w:val="00216859"/>
    <w:rsid w:val="00216D05"/>
    <w:rsid w:val="00221BB0"/>
    <w:rsid w:val="002236D7"/>
    <w:rsid w:val="002365E1"/>
    <w:rsid w:val="00237BEA"/>
    <w:rsid w:val="002469BC"/>
    <w:rsid w:val="00252635"/>
    <w:rsid w:val="0025704F"/>
    <w:rsid w:val="002834E8"/>
    <w:rsid w:val="002B2F24"/>
    <w:rsid w:val="002B510D"/>
    <w:rsid w:val="002B64CC"/>
    <w:rsid w:val="002B6835"/>
    <w:rsid w:val="002C0335"/>
    <w:rsid w:val="002C0BF2"/>
    <w:rsid w:val="002C3452"/>
    <w:rsid w:val="002C63AF"/>
    <w:rsid w:val="002D5271"/>
    <w:rsid w:val="002E0605"/>
    <w:rsid w:val="002F1324"/>
    <w:rsid w:val="00305519"/>
    <w:rsid w:val="00313F95"/>
    <w:rsid w:val="00317877"/>
    <w:rsid w:val="00322C74"/>
    <w:rsid w:val="0032703F"/>
    <w:rsid w:val="0034799E"/>
    <w:rsid w:val="003577FC"/>
    <w:rsid w:val="00357B64"/>
    <w:rsid w:val="00363BD5"/>
    <w:rsid w:val="003642FA"/>
    <w:rsid w:val="00365953"/>
    <w:rsid w:val="0038471D"/>
    <w:rsid w:val="00386718"/>
    <w:rsid w:val="0039142B"/>
    <w:rsid w:val="00392EFE"/>
    <w:rsid w:val="003A1694"/>
    <w:rsid w:val="003A49C8"/>
    <w:rsid w:val="003A60B9"/>
    <w:rsid w:val="003B6E6A"/>
    <w:rsid w:val="003D3A27"/>
    <w:rsid w:val="0040433D"/>
    <w:rsid w:val="00404F39"/>
    <w:rsid w:val="00430C3B"/>
    <w:rsid w:val="0043113B"/>
    <w:rsid w:val="00436D80"/>
    <w:rsid w:val="00450915"/>
    <w:rsid w:val="004529C3"/>
    <w:rsid w:val="004654E1"/>
    <w:rsid w:val="00485643"/>
    <w:rsid w:val="004878FB"/>
    <w:rsid w:val="004963A3"/>
    <w:rsid w:val="00497588"/>
    <w:rsid w:val="004A146E"/>
    <w:rsid w:val="004A700E"/>
    <w:rsid w:val="004B0EBC"/>
    <w:rsid w:val="004C6220"/>
    <w:rsid w:val="004C673D"/>
    <w:rsid w:val="004D67AB"/>
    <w:rsid w:val="004D7A99"/>
    <w:rsid w:val="004F022C"/>
    <w:rsid w:val="004F4CD6"/>
    <w:rsid w:val="004F6859"/>
    <w:rsid w:val="00515511"/>
    <w:rsid w:val="00521F2F"/>
    <w:rsid w:val="005324EB"/>
    <w:rsid w:val="0053489E"/>
    <w:rsid w:val="00535609"/>
    <w:rsid w:val="0053781A"/>
    <w:rsid w:val="005453F3"/>
    <w:rsid w:val="005635A5"/>
    <w:rsid w:val="005654C8"/>
    <w:rsid w:val="0057269C"/>
    <w:rsid w:val="005754DF"/>
    <w:rsid w:val="00576063"/>
    <w:rsid w:val="005812EC"/>
    <w:rsid w:val="00587903"/>
    <w:rsid w:val="00594825"/>
    <w:rsid w:val="00595D20"/>
    <w:rsid w:val="005A1C8B"/>
    <w:rsid w:val="005A7478"/>
    <w:rsid w:val="005B7229"/>
    <w:rsid w:val="005C5899"/>
    <w:rsid w:val="005C69DD"/>
    <w:rsid w:val="005D1815"/>
    <w:rsid w:val="005D3B78"/>
    <w:rsid w:val="005D4A04"/>
    <w:rsid w:val="005E0677"/>
    <w:rsid w:val="005E5653"/>
    <w:rsid w:val="005F1A16"/>
    <w:rsid w:val="005F35E0"/>
    <w:rsid w:val="005F6F62"/>
    <w:rsid w:val="00606D74"/>
    <w:rsid w:val="00634638"/>
    <w:rsid w:val="006546BF"/>
    <w:rsid w:val="00683C0E"/>
    <w:rsid w:val="0068602B"/>
    <w:rsid w:val="00690142"/>
    <w:rsid w:val="00697C79"/>
    <w:rsid w:val="00697E6B"/>
    <w:rsid w:val="006B45E0"/>
    <w:rsid w:val="006B6957"/>
    <w:rsid w:val="006D2835"/>
    <w:rsid w:val="006D5672"/>
    <w:rsid w:val="006F55D1"/>
    <w:rsid w:val="007002C9"/>
    <w:rsid w:val="007053C9"/>
    <w:rsid w:val="00715340"/>
    <w:rsid w:val="00717FEA"/>
    <w:rsid w:val="007374DE"/>
    <w:rsid w:val="007603E6"/>
    <w:rsid w:val="00764F79"/>
    <w:rsid w:val="0077594C"/>
    <w:rsid w:val="00784E58"/>
    <w:rsid w:val="00787A0A"/>
    <w:rsid w:val="007913DD"/>
    <w:rsid w:val="007B19BD"/>
    <w:rsid w:val="007B480D"/>
    <w:rsid w:val="007B6CCA"/>
    <w:rsid w:val="007C54C5"/>
    <w:rsid w:val="007D0096"/>
    <w:rsid w:val="007E1F4D"/>
    <w:rsid w:val="007E5BFD"/>
    <w:rsid w:val="00802D5D"/>
    <w:rsid w:val="008144BD"/>
    <w:rsid w:val="00816D81"/>
    <w:rsid w:val="008233F7"/>
    <w:rsid w:val="00827438"/>
    <w:rsid w:val="008374F5"/>
    <w:rsid w:val="00846E41"/>
    <w:rsid w:val="008809AD"/>
    <w:rsid w:val="008A07B7"/>
    <w:rsid w:val="008A3AE3"/>
    <w:rsid w:val="008A6C31"/>
    <w:rsid w:val="008C0A1B"/>
    <w:rsid w:val="00907B42"/>
    <w:rsid w:val="00910F2E"/>
    <w:rsid w:val="00924FEA"/>
    <w:rsid w:val="0092662F"/>
    <w:rsid w:val="0093710B"/>
    <w:rsid w:val="00975330"/>
    <w:rsid w:val="00985849"/>
    <w:rsid w:val="00996FEA"/>
    <w:rsid w:val="009B3EE6"/>
    <w:rsid w:val="009B7E46"/>
    <w:rsid w:val="009C1545"/>
    <w:rsid w:val="009C7886"/>
    <w:rsid w:val="009C7EF4"/>
    <w:rsid w:val="009D3EED"/>
    <w:rsid w:val="009F36AB"/>
    <w:rsid w:val="009F6136"/>
    <w:rsid w:val="009F68C8"/>
    <w:rsid w:val="00A0307A"/>
    <w:rsid w:val="00A1720E"/>
    <w:rsid w:val="00A33DFC"/>
    <w:rsid w:val="00A36545"/>
    <w:rsid w:val="00A36AEE"/>
    <w:rsid w:val="00A40C64"/>
    <w:rsid w:val="00A44481"/>
    <w:rsid w:val="00A462C2"/>
    <w:rsid w:val="00A46C89"/>
    <w:rsid w:val="00A5265A"/>
    <w:rsid w:val="00A65E8B"/>
    <w:rsid w:val="00A71791"/>
    <w:rsid w:val="00A7221C"/>
    <w:rsid w:val="00A75298"/>
    <w:rsid w:val="00A8279F"/>
    <w:rsid w:val="00A8652E"/>
    <w:rsid w:val="00A91882"/>
    <w:rsid w:val="00A9605E"/>
    <w:rsid w:val="00AA3915"/>
    <w:rsid w:val="00AB192C"/>
    <w:rsid w:val="00AB3F49"/>
    <w:rsid w:val="00AB516E"/>
    <w:rsid w:val="00AC1EEB"/>
    <w:rsid w:val="00AE2351"/>
    <w:rsid w:val="00AF5CCC"/>
    <w:rsid w:val="00AF65DC"/>
    <w:rsid w:val="00AF7F8B"/>
    <w:rsid w:val="00B14500"/>
    <w:rsid w:val="00B149D4"/>
    <w:rsid w:val="00B1606F"/>
    <w:rsid w:val="00B2457E"/>
    <w:rsid w:val="00B319C0"/>
    <w:rsid w:val="00B36428"/>
    <w:rsid w:val="00B42D72"/>
    <w:rsid w:val="00B461E4"/>
    <w:rsid w:val="00B508D9"/>
    <w:rsid w:val="00B640A8"/>
    <w:rsid w:val="00B642C6"/>
    <w:rsid w:val="00B67499"/>
    <w:rsid w:val="00B72031"/>
    <w:rsid w:val="00B76AC8"/>
    <w:rsid w:val="00B84BA5"/>
    <w:rsid w:val="00B95811"/>
    <w:rsid w:val="00B962CF"/>
    <w:rsid w:val="00B970F5"/>
    <w:rsid w:val="00BB25BD"/>
    <w:rsid w:val="00BB7967"/>
    <w:rsid w:val="00BC2B79"/>
    <w:rsid w:val="00BC4DC9"/>
    <w:rsid w:val="00BE7E53"/>
    <w:rsid w:val="00C148F8"/>
    <w:rsid w:val="00C20C05"/>
    <w:rsid w:val="00C2396C"/>
    <w:rsid w:val="00C500F6"/>
    <w:rsid w:val="00C5065C"/>
    <w:rsid w:val="00C7146F"/>
    <w:rsid w:val="00C74DBE"/>
    <w:rsid w:val="00C759A6"/>
    <w:rsid w:val="00C81977"/>
    <w:rsid w:val="00C83C0D"/>
    <w:rsid w:val="00C87AAD"/>
    <w:rsid w:val="00C908E6"/>
    <w:rsid w:val="00CA267E"/>
    <w:rsid w:val="00CB135B"/>
    <w:rsid w:val="00CB46E3"/>
    <w:rsid w:val="00CD3BA2"/>
    <w:rsid w:val="00CF25B9"/>
    <w:rsid w:val="00CF5ACD"/>
    <w:rsid w:val="00D002F4"/>
    <w:rsid w:val="00D01E7A"/>
    <w:rsid w:val="00D060BD"/>
    <w:rsid w:val="00D22C5D"/>
    <w:rsid w:val="00D30D95"/>
    <w:rsid w:val="00D429F3"/>
    <w:rsid w:val="00D52B4E"/>
    <w:rsid w:val="00D61E2B"/>
    <w:rsid w:val="00D70364"/>
    <w:rsid w:val="00D735FC"/>
    <w:rsid w:val="00D848F2"/>
    <w:rsid w:val="00D925D7"/>
    <w:rsid w:val="00DA2113"/>
    <w:rsid w:val="00DA4CCE"/>
    <w:rsid w:val="00DA7606"/>
    <w:rsid w:val="00DA7DF8"/>
    <w:rsid w:val="00DB4664"/>
    <w:rsid w:val="00DB6071"/>
    <w:rsid w:val="00DD3094"/>
    <w:rsid w:val="00DE6358"/>
    <w:rsid w:val="00E16DE6"/>
    <w:rsid w:val="00E20E4F"/>
    <w:rsid w:val="00E30B6E"/>
    <w:rsid w:val="00E31871"/>
    <w:rsid w:val="00E360AB"/>
    <w:rsid w:val="00E44CEA"/>
    <w:rsid w:val="00E60A0A"/>
    <w:rsid w:val="00E67FA4"/>
    <w:rsid w:val="00E834B8"/>
    <w:rsid w:val="00E83AAA"/>
    <w:rsid w:val="00E95BC7"/>
    <w:rsid w:val="00EB138F"/>
    <w:rsid w:val="00EB58C9"/>
    <w:rsid w:val="00EB624D"/>
    <w:rsid w:val="00EB6BF5"/>
    <w:rsid w:val="00ED2DE0"/>
    <w:rsid w:val="00EE15FB"/>
    <w:rsid w:val="00EE28C2"/>
    <w:rsid w:val="00EE3A52"/>
    <w:rsid w:val="00EE687D"/>
    <w:rsid w:val="00EF2F66"/>
    <w:rsid w:val="00F0441D"/>
    <w:rsid w:val="00F15E35"/>
    <w:rsid w:val="00F168BF"/>
    <w:rsid w:val="00F16DFE"/>
    <w:rsid w:val="00F16FD6"/>
    <w:rsid w:val="00F177CC"/>
    <w:rsid w:val="00F23D15"/>
    <w:rsid w:val="00F24EC1"/>
    <w:rsid w:val="00F35E69"/>
    <w:rsid w:val="00F43E15"/>
    <w:rsid w:val="00F46F7F"/>
    <w:rsid w:val="00F47BFB"/>
    <w:rsid w:val="00F508B6"/>
    <w:rsid w:val="00F52F60"/>
    <w:rsid w:val="00F55EEB"/>
    <w:rsid w:val="00F564B5"/>
    <w:rsid w:val="00F61F3A"/>
    <w:rsid w:val="00F71B4B"/>
    <w:rsid w:val="00F76C4D"/>
    <w:rsid w:val="00F76CF0"/>
    <w:rsid w:val="00F85BBE"/>
    <w:rsid w:val="00F85E9D"/>
    <w:rsid w:val="00F94194"/>
    <w:rsid w:val="00F96E18"/>
    <w:rsid w:val="00F96E2A"/>
    <w:rsid w:val="00FD216C"/>
    <w:rsid w:val="00FD4F1D"/>
    <w:rsid w:val="00FE02AD"/>
    <w:rsid w:val="00FE39A2"/>
    <w:rsid w:val="00FE3EB1"/>
    <w:rsid w:val="00FE64C9"/>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2"/>
    <o:shapelayout v:ext="edit">
      <o:idmap v:ext="edit" data="2"/>
    </o:shapelayout>
  </w:shapeDefaults>
  <w:decimalSymbol w:val="."/>
  <w:listSeparator w:val=","/>
  <w14:docId w14:val="66EB4596"/>
  <w15:docId w15:val="{B4B97933-66DD-4ABE-810D-4293361653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MS Mincho" w:hAnsi="Calibri" w:cs="Times New Roman"/>
        <w:lang w:val="en-US" w:eastAsia="en-US" w:bidi="ar-SA"/>
      </w:rPr>
    </w:rPrDefault>
    <w:pPrDefault/>
  </w:docDefaults>
  <w:latentStyles w:defLockedState="0" w:defUIPriority="99" w:defSemiHidden="0" w:defUnhideWhenUsed="0" w:defQFormat="0" w:count="376">
    <w:lsdException w:name="Normal" w:locked="1" w:uiPriority="0" w:qFormat="1"/>
    <w:lsdException w:name="heading 1" w:locked="1" w:uiPriority="9" w:qFormat="1"/>
    <w:lsdException w:name="heading 2" w:locked="1" w:uiPriority="9" w:qFormat="1"/>
    <w:lsdException w:name="heading 3" w:locked="1" w:uiPriority="9" w:qFormat="1"/>
    <w:lsdException w:name="heading 4" w:locked="1" w:semiHidden="1" w:uiPriority="9" w:unhideWhenUsed="1" w:qFormat="1"/>
    <w:lsdException w:name="heading 5" w:locked="1" w:semiHidden="1" w:uiPriority="9" w:unhideWhenUsed="1" w:qFormat="1"/>
    <w:lsdException w:name="heading 6" w:locked="1" w:semiHidden="1" w:uiPriority="9" w:unhideWhenUsed="1" w:qFormat="1"/>
    <w:lsdException w:name="heading 7" w:locked="1" w:semiHidden="1" w:uiPriority="9" w:unhideWhenUsed="1" w:qFormat="1"/>
    <w:lsdException w:name="heading 8" w:locked="1" w:semiHidden="1" w:uiPriority="9" w:unhideWhenUsed="1" w:qFormat="1"/>
    <w:lsdException w:name="heading 9" w:locked="1"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1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22"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B3EE6"/>
    <w:pPr>
      <w:spacing w:after="200" w:line="360" w:lineRule="auto"/>
      <w:jc w:val="both"/>
    </w:pPr>
    <w:rPr>
      <w:rFonts w:ascii="Times New Roman" w:hAnsi="Times New Roman"/>
      <w:sz w:val="24"/>
      <w:szCs w:val="22"/>
      <w:lang w:eastAsia="ja-JP"/>
    </w:rPr>
  </w:style>
  <w:style w:type="paragraph" w:styleId="Heading1">
    <w:name w:val="heading 1"/>
    <w:basedOn w:val="Normal"/>
    <w:next w:val="Normal"/>
    <w:link w:val="Heading1Char"/>
    <w:uiPriority w:val="9"/>
    <w:qFormat/>
    <w:rsid w:val="00A8652E"/>
    <w:pPr>
      <w:keepNext/>
      <w:keepLines/>
      <w:pageBreakBefore/>
      <w:numPr>
        <w:numId w:val="15"/>
      </w:numPr>
      <w:spacing w:after="480"/>
      <w:jc w:val="center"/>
      <w:outlineLvl w:val="0"/>
    </w:pPr>
    <w:rPr>
      <w:rFonts w:eastAsia="Times New Roman"/>
      <w:b/>
      <w:bCs/>
      <w:caps/>
      <w:szCs w:val="28"/>
    </w:rPr>
  </w:style>
  <w:style w:type="paragraph" w:styleId="Heading2">
    <w:name w:val="heading 2"/>
    <w:basedOn w:val="Normal"/>
    <w:next w:val="Normal"/>
    <w:link w:val="Heading2Char"/>
    <w:uiPriority w:val="9"/>
    <w:unhideWhenUsed/>
    <w:qFormat/>
    <w:rsid w:val="00D01E7A"/>
    <w:pPr>
      <w:keepNext/>
      <w:keepLines/>
      <w:numPr>
        <w:ilvl w:val="1"/>
        <w:numId w:val="15"/>
      </w:numPr>
      <w:spacing w:before="240" w:after="240"/>
      <w:outlineLvl w:val="1"/>
    </w:pPr>
    <w:rPr>
      <w:rFonts w:eastAsia="Times New Roman"/>
      <w:b/>
      <w:bCs/>
      <w:szCs w:val="26"/>
    </w:rPr>
  </w:style>
  <w:style w:type="paragraph" w:styleId="Heading3">
    <w:name w:val="heading 3"/>
    <w:basedOn w:val="Normal"/>
    <w:next w:val="Normal"/>
    <w:link w:val="Heading3Char"/>
    <w:uiPriority w:val="9"/>
    <w:unhideWhenUsed/>
    <w:qFormat/>
    <w:rsid w:val="006B45E0"/>
    <w:pPr>
      <w:keepNext/>
      <w:keepLines/>
      <w:numPr>
        <w:ilvl w:val="2"/>
        <w:numId w:val="15"/>
      </w:numPr>
      <w:spacing w:before="240" w:after="240"/>
      <w:outlineLvl w:val="2"/>
    </w:pPr>
    <w:rPr>
      <w:rFonts w:eastAsia="Times New Roman"/>
      <w:b/>
      <w:bCs/>
    </w:rPr>
  </w:style>
  <w:style w:type="paragraph" w:styleId="Heading4">
    <w:name w:val="heading 4"/>
    <w:basedOn w:val="Normal"/>
    <w:next w:val="Normal"/>
    <w:link w:val="Heading4Char"/>
    <w:uiPriority w:val="9"/>
    <w:unhideWhenUsed/>
    <w:qFormat/>
    <w:locked/>
    <w:rsid w:val="000E73FB"/>
    <w:pPr>
      <w:keepNext/>
      <w:keepLines/>
      <w:numPr>
        <w:ilvl w:val="3"/>
        <w:numId w:val="15"/>
      </w:numPr>
      <w:spacing w:before="200" w:after="0"/>
      <w:outlineLvl w:val="3"/>
    </w:pPr>
    <w:rPr>
      <w:rFonts w:eastAsia="Times New Roman"/>
      <w:b/>
      <w:bCs/>
      <w:iCs/>
    </w:rPr>
  </w:style>
  <w:style w:type="paragraph" w:styleId="Heading5">
    <w:name w:val="heading 5"/>
    <w:basedOn w:val="Normal"/>
    <w:next w:val="Normal"/>
    <w:link w:val="Heading5Char"/>
    <w:uiPriority w:val="9"/>
    <w:semiHidden/>
    <w:unhideWhenUsed/>
    <w:qFormat/>
    <w:locked/>
    <w:rsid w:val="00D735FC"/>
    <w:pPr>
      <w:keepNext/>
      <w:keepLines/>
      <w:spacing w:before="200" w:after="0"/>
      <w:outlineLvl w:val="4"/>
    </w:pPr>
    <w:rPr>
      <w:rFonts w:ascii="Cambria" w:eastAsia="Times New Roman" w:hAnsi="Cambria"/>
      <w:color w:val="16505E"/>
    </w:rPr>
  </w:style>
  <w:style w:type="paragraph" w:styleId="Heading6">
    <w:name w:val="heading 6"/>
    <w:basedOn w:val="Normal"/>
    <w:next w:val="Normal"/>
    <w:link w:val="Heading6Char"/>
    <w:uiPriority w:val="9"/>
    <w:semiHidden/>
    <w:unhideWhenUsed/>
    <w:qFormat/>
    <w:locked/>
    <w:rsid w:val="00D735FC"/>
    <w:pPr>
      <w:keepNext/>
      <w:keepLines/>
      <w:spacing w:before="200" w:after="0"/>
      <w:outlineLvl w:val="5"/>
    </w:pPr>
    <w:rPr>
      <w:rFonts w:ascii="Cambria" w:eastAsia="Times New Roman" w:hAnsi="Cambria"/>
      <w:i/>
      <w:iCs/>
      <w:color w:val="16505E"/>
    </w:rPr>
  </w:style>
  <w:style w:type="paragraph" w:styleId="Heading7">
    <w:name w:val="heading 7"/>
    <w:basedOn w:val="Normal"/>
    <w:next w:val="Normal"/>
    <w:link w:val="Heading7Char"/>
    <w:uiPriority w:val="9"/>
    <w:semiHidden/>
    <w:unhideWhenUsed/>
    <w:qFormat/>
    <w:locked/>
    <w:rsid w:val="00D735FC"/>
    <w:pPr>
      <w:keepNext/>
      <w:keepLines/>
      <w:spacing w:before="200" w:after="0"/>
      <w:outlineLvl w:val="6"/>
    </w:pPr>
    <w:rPr>
      <w:rFonts w:ascii="Cambria" w:eastAsia="Times New Roman" w:hAnsi="Cambria"/>
      <w:i/>
      <w:iCs/>
      <w:color w:val="404040"/>
    </w:rPr>
  </w:style>
  <w:style w:type="paragraph" w:styleId="Heading8">
    <w:name w:val="heading 8"/>
    <w:basedOn w:val="Normal"/>
    <w:next w:val="Normal"/>
    <w:link w:val="Heading8Char"/>
    <w:uiPriority w:val="9"/>
    <w:semiHidden/>
    <w:unhideWhenUsed/>
    <w:qFormat/>
    <w:locked/>
    <w:rsid w:val="00D735FC"/>
    <w:pPr>
      <w:keepNext/>
      <w:keepLines/>
      <w:spacing w:before="200" w:after="0"/>
      <w:outlineLvl w:val="7"/>
    </w:pPr>
    <w:rPr>
      <w:rFonts w:ascii="Cambria" w:eastAsia="Times New Roman" w:hAnsi="Cambria"/>
      <w:color w:val="2DA2BF"/>
      <w:sz w:val="20"/>
      <w:szCs w:val="20"/>
    </w:rPr>
  </w:style>
  <w:style w:type="paragraph" w:styleId="Heading9">
    <w:name w:val="heading 9"/>
    <w:basedOn w:val="Normal"/>
    <w:next w:val="Normal"/>
    <w:link w:val="Heading9Char"/>
    <w:uiPriority w:val="9"/>
    <w:semiHidden/>
    <w:unhideWhenUsed/>
    <w:qFormat/>
    <w:locked/>
    <w:rsid w:val="00D735FC"/>
    <w:pPr>
      <w:keepNext/>
      <w:keepLines/>
      <w:spacing w:before="200" w:after="0"/>
      <w:outlineLvl w:val="8"/>
    </w:pPr>
    <w:rPr>
      <w:rFonts w:ascii="Cambria" w:eastAsia="Times New Roman" w:hAnsi="Cambria"/>
      <w:i/>
      <w:iCs/>
      <w:color w:val="404040"/>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locked/>
    <w:rsid w:val="00A8652E"/>
    <w:rPr>
      <w:rFonts w:ascii="Times New Roman" w:eastAsia="Times New Roman" w:hAnsi="Times New Roman"/>
      <w:b/>
      <w:bCs/>
      <w:caps/>
      <w:sz w:val="24"/>
      <w:szCs w:val="28"/>
      <w:lang w:eastAsia="ja-JP"/>
    </w:rPr>
  </w:style>
  <w:style w:type="character" w:customStyle="1" w:styleId="Heading2Char">
    <w:name w:val="Heading 2 Char"/>
    <w:link w:val="Heading2"/>
    <w:uiPriority w:val="9"/>
    <w:locked/>
    <w:rsid w:val="00D01E7A"/>
    <w:rPr>
      <w:rFonts w:ascii="Times New Roman" w:eastAsia="Times New Roman" w:hAnsi="Times New Roman"/>
      <w:b/>
      <w:bCs/>
      <w:sz w:val="24"/>
      <w:szCs w:val="26"/>
      <w:lang w:eastAsia="ja-JP"/>
    </w:rPr>
  </w:style>
  <w:style w:type="character" w:customStyle="1" w:styleId="Heading3Char">
    <w:name w:val="Heading 3 Char"/>
    <w:link w:val="Heading3"/>
    <w:uiPriority w:val="9"/>
    <w:locked/>
    <w:rsid w:val="006B45E0"/>
    <w:rPr>
      <w:rFonts w:ascii="Times New Roman" w:eastAsia="Times New Roman" w:hAnsi="Times New Roman"/>
      <w:b/>
      <w:bCs/>
      <w:sz w:val="24"/>
      <w:szCs w:val="22"/>
      <w:lang w:eastAsia="ja-JP"/>
    </w:rPr>
  </w:style>
  <w:style w:type="paragraph" w:styleId="HTMLPreformatted">
    <w:name w:val="HTML Preformatted"/>
    <w:basedOn w:val="Normal"/>
    <w:link w:val="HTMLPreformattedChar"/>
    <w:uiPriority w:val="99"/>
    <w:semiHidden/>
    <w:rsid w:val="00B149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hAnsi="Courier New" w:cs="Courier New"/>
      <w:sz w:val="20"/>
      <w:szCs w:val="20"/>
    </w:rPr>
  </w:style>
  <w:style w:type="character" w:customStyle="1" w:styleId="HTMLPreformattedChar">
    <w:name w:val="HTML Preformatted Char"/>
    <w:link w:val="HTMLPreformatted"/>
    <w:uiPriority w:val="99"/>
    <w:semiHidden/>
    <w:locked/>
    <w:rsid w:val="00B149D4"/>
    <w:rPr>
      <w:rFonts w:ascii="Courier New" w:hAnsi="Courier New" w:cs="Courier New"/>
      <w:sz w:val="20"/>
      <w:szCs w:val="20"/>
    </w:rPr>
  </w:style>
  <w:style w:type="character" w:customStyle="1" w:styleId="sc3">
    <w:name w:val="sc3"/>
    <w:uiPriority w:val="99"/>
    <w:rsid w:val="00B149D4"/>
    <w:rPr>
      <w:rFonts w:cs="Times New Roman"/>
    </w:rPr>
  </w:style>
  <w:style w:type="character" w:customStyle="1" w:styleId="re1">
    <w:name w:val="re1"/>
    <w:uiPriority w:val="99"/>
    <w:rsid w:val="00B149D4"/>
    <w:rPr>
      <w:rFonts w:cs="Times New Roman"/>
    </w:rPr>
  </w:style>
  <w:style w:type="character" w:customStyle="1" w:styleId="re0">
    <w:name w:val="re0"/>
    <w:uiPriority w:val="99"/>
    <w:rsid w:val="00B149D4"/>
    <w:rPr>
      <w:rFonts w:cs="Times New Roman"/>
    </w:rPr>
  </w:style>
  <w:style w:type="character" w:customStyle="1" w:styleId="st0">
    <w:name w:val="st0"/>
    <w:uiPriority w:val="99"/>
    <w:rsid w:val="00B149D4"/>
    <w:rPr>
      <w:rFonts w:cs="Times New Roman"/>
    </w:rPr>
  </w:style>
  <w:style w:type="character" w:customStyle="1" w:styleId="re2">
    <w:name w:val="re2"/>
    <w:uiPriority w:val="99"/>
    <w:rsid w:val="00B149D4"/>
    <w:rPr>
      <w:rFonts w:cs="Times New Roman"/>
    </w:rPr>
  </w:style>
  <w:style w:type="paragraph" w:styleId="Caption">
    <w:name w:val="caption"/>
    <w:basedOn w:val="Normal"/>
    <w:next w:val="Normal"/>
    <w:uiPriority w:val="35"/>
    <w:unhideWhenUsed/>
    <w:qFormat/>
    <w:rsid w:val="00EE3A52"/>
    <w:pPr>
      <w:spacing w:after="480" w:line="240" w:lineRule="auto"/>
      <w:jc w:val="center"/>
    </w:pPr>
    <w:rPr>
      <w:bCs/>
      <w:sz w:val="20"/>
      <w:szCs w:val="18"/>
    </w:rPr>
  </w:style>
  <w:style w:type="paragraph" w:styleId="BodyText">
    <w:name w:val="Body Text"/>
    <w:basedOn w:val="Normal"/>
    <w:link w:val="BodyTextChar"/>
    <w:uiPriority w:val="99"/>
    <w:rsid w:val="009C7886"/>
    <w:pPr>
      <w:spacing w:after="120"/>
    </w:pPr>
  </w:style>
  <w:style w:type="character" w:customStyle="1" w:styleId="BodyTextChar">
    <w:name w:val="Body Text Char"/>
    <w:link w:val="BodyText"/>
    <w:uiPriority w:val="99"/>
    <w:rsid w:val="00EF3968"/>
    <w:rPr>
      <w:rFonts w:ascii="Times New Roman" w:hAnsi="Times New Roman"/>
      <w:sz w:val="24"/>
      <w:lang w:eastAsia="ja-JP"/>
    </w:rPr>
  </w:style>
  <w:style w:type="character" w:customStyle="1" w:styleId="Heading4Char">
    <w:name w:val="Heading 4 Char"/>
    <w:link w:val="Heading4"/>
    <w:uiPriority w:val="9"/>
    <w:rsid w:val="000E73FB"/>
    <w:rPr>
      <w:rFonts w:ascii="Times New Roman" w:eastAsia="Times New Roman" w:hAnsi="Times New Roman"/>
      <w:b/>
      <w:bCs/>
      <w:iCs/>
      <w:sz w:val="24"/>
      <w:szCs w:val="22"/>
      <w:lang w:eastAsia="ja-JP"/>
    </w:rPr>
  </w:style>
  <w:style w:type="character" w:customStyle="1" w:styleId="Heading5Char">
    <w:name w:val="Heading 5 Char"/>
    <w:link w:val="Heading5"/>
    <w:uiPriority w:val="9"/>
    <w:semiHidden/>
    <w:rsid w:val="00D735FC"/>
    <w:rPr>
      <w:rFonts w:ascii="Cambria" w:eastAsia="Times New Roman" w:hAnsi="Cambria" w:cs="Times New Roman"/>
      <w:color w:val="16505E"/>
    </w:rPr>
  </w:style>
  <w:style w:type="character" w:customStyle="1" w:styleId="Heading6Char">
    <w:name w:val="Heading 6 Char"/>
    <w:link w:val="Heading6"/>
    <w:uiPriority w:val="9"/>
    <w:semiHidden/>
    <w:rsid w:val="00D735FC"/>
    <w:rPr>
      <w:rFonts w:ascii="Cambria" w:eastAsia="Times New Roman" w:hAnsi="Cambria" w:cs="Times New Roman"/>
      <w:i/>
      <w:iCs/>
      <w:color w:val="16505E"/>
    </w:rPr>
  </w:style>
  <w:style w:type="character" w:customStyle="1" w:styleId="Heading7Char">
    <w:name w:val="Heading 7 Char"/>
    <w:link w:val="Heading7"/>
    <w:uiPriority w:val="9"/>
    <w:semiHidden/>
    <w:rsid w:val="00D735FC"/>
    <w:rPr>
      <w:rFonts w:ascii="Cambria" w:eastAsia="Times New Roman" w:hAnsi="Cambria" w:cs="Times New Roman"/>
      <w:i/>
      <w:iCs/>
      <w:color w:val="404040"/>
    </w:rPr>
  </w:style>
  <w:style w:type="character" w:customStyle="1" w:styleId="Heading8Char">
    <w:name w:val="Heading 8 Char"/>
    <w:link w:val="Heading8"/>
    <w:uiPriority w:val="9"/>
    <w:semiHidden/>
    <w:rsid w:val="00D735FC"/>
    <w:rPr>
      <w:rFonts w:ascii="Cambria" w:eastAsia="Times New Roman" w:hAnsi="Cambria" w:cs="Times New Roman"/>
      <w:color w:val="2DA2BF"/>
      <w:sz w:val="20"/>
      <w:szCs w:val="20"/>
    </w:rPr>
  </w:style>
  <w:style w:type="character" w:customStyle="1" w:styleId="Heading9Char">
    <w:name w:val="Heading 9 Char"/>
    <w:link w:val="Heading9"/>
    <w:uiPriority w:val="9"/>
    <w:semiHidden/>
    <w:rsid w:val="00D735FC"/>
    <w:rPr>
      <w:rFonts w:ascii="Cambria" w:eastAsia="Times New Roman" w:hAnsi="Cambria" w:cs="Times New Roman"/>
      <w:i/>
      <w:iCs/>
      <w:color w:val="404040"/>
      <w:sz w:val="20"/>
      <w:szCs w:val="20"/>
    </w:rPr>
  </w:style>
  <w:style w:type="paragraph" w:styleId="Title">
    <w:name w:val="Title"/>
    <w:basedOn w:val="Normal"/>
    <w:next w:val="Normal"/>
    <w:link w:val="TitleChar"/>
    <w:uiPriority w:val="10"/>
    <w:qFormat/>
    <w:locked/>
    <w:rsid w:val="00D735FC"/>
    <w:pPr>
      <w:pBdr>
        <w:bottom w:val="single" w:sz="8" w:space="4" w:color="2DA2BF"/>
      </w:pBdr>
      <w:spacing w:after="300" w:line="240" w:lineRule="auto"/>
      <w:contextualSpacing/>
    </w:pPr>
    <w:rPr>
      <w:rFonts w:ascii="Cambria" w:eastAsia="Times New Roman" w:hAnsi="Cambria"/>
      <w:color w:val="343434"/>
      <w:spacing w:val="5"/>
      <w:kern w:val="28"/>
      <w:sz w:val="52"/>
      <w:szCs w:val="52"/>
    </w:rPr>
  </w:style>
  <w:style w:type="character" w:customStyle="1" w:styleId="TitleChar">
    <w:name w:val="Title Char"/>
    <w:link w:val="Title"/>
    <w:uiPriority w:val="10"/>
    <w:rsid w:val="00D735FC"/>
    <w:rPr>
      <w:rFonts w:ascii="Cambria" w:eastAsia="Times New Roman" w:hAnsi="Cambria" w:cs="Times New Roman"/>
      <w:color w:val="343434"/>
      <w:spacing w:val="5"/>
      <w:kern w:val="28"/>
      <w:sz w:val="52"/>
      <w:szCs w:val="52"/>
    </w:rPr>
  </w:style>
  <w:style w:type="paragraph" w:styleId="Subtitle">
    <w:name w:val="Subtitle"/>
    <w:basedOn w:val="Normal"/>
    <w:next w:val="Normal"/>
    <w:link w:val="SubtitleChar"/>
    <w:uiPriority w:val="11"/>
    <w:qFormat/>
    <w:locked/>
    <w:rsid w:val="00D735FC"/>
    <w:pPr>
      <w:numPr>
        <w:ilvl w:val="1"/>
      </w:numPr>
    </w:pPr>
    <w:rPr>
      <w:rFonts w:ascii="Cambria" w:eastAsia="Times New Roman" w:hAnsi="Cambria"/>
      <w:i/>
      <w:iCs/>
      <w:color w:val="2DA2BF"/>
      <w:spacing w:val="15"/>
      <w:szCs w:val="24"/>
    </w:rPr>
  </w:style>
  <w:style w:type="character" w:customStyle="1" w:styleId="SubtitleChar">
    <w:name w:val="Subtitle Char"/>
    <w:link w:val="Subtitle"/>
    <w:uiPriority w:val="11"/>
    <w:rsid w:val="00D735FC"/>
    <w:rPr>
      <w:rFonts w:ascii="Cambria" w:eastAsia="Times New Roman" w:hAnsi="Cambria" w:cs="Times New Roman"/>
      <w:i/>
      <w:iCs/>
      <w:color w:val="2DA2BF"/>
      <w:spacing w:val="15"/>
      <w:sz w:val="24"/>
      <w:szCs w:val="24"/>
    </w:rPr>
  </w:style>
  <w:style w:type="character" w:styleId="Strong">
    <w:name w:val="Strong"/>
    <w:uiPriority w:val="22"/>
    <w:qFormat/>
    <w:locked/>
    <w:rsid w:val="00D735FC"/>
    <w:rPr>
      <w:b/>
      <w:bCs/>
    </w:rPr>
  </w:style>
  <w:style w:type="character" w:styleId="Emphasis">
    <w:name w:val="Emphasis"/>
    <w:uiPriority w:val="20"/>
    <w:qFormat/>
    <w:locked/>
    <w:rsid w:val="00D735FC"/>
    <w:rPr>
      <w:i/>
      <w:iCs/>
    </w:rPr>
  </w:style>
  <w:style w:type="paragraph" w:styleId="NoSpacing">
    <w:name w:val="No Spacing"/>
    <w:uiPriority w:val="1"/>
    <w:qFormat/>
    <w:rsid w:val="00D735FC"/>
    <w:rPr>
      <w:sz w:val="22"/>
      <w:szCs w:val="22"/>
      <w:lang w:eastAsia="ja-JP"/>
    </w:rPr>
  </w:style>
  <w:style w:type="paragraph" w:styleId="ListParagraph">
    <w:name w:val="List Paragraph"/>
    <w:basedOn w:val="Normal"/>
    <w:link w:val="ListParagraphChar"/>
    <w:uiPriority w:val="1"/>
    <w:qFormat/>
    <w:rsid w:val="00D735FC"/>
    <w:pPr>
      <w:ind w:left="720"/>
      <w:contextualSpacing/>
    </w:pPr>
  </w:style>
  <w:style w:type="paragraph" w:styleId="Quote">
    <w:name w:val="Quote"/>
    <w:basedOn w:val="Normal"/>
    <w:next w:val="Normal"/>
    <w:link w:val="QuoteChar"/>
    <w:uiPriority w:val="29"/>
    <w:qFormat/>
    <w:rsid w:val="00D735FC"/>
    <w:rPr>
      <w:i/>
      <w:iCs/>
      <w:color w:val="000000"/>
    </w:rPr>
  </w:style>
  <w:style w:type="character" w:customStyle="1" w:styleId="QuoteChar">
    <w:name w:val="Quote Char"/>
    <w:link w:val="Quote"/>
    <w:uiPriority w:val="29"/>
    <w:rsid w:val="00D735FC"/>
    <w:rPr>
      <w:i/>
      <w:iCs/>
      <w:color w:val="000000"/>
    </w:rPr>
  </w:style>
  <w:style w:type="paragraph" w:styleId="IntenseQuote">
    <w:name w:val="Intense Quote"/>
    <w:basedOn w:val="Normal"/>
    <w:next w:val="Normal"/>
    <w:link w:val="IntenseQuoteChar"/>
    <w:uiPriority w:val="30"/>
    <w:qFormat/>
    <w:rsid w:val="00D735FC"/>
    <w:pPr>
      <w:pBdr>
        <w:bottom w:val="single" w:sz="4" w:space="4" w:color="2DA2BF"/>
      </w:pBdr>
      <w:spacing w:before="200" w:after="280"/>
      <w:ind w:left="936" w:right="936"/>
    </w:pPr>
    <w:rPr>
      <w:b/>
      <w:bCs/>
      <w:i/>
      <w:iCs/>
      <w:color w:val="2DA2BF"/>
    </w:rPr>
  </w:style>
  <w:style w:type="character" w:customStyle="1" w:styleId="IntenseQuoteChar">
    <w:name w:val="Intense Quote Char"/>
    <w:link w:val="IntenseQuote"/>
    <w:uiPriority w:val="30"/>
    <w:rsid w:val="00D735FC"/>
    <w:rPr>
      <w:b/>
      <w:bCs/>
      <w:i/>
      <w:iCs/>
      <w:color w:val="2DA2BF"/>
    </w:rPr>
  </w:style>
  <w:style w:type="character" w:styleId="SubtleEmphasis">
    <w:name w:val="Subtle Emphasis"/>
    <w:uiPriority w:val="19"/>
    <w:qFormat/>
    <w:rsid w:val="00D735FC"/>
    <w:rPr>
      <w:i/>
      <w:iCs/>
      <w:color w:val="808080"/>
    </w:rPr>
  </w:style>
  <w:style w:type="character" w:styleId="IntenseEmphasis">
    <w:name w:val="Intense Emphasis"/>
    <w:uiPriority w:val="21"/>
    <w:qFormat/>
    <w:rsid w:val="00D735FC"/>
    <w:rPr>
      <w:b/>
      <w:bCs/>
      <w:i/>
      <w:iCs/>
      <w:color w:val="2DA2BF"/>
    </w:rPr>
  </w:style>
  <w:style w:type="character" w:styleId="SubtleReference">
    <w:name w:val="Subtle Reference"/>
    <w:uiPriority w:val="31"/>
    <w:qFormat/>
    <w:rsid w:val="00D735FC"/>
    <w:rPr>
      <w:smallCaps/>
      <w:color w:val="DA1F28"/>
      <w:u w:val="single"/>
    </w:rPr>
  </w:style>
  <w:style w:type="character" w:styleId="IntenseReference">
    <w:name w:val="Intense Reference"/>
    <w:uiPriority w:val="32"/>
    <w:qFormat/>
    <w:rsid w:val="00D735FC"/>
    <w:rPr>
      <w:b/>
      <w:bCs/>
      <w:smallCaps/>
      <w:color w:val="DA1F28"/>
      <w:spacing w:val="5"/>
      <w:u w:val="single"/>
    </w:rPr>
  </w:style>
  <w:style w:type="character" w:styleId="BookTitle">
    <w:name w:val="Book Title"/>
    <w:uiPriority w:val="33"/>
    <w:qFormat/>
    <w:rsid w:val="00D735FC"/>
    <w:rPr>
      <w:b/>
      <w:bCs/>
      <w:smallCaps/>
      <w:spacing w:val="5"/>
    </w:rPr>
  </w:style>
  <w:style w:type="paragraph" w:styleId="TOCHeading">
    <w:name w:val="TOC Heading"/>
    <w:basedOn w:val="Heading1"/>
    <w:next w:val="Normal"/>
    <w:uiPriority w:val="39"/>
    <w:semiHidden/>
    <w:unhideWhenUsed/>
    <w:qFormat/>
    <w:rsid w:val="00D735FC"/>
    <w:pPr>
      <w:outlineLvl w:val="9"/>
    </w:pPr>
    <w:rPr>
      <w:rFonts w:ascii="Cambria" w:hAnsi="Cambria"/>
      <w:color w:val="21798E"/>
    </w:rPr>
  </w:style>
  <w:style w:type="paragraph" w:styleId="Header">
    <w:name w:val="header"/>
    <w:basedOn w:val="Normal"/>
    <w:link w:val="HeaderChar"/>
    <w:uiPriority w:val="99"/>
    <w:unhideWhenUsed/>
    <w:rsid w:val="00FD216C"/>
    <w:pPr>
      <w:tabs>
        <w:tab w:val="center" w:pos="4680"/>
        <w:tab w:val="right" w:pos="9360"/>
      </w:tabs>
    </w:pPr>
  </w:style>
  <w:style w:type="character" w:customStyle="1" w:styleId="HeaderChar">
    <w:name w:val="Header Char"/>
    <w:link w:val="Header"/>
    <w:uiPriority w:val="99"/>
    <w:rsid w:val="00FD216C"/>
    <w:rPr>
      <w:rFonts w:ascii="Times New Roman" w:hAnsi="Times New Roman"/>
      <w:sz w:val="24"/>
    </w:rPr>
  </w:style>
  <w:style w:type="paragraph" w:styleId="Footer">
    <w:name w:val="footer"/>
    <w:basedOn w:val="Normal"/>
    <w:link w:val="FooterChar"/>
    <w:uiPriority w:val="99"/>
    <w:unhideWhenUsed/>
    <w:rsid w:val="00FD216C"/>
    <w:pPr>
      <w:tabs>
        <w:tab w:val="center" w:pos="4680"/>
        <w:tab w:val="right" w:pos="9360"/>
      </w:tabs>
    </w:pPr>
  </w:style>
  <w:style w:type="character" w:customStyle="1" w:styleId="FooterChar">
    <w:name w:val="Footer Char"/>
    <w:link w:val="Footer"/>
    <w:uiPriority w:val="99"/>
    <w:rsid w:val="00FD216C"/>
    <w:rPr>
      <w:rFonts w:ascii="Times New Roman" w:hAnsi="Times New Roman"/>
      <w:sz w:val="24"/>
    </w:rPr>
  </w:style>
  <w:style w:type="character" w:styleId="CommentReference">
    <w:name w:val="annotation reference"/>
    <w:uiPriority w:val="99"/>
    <w:semiHidden/>
    <w:unhideWhenUsed/>
    <w:rsid w:val="00E360AB"/>
    <w:rPr>
      <w:sz w:val="16"/>
      <w:szCs w:val="16"/>
    </w:rPr>
  </w:style>
  <w:style w:type="paragraph" w:styleId="CommentText">
    <w:name w:val="annotation text"/>
    <w:basedOn w:val="Normal"/>
    <w:link w:val="CommentTextChar"/>
    <w:uiPriority w:val="99"/>
    <w:semiHidden/>
    <w:unhideWhenUsed/>
    <w:rsid w:val="00E360AB"/>
    <w:rPr>
      <w:sz w:val="20"/>
      <w:szCs w:val="20"/>
    </w:rPr>
  </w:style>
  <w:style w:type="character" w:customStyle="1" w:styleId="CommentTextChar">
    <w:name w:val="Comment Text Char"/>
    <w:link w:val="CommentText"/>
    <w:uiPriority w:val="99"/>
    <w:semiHidden/>
    <w:rsid w:val="00E360AB"/>
    <w:rPr>
      <w:rFonts w:ascii="Times New Roman" w:hAnsi="Times New Roman"/>
      <w:lang w:eastAsia="ja-JP"/>
    </w:rPr>
  </w:style>
  <w:style w:type="paragraph" w:styleId="CommentSubject">
    <w:name w:val="annotation subject"/>
    <w:basedOn w:val="CommentText"/>
    <w:next w:val="CommentText"/>
    <w:link w:val="CommentSubjectChar"/>
    <w:uiPriority w:val="99"/>
    <w:semiHidden/>
    <w:unhideWhenUsed/>
    <w:rsid w:val="00E360AB"/>
    <w:rPr>
      <w:b/>
      <w:bCs/>
    </w:rPr>
  </w:style>
  <w:style w:type="character" w:customStyle="1" w:styleId="CommentSubjectChar">
    <w:name w:val="Comment Subject Char"/>
    <w:link w:val="CommentSubject"/>
    <w:uiPriority w:val="99"/>
    <w:semiHidden/>
    <w:rsid w:val="00E360AB"/>
    <w:rPr>
      <w:rFonts w:ascii="Times New Roman" w:hAnsi="Times New Roman"/>
      <w:b/>
      <w:bCs/>
      <w:lang w:eastAsia="ja-JP"/>
    </w:rPr>
  </w:style>
  <w:style w:type="paragraph" w:styleId="BalloonText">
    <w:name w:val="Balloon Text"/>
    <w:basedOn w:val="Normal"/>
    <w:link w:val="BalloonTextChar"/>
    <w:uiPriority w:val="99"/>
    <w:semiHidden/>
    <w:unhideWhenUsed/>
    <w:rsid w:val="00E360AB"/>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E360AB"/>
    <w:rPr>
      <w:rFonts w:ascii="Tahoma" w:hAnsi="Tahoma" w:cs="Tahoma"/>
      <w:sz w:val="16"/>
      <w:szCs w:val="16"/>
      <w:lang w:eastAsia="ja-JP"/>
    </w:rPr>
  </w:style>
  <w:style w:type="paragraph" w:customStyle="1" w:styleId="HeadingIntro">
    <w:name w:val="Heading Intro"/>
    <w:basedOn w:val="Normal"/>
    <w:next w:val="Heading1"/>
    <w:link w:val="HeadingIntroChar"/>
    <w:qFormat/>
    <w:rsid w:val="00ED2DE0"/>
    <w:pPr>
      <w:jc w:val="center"/>
    </w:pPr>
    <w:rPr>
      <w:b/>
      <w:caps/>
    </w:rPr>
  </w:style>
  <w:style w:type="paragraph" w:customStyle="1" w:styleId="NormalIntro">
    <w:name w:val="Normal Intro"/>
    <w:basedOn w:val="Normal"/>
    <w:link w:val="NormalIntroChar"/>
    <w:qFormat/>
    <w:rsid w:val="002236D7"/>
    <w:pPr>
      <w:spacing w:after="0" w:line="276" w:lineRule="auto"/>
    </w:pPr>
  </w:style>
  <w:style w:type="character" w:customStyle="1" w:styleId="HeadingIntroChar">
    <w:name w:val="Heading Intro Char"/>
    <w:link w:val="HeadingIntro"/>
    <w:rsid w:val="00ED2DE0"/>
    <w:rPr>
      <w:rFonts w:ascii="Times New Roman" w:hAnsi="Times New Roman"/>
      <w:b/>
      <w:caps/>
      <w:sz w:val="24"/>
      <w:szCs w:val="22"/>
      <w:lang w:eastAsia="ja-JP"/>
    </w:rPr>
  </w:style>
  <w:style w:type="character" w:customStyle="1" w:styleId="NormalIntroChar">
    <w:name w:val="Normal Intro Char"/>
    <w:link w:val="NormalIntro"/>
    <w:rsid w:val="002236D7"/>
    <w:rPr>
      <w:rFonts w:ascii="Times New Roman" w:hAnsi="Times New Roman"/>
      <w:sz w:val="24"/>
      <w:szCs w:val="22"/>
      <w:lang w:eastAsia="ja-JP"/>
    </w:rPr>
  </w:style>
  <w:style w:type="paragraph" w:styleId="TOC1">
    <w:name w:val="toc 1"/>
    <w:basedOn w:val="Normal"/>
    <w:next w:val="Normal"/>
    <w:autoRedefine/>
    <w:uiPriority w:val="39"/>
    <w:locked/>
    <w:rsid w:val="00404F39"/>
    <w:pPr>
      <w:tabs>
        <w:tab w:val="right" w:leader="dot" w:pos="7928"/>
      </w:tabs>
      <w:spacing w:before="200" w:after="0" w:line="276" w:lineRule="auto"/>
      <w:pPrChange w:id="0" w:author="inacbg" w:date="2022-02-04T08:13:00Z">
        <w:pPr>
          <w:spacing w:before="200" w:line="276" w:lineRule="auto"/>
          <w:jc w:val="both"/>
        </w:pPr>
      </w:pPrChange>
    </w:pPr>
    <w:rPr>
      <w:b/>
      <w:rPrChange w:id="0" w:author="inacbg" w:date="2022-02-04T08:13:00Z">
        <w:rPr>
          <w:rFonts w:eastAsia="MS Mincho"/>
          <w:b/>
          <w:sz w:val="24"/>
          <w:szCs w:val="22"/>
          <w:lang w:val="en-US" w:eastAsia="ja-JP" w:bidi="ar-SA"/>
        </w:rPr>
      </w:rPrChange>
    </w:rPr>
  </w:style>
  <w:style w:type="paragraph" w:styleId="TOC2">
    <w:name w:val="toc 2"/>
    <w:basedOn w:val="Normal"/>
    <w:next w:val="Normal"/>
    <w:autoRedefine/>
    <w:uiPriority w:val="39"/>
    <w:locked/>
    <w:rsid w:val="00EB58C9"/>
    <w:pPr>
      <w:spacing w:after="0" w:line="276" w:lineRule="auto"/>
      <w:ind w:left="245"/>
    </w:pPr>
  </w:style>
  <w:style w:type="paragraph" w:styleId="TOC3">
    <w:name w:val="toc 3"/>
    <w:basedOn w:val="Normal"/>
    <w:next w:val="Normal"/>
    <w:autoRedefine/>
    <w:uiPriority w:val="39"/>
    <w:locked/>
    <w:rsid w:val="00EB58C9"/>
    <w:pPr>
      <w:tabs>
        <w:tab w:val="left" w:pos="1620"/>
        <w:tab w:val="right" w:leader="dot" w:pos="7928"/>
      </w:tabs>
      <w:spacing w:after="0" w:line="276" w:lineRule="auto"/>
      <w:ind w:left="900"/>
    </w:pPr>
  </w:style>
  <w:style w:type="character" w:styleId="Hyperlink">
    <w:name w:val="Hyperlink"/>
    <w:uiPriority w:val="99"/>
    <w:unhideWhenUsed/>
    <w:rsid w:val="00F76CF0"/>
    <w:rPr>
      <w:color w:val="0000FF"/>
      <w:u w:val="single"/>
    </w:rPr>
  </w:style>
  <w:style w:type="paragraph" w:styleId="TableofFigures">
    <w:name w:val="table of figures"/>
    <w:basedOn w:val="Normal"/>
    <w:next w:val="Normal"/>
    <w:uiPriority w:val="99"/>
    <w:unhideWhenUsed/>
    <w:rsid w:val="00EB58C9"/>
  </w:style>
  <w:style w:type="paragraph" w:styleId="Bibliography">
    <w:name w:val="Bibliography"/>
    <w:basedOn w:val="Normal"/>
    <w:next w:val="Normal"/>
    <w:uiPriority w:val="37"/>
    <w:unhideWhenUsed/>
    <w:rsid w:val="000057B9"/>
  </w:style>
  <w:style w:type="paragraph" w:styleId="Revision">
    <w:name w:val="Revision"/>
    <w:hidden/>
    <w:uiPriority w:val="99"/>
    <w:semiHidden/>
    <w:rsid w:val="00910F2E"/>
    <w:rPr>
      <w:rFonts w:ascii="Times New Roman" w:hAnsi="Times New Roman"/>
      <w:sz w:val="24"/>
      <w:szCs w:val="22"/>
      <w:lang w:eastAsia="ja-JP"/>
    </w:rPr>
  </w:style>
  <w:style w:type="paragraph" w:customStyle="1" w:styleId="SourceCode">
    <w:name w:val="Source Code"/>
    <w:basedOn w:val="ListParagraph"/>
    <w:link w:val="SourceCodeChar"/>
    <w:qFormat/>
    <w:rsid w:val="000B49FB"/>
    <w:pPr>
      <w:pBdr>
        <w:top w:val="single" w:sz="4" w:space="1" w:color="auto"/>
        <w:left w:val="single" w:sz="4" w:space="4" w:color="auto"/>
        <w:bottom w:val="single" w:sz="4" w:space="1" w:color="auto"/>
        <w:right w:val="single" w:sz="4" w:space="4" w:color="auto"/>
      </w:pBdr>
      <w:spacing w:line="276" w:lineRule="auto"/>
      <w:ind w:left="0"/>
    </w:pPr>
    <w:rPr>
      <w:rFonts w:ascii="Courier New" w:hAnsi="Courier New" w:cs="Courier New"/>
      <w:sz w:val="20"/>
    </w:rPr>
  </w:style>
  <w:style w:type="character" w:customStyle="1" w:styleId="ListParagraphChar">
    <w:name w:val="List Paragraph Char"/>
    <w:basedOn w:val="DefaultParagraphFont"/>
    <w:link w:val="ListParagraph"/>
    <w:uiPriority w:val="1"/>
    <w:rsid w:val="00D429F3"/>
    <w:rPr>
      <w:rFonts w:ascii="Times New Roman" w:hAnsi="Times New Roman"/>
      <w:sz w:val="24"/>
      <w:szCs w:val="22"/>
      <w:lang w:eastAsia="ja-JP"/>
    </w:rPr>
  </w:style>
  <w:style w:type="character" w:customStyle="1" w:styleId="SourceCodeChar">
    <w:name w:val="Source Code Char"/>
    <w:basedOn w:val="ListParagraphChar"/>
    <w:link w:val="SourceCode"/>
    <w:rsid w:val="000B49FB"/>
    <w:rPr>
      <w:rFonts w:ascii="Courier New" w:hAnsi="Courier New" w:cs="Courier New"/>
      <w:sz w:val="24"/>
      <w:szCs w:val="22"/>
      <w:lang w:eastAsia="ja-JP"/>
    </w:rPr>
  </w:style>
  <w:style w:type="character" w:styleId="FollowedHyperlink">
    <w:name w:val="FollowedHyperlink"/>
    <w:basedOn w:val="DefaultParagraphFont"/>
    <w:uiPriority w:val="99"/>
    <w:semiHidden/>
    <w:unhideWhenUsed/>
    <w:rsid w:val="00DA7DF8"/>
    <w:rPr>
      <w:color w:val="800080" w:themeColor="followedHyperlink"/>
      <w:u w:val="single"/>
    </w:rPr>
  </w:style>
  <w:style w:type="paragraph" w:styleId="FootnoteText">
    <w:name w:val="footnote text"/>
    <w:basedOn w:val="Normal"/>
    <w:link w:val="FootnoteTextChar"/>
    <w:uiPriority w:val="99"/>
    <w:semiHidden/>
    <w:unhideWhenUsed/>
    <w:rsid w:val="00132EB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32EB8"/>
    <w:rPr>
      <w:rFonts w:ascii="Times New Roman" w:hAnsi="Times New Roman"/>
      <w:lang w:eastAsia="ja-JP"/>
    </w:rPr>
  </w:style>
  <w:style w:type="character" w:styleId="FootnoteReference">
    <w:name w:val="footnote reference"/>
    <w:basedOn w:val="DefaultParagraphFont"/>
    <w:uiPriority w:val="99"/>
    <w:semiHidden/>
    <w:unhideWhenUsed/>
    <w:rsid w:val="00132EB8"/>
    <w:rPr>
      <w:vertAlign w:val="superscript"/>
    </w:rPr>
  </w:style>
  <w:style w:type="table" w:styleId="TableGrid">
    <w:name w:val="Table Grid"/>
    <w:basedOn w:val="TableNormal"/>
    <w:locked/>
    <w:rsid w:val="0077594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Accent1">
    <w:name w:val="Light List Accent 1"/>
    <w:basedOn w:val="TableNormal"/>
    <w:uiPriority w:val="61"/>
    <w:rsid w:val="0077594C"/>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Shading-Accent6">
    <w:name w:val="Light Shading Accent 6"/>
    <w:basedOn w:val="TableNormal"/>
    <w:uiPriority w:val="60"/>
    <w:rsid w:val="0077594C"/>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MediumList1">
    <w:name w:val="Medium List 1"/>
    <w:basedOn w:val="TableNormal"/>
    <w:uiPriority w:val="65"/>
    <w:rsid w:val="0077594C"/>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Grid1-Accent5">
    <w:name w:val="Medium Grid 1 Accent 5"/>
    <w:basedOn w:val="TableNormal"/>
    <w:uiPriority w:val="67"/>
    <w:rsid w:val="0077594C"/>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paragraph" w:customStyle="1" w:styleId="Algorithm">
    <w:name w:val="Algorithm"/>
    <w:basedOn w:val="SourceCode"/>
    <w:link w:val="AlgorithmChar"/>
    <w:qFormat/>
    <w:rsid w:val="00F16FD6"/>
    <w:rPr>
      <w:rFonts w:ascii="Times New Roman" w:hAnsi="Times New Roman"/>
      <w:i/>
    </w:rPr>
  </w:style>
  <w:style w:type="character" w:customStyle="1" w:styleId="AlgorithmChar">
    <w:name w:val="Algorithm Char"/>
    <w:basedOn w:val="SourceCodeChar"/>
    <w:link w:val="Algorithm"/>
    <w:rsid w:val="00F16FD6"/>
    <w:rPr>
      <w:rFonts w:ascii="Times New Roman" w:hAnsi="Times New Roman" w:cs="Courier New"/>
      <w:i/>
      <w:sz w:val="24"/>
      <w:szCs w:val="22"/>
      <w:lang w:eastAsia="ja-JP"/>
    </w:rPr>
  </w:style>
  <w:style w:type="character" w:styleId="UnresolvedMention">
    <w:name w:val="Unresolved Mention"/>
    <w:basedOn w:val="DefaultParagraphFont"/>
    <w:uiPriority w:val="99"/>
    <w:semiHidden/>
    <w:unhideWhenUsed/>
    <w:rsid w:val="00B1606F"/>
    <w:rPr>
      <w:color w:val="605E5C"/>
      <w:shd w:val="clear" w:color="auto" w:fill="E1DFDD"/>
    </w:rPr>
  </w:style>
  <w:style w:type="paragraph" w:styleId="EndnoteText">
    <w:name w:val="endnote text"/>
    <w:basedOn w:val="Normal"/>
    <w:link w:val="EndnoteTextChar"/>
    <w:uiPriority w:val="99"/>
    <w:semiHidden/>
    <w:unhideWhenUsed/>
    <w:rsid w:val="00C7146F"/>
    <w:pPr>
      <w:spacing w:after="0" w:line="240" w:lineRule="auto"/>
    </w:pPr>
    <w:rPr>
      <w:sz w:val="20"/>
      <w:szCs w:val="20"/>
    </w:rPr>
  </w:style>
  <w:style w:type="character" w:customStyle="1" w:styleId="EndnoteTextChar">
    <w:name w:val="Endnote Text Char"/>
    <w:basedOn w:val="DefaultParagraphFont"/>
    <w:link w:val="EndnoteText"/>
    <w:uiPriority w:val="99"/>
    <w:semiHidden/>
    <w:rsid w:val="00C7146F"/>
    <w:rPr>
      <w:rFonts w:ascii="Times New Roman" w:hAnsi="Times New Roman"/>
      <w:lang w:eastAsia="ja-JP"/>
    </w:rPr>
  </w:style>
  <w:style w:type="character" w:styleId="EndnoteReference">
    <w:name w:val="endnote reference"/>
    <w:basedOn w:val="DefaultParagraphFont"/>
    <w:uiPriority w:val="99"/>
    <w:semiHidden/>
    <w:unhideWhenUsed/>
    <w:rsid w:val="00C7146F"/>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507243">
      <w:bodyDiv w:val="1"/>
      <w:marLeft w:val="0"/>
      <w:marRight w:val="0"/>
      <w:marTop w:val="0"/>
      <w:marBottom w:val="0"/>
      <w:divBdr>
        <w:top w:val="none" w:sz="0" w:space="0" w:color="auto"/>
        <w:left w:val="none" w:sz="0" w:space="0" w:color="auto"/>
        <w:bottom w:val="none" w:sz="0" w:space="0" w:color="auto"/>
        <w:right w:val="none" w:sz="0" w:space="0" w:color="auto"/>
      </w:divBdr>
    </w:div>
    <w:div w:id="86117467">
      <w:bodyDiv w:val="1"/>
      <w:marLeft w:val="0"/>
      <w:marRight w:val="0"/>
      <w:marTop w:val="0"/>
      <w:marBottom w:val="0"/>
      <w:divBdr>
        <w:top w:val="none" w:sz="0" w:space="0" w:color="auto"/>
        <w:left w:val="none" w:sz="0" w:space="0" w:color="auto"/>
        <w:bottom w:val="none" w:sz="0" w:space="0" w:color="auto"/>
        <w:right w:val="none" w:sz="0" w:space="0" w:color="auto"/>
      </w:divBdr>
    </w:div>
    <w:div w:id="356733805">
      <w:bodyDiv w:val="1"/>
      <w:marLeft w:val="0"/>
      <w:marRight w:val="0"/>
      <w:marTop w:val="0"/>
      <w:marBottom w:val="0"/>
      <w:divBdr>
        <w:top w:val="none" w:sz="0" w:space="0" w:color="auto"/>
        <w:left w:val="none" w:sz="0" w:space="0" w:color="auto"/>
        <w:bottom w:val="none" w:sz="0" w:space="0" w:color="auto"/>
        <w:right w:val="none" w:sz="0" w:space="0" w:color="auto"/>
      </w:divBdr>
    </w:div>
    <w:div w:id="876163435">
      <w:bodyDiv w:val="1"/>
      <w:marLeft w:val="0"/>
      <w:marRight w:val="0"/>
      <w:marTop w:val="0"/>
      <w:marBottom w:val="0"/>
      <w:divBdr>
        <w:top w:val="none" w:sz="0" w:space="0" w:color="auto"/>
        <w:left w:val="none" w:sz="0" w:space="0" w:color="auto"/>
        <w:bottom w:val="none" w:sz="0" w:space="0" w:color="auto"/>
        <w:right w:val="none" w:sz="0" w:space="0" w:color="auto"/>
      </w:divBdr>
    </w:div>
    <w:div w:id="907114552">
      <w:bodyDiv w:val="1"/>
      <w:marLeft w:val="0"/>
      <w:marRight w:val="0"/>
      <w:marTop w:val="0"/>
      <w:marBottom w:val="0"/>
      <w:divBdr>
        <w:top w:val="none" w:sz="0" w:space="0" w:color="auto"/>
        <w:left w:val="none" w:sz="0" w:space="0" w:color="auto"/>
        <w:bottom w:val="none" w:sz="0" w:space="0" w:color="auto"/>
        <w:right w:val="none" w:sz="0" w:space="0" w:color="auto"/>
      </w:divBdr>
    </w:div>
    <w:div w:id="1084499998">
      <w:bodyDiv w:val="1"/>
      <w:marLeft w:val="0"/>
      <w:marRight w:val="0"/>
      <w:marTop w:val="0"/>
      <w:marBottom w:val="0"/>
      <w:divBdr>
        <w:top w:val="none" w:sz="0" w:space="0" w:color="auto"/>
        <w:left w:val="none" w:sz="0" w:space="0" w:color="auto"/>
        <w:bottom w:val="none" w:sz="0" w:space="0" w:color="auto"/>
        <w:right w:val="none" w:sz="0" w:space="0" w:color="auto"/>
      </w:divBdr>
    </w:div>
    <w:div w:id="2061587645">
      <w:marLeft w:val="0"/>
      <w:marRight w:val="0"/>
      <w:marTop w:val="0"/>
      <w:marBottom w:val="0"/>
      <w:divBdr>
        <w:top w:val="none" w:sz="0" w:space="0" w:color="auto"/>
        <w:left w:val="none" w:sz="0" w:space="0" w:color="auto"/>
        <w:bottom w:val="none" w:sz="0" w:space="0" w:color="auto"/>
        <w:right w:val="none" w:sz="0" w:space="0" w:color="auto"/>
      </w:divBdr>
    </w:div>
    <w:div w:id="209874571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comments.xml.rels><?xml version="1.0" encoding="UTF-8" standalone="yes"?>
<Relationships xmlns="http://schemas.openxmlformats.org/package/2006/relationships"><Relationship Id="rId1" Type="http://schemas.openxmlformats.org/officeDocument/2006/relationships/hyperlink" Target="https://www.dicoding.com/blog/apa-itu-bot/" TargetMode="External"/></Relationship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2.xml"/><Relationship Id="rId18" Type="http://schemas.microsoft.com/office/2018/08/relationships/commentsExtensible" Target="commentsExtensible.xml"/><Relationship Id="rId3" Type="http://schemas.openxmlformats.org/officeDocument/2006/relationships/styles" Target="styles.xml"/><Relationship Id="rId21" Type="http://schemas.openxmlformats.org/officeDocument/2006/relationships/image" Target="media/image5.jpeg"/><Relationship Id="rId7" Type="http://schemas.openxmlformats.org/officeDocument/2006/relationships/endnotes" Target="endnotes.xml"/><Relationship Id="rId12" Type="http://schemas.openxmlformats.org/officeDocument/2006/relationships/footer" Target="footer2.xml"/><Relationship Id="rId17" Type="http://schemas.microsoft.com/office/2016/09/relationships/commentsIds" Target="commentsIds.xml"/><Relationship Id="rId25" Type="http://schemas.openxmlformats.org/officeDocument/2006/relationships/theme" Target="theme/theme1.xml"/><Relationship Id="rId2" Type="http://schemas.openxmlformats.org/officeDocument/2006/relationships/numbering" Target="numbering.xml"/><Relationship Id="rId16" Type="http://schemas.microsoft.com/office/2011/relationships/commentsExtended" Target="commentsExtended.xml"/><Relationship Id="rId20" Type="http://schemas.openxmlformats.org/officeDocument/2006/relationships/image" Target="media/image4.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comments" Target="comments.xml"/><Relationship Id="rId23" Type="http://schemas.openxmlformats.org/officeDocument/2006/relationships/fontTable" Target="fontTable.xml"/><Relationship Id="rId10" Type="http://schemas.openxmlformats.org/officeDocument/2006/relationships/image" Target="media/image2.wmf"/><Relationship Id="rId19"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3.xml"/><Relationship Id="rId22"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Nat10</b:Tag>
    <b:SourceType>Book</b:SourceType>
    <b:Guid>{8DD74388-BF58-4F00-9378-BA597E2236A1}</b:Guid>
    <b:Title>Pengembangan Sistem Aggregator Berita Bahasa Indonesia Dengan Klasifikasi Berbasis Naive Bayes Dan Clustering Berbasis Non-Negative Matrix Factorization</b:Title>
    <b:Year>2010</b:Year>
    <b:Author>
      <b:Author>
        <b:NameList>
          <b:Person>
            <b:Last>Natasha</b:Last>
          </b:Person>
        </b:NameList>
      </b:Author>
    </b:Author>
    <b:City>Depok</b:City>
    <b:Publisher>Universitas Indonesia</b:Publisher>
    <b:RefOrder>2</b:RefOrder>
  </b:Source>
  <b:Source>
    <b:Tag>Lou09</b:Tag>
    <b:SourceType>Book</b:SourceType>
    <b:Guid>{AAF0F1A2-14AD-4CE9-B5FA-92174BE9DF52}</b:Guid>
    <b:Author>
      <b:Author>
        <b:NameList>
          <b:Person>
            <b:Last>Louvan</b:Last>
            <b:First>Samuel</b:First>
          </b:Person>
        </b:NameList>
      </b:Author>
    </b:Author>
    <b:Title>Extracting The Main Content From Web Documents</b:Title>
    <b:Year>2009</b:Year>
    <b:City>Eindhoven</b:City>
    <b:Publisher>Eindhoven University of Technology</b:Publisher>
    <b:RefOrder>3</b:RefOrder>
  </b:Source>
  <b:Source>
    <b:Tag>idc</b:Tag>
    <b:SourceType>InternetSite</b:SourceType>
    <b:Guid>{679FE67E-BFB6-4523-B56F-52F6232ED996}</b:Guid>
    <b:Title>idcloudhost</b:Title>
    <b:InternetSiteTitle>idcloudhost</b:InternetSiteTitle>
    <b:URL>idcloudhost</b:URL>
    <b:RefOrder>1</b:RefOrder>
  </b:Source>
</b:Sources>
</file>

<file path=customXml/itemProps1.xml><?xml version="1.0" encoding="utf-8"?>
<ds:datastoreItem xmlns:ds="http://schemas.openxmlformats.org/officeDocument/2006/customXml" ds:itemID="{5A43F00C-37CB-4AC3-B476-577249CB4A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762</TotalTime>
  <Pages>25</Pages>
  <Words>6597</Words>
  <Characters>37607</Characters>
  <Application>Microsoft Office Word</Application>
  <DocSecurity>0</DocSecurity>
  <Lines>313</Lines>
  <Paragraphs>88</Paragraphs>
  <ScaleCrop>false</ScaleCrop>
  <HeadingPairs>
    <vt:vector size="2" baseType="variant">
      <vt:variant>
        <vt:lpstr>Title</vt:lpstr>
      </vt:variant>
      <vt:variant>
        <vt:i4>1</vt:i4>
      </vt:variant>
    </vt:vector>
  </HeadingPairs>
  <TitlesOfParts>
    <vt:vector size="1" baseType="lpstr">
      <vt:lpstr>1</vt:lpstr>
    </vt:vector>
  </TitlesOfParts>
  <Company>Hamidy Corp.</Company>
  <LinksUpToDate>false</LinksUpToDate>
  <CharactersWithSpaces>44116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Gilang Mentari Hamidy</dc:creator>
  <cp:keywords/>
  <dc:description/>
  <cp:lastModifiedBy>it</cp:lastModifiedBy>
  <cp:revision>16</cp:revision>
  <dcterms:created xsi:type="dcterms:W3CDTF">2014-02-08T00:01:00Z</dcterms:created>
  <dcterms:modified xsi:type="dcterms:W3CDTF">2022-08-28T07:44:00Z</dcterms:modified>
</cp:coreProperties>
</file>